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F166" w14:textId="763A7BCB" w:rsidR="00002165" w:rsidRDefault="00002165" w:rsidP="4F535B2A">
      <w:pPr>
        <w:pStyle w:val="Heading1"/>
        <w:spacing w:before="0" w:after="100"/>
        <w:rPr>
          <w:rFonts w:ascii="Times New Roman" w:hAnsi="Times New Roman" w:cs="Times New Roman"/>
          <w:b w:val="0"/>
          <w:sz w:val="32"/>
          <w:szCs w:val="32"/>
        </w:rPr>
      </w:pPr>
      <w:r w:rsidRPr="69129C69">
        <w:rPr>
          <w:rFonts w:ascii="Times New Roman" w:hAnsi="Times New Roman" w:cs="Times New Roman"/>
          <w:b w:val="0"/>
          <w:sz w:val="32"/>
          <w:szCs w:val="32"/>
        </w:rPr>
        <w:t>Beyond Bibliometrics: Large Language Models (LLMs) and Human Expertise Can Advance Novelty Assessment</w:t>
      </w:r>
    </w:p>
    <w:p w14:paraId="30C8A80D" w14:textId="7E804421" w:rsidR="00396531" w:rsidRPr="00E0792B" w:rsidRDefault="004C3C24" w:rsidP="008B138A">
      <w:pPr>
        <w:pStyle w:val="Heading1"/>
        <w:spacing w:before="0" w:after="100" w:line="480" w:lineRule="auto"/>
        <w:jc w:val="both"/>
        <w:rPr>
          <w:rFonts w:ascii="Times New Roman" w:hAnsi="Times New Roman" w:cs="Times New Roman"/>
        </w:rPr>
      </w:pPr>
      <w:r>
        <w:rPr>
          <w:rFonts w:ascii="Times New Roman" w:hAnsi="Times New Roman" w:cs="Times New Roman"/>
        </w:rPr>
        <w:t>S</w:t>
      </w:r>
      <w:commentRangeStart w:id="0"/>
      <w:r w:rsidR="00D2577A" w:rsidRPr="00DA58D6">
        <w:rPr>
          <w:rFonts w:ascii="Times New Roman" w:hAnsi="Times New Roman" w:cs="Times New Roman"/>
        </w:rPr>
        <w:t>.1</w:t>
      </w:r>
      <w:ins w:id="1" w:author="charlaynew" w:date="2026-10-29T19:42:00Z" w16du:dateUtc="2026-10-29T19:42:40Z">
        <w:r w:rsidR="1C7F6F47" w:rsidRPr="55645FC1">
          <w:rPr>
            <w:rFonts w:ascii="Times New Roman" w:hAnsi="Times New Roman" w:cs="Times New Roman"/>
          </w:rPr>
          <w:t>.</w:t>
        </w:r>
      </w:ins>
      <w:r w:rsidR="00D2577A" w:rsidRPr="00DA58D6">
        <w:rPr>
          <w:rFonts w:ascii="Times New Roman" w:hAnsi="Times New Roman" w:cs="Times New Roman"/>
        </w:rPr>
        <w:t xml:space="preserve"> Overview and </w:t>
      </w:r>
      <w:del w:id="2" w:author="charlaynew" w:date="2026-10-29T13:55:00Z" w16du:dateUtc="2026-10-29T13:55:12Z">
        <w:r w:rsidRPr="18B94BF5" w:rsidDel="00D2577A">
          <w:rPr>
            <w:rFonts w:ascii="Times New Roman" w:hAnsi="Times New Roman" w:cs="Times New Roman"/>
          </w:rPr>
          <w:delText>c</w:delText>
        </w:r>
      </w:del>
      <w:ins w:id="3" w:author="charlaynew" w:date="2026-10-29T13:55:00Z" w16du:dateUtc="2026-10-29T13:55:14Z">
        <w:r w:rsidR="30B4A1D5" w:rsidRPr="531FE48A">
          <w:rPr>
            <w:rFonts w:ascii="Times New Roman" w:hAnsi="Times New Roman" w:cs="Times New Roman"/>
          </w:rPr>
          <w:t>C</w:t>
        </w:r>
      </w:ins>
      <w:r w:rsidR="00D2577A" w:rsidRPr="531FE48A">
        <w:rPr>
          <w:rFonts w:ascii="Times New Roman" w:hAnsi="Times New Roman" w:cs="Times New Roman"/>
        </w:rPr>
        <w:t>onstruct</w:t>
      </w:r>
      <w:ins w:id="4" w:author="charlaynew" w:date="2026-10-29T13:55:00Z" w16du:dateUtc="2026-10-29T13:55:20Z">
        <w:r w:rsidR="332AB06C" w:rsidRPr="531FE48A">
          <w:rPr>
            <w:rFonts w:ascii="Times New Roman" w:hAnsi="Times New Roman" w:cs="Times New Roman"/>
          </w:rPr>
          <w:t>.</w:t>
        </w:r>
      </w:ins>
      <w:commentRangeEnd w:id="0"/>
      <w:r w:rsidR="00D2577A" w:rsidRPr="00E0792B">
        <w:rPr>
          <w:rStyle w:val="CommentReference"/>
          <w:rFonts w:ascii="Times New Roman" w:hAnsi="Times New Roman" w:cs="Times New Roman"/>
          <w:sz w:val="28"/>
          <w:szCs w:val="28"/>
        </w:rPr>
        <w:commentReference w:id="0"/>
      </w:r>
    </w:p>
    <w:p w14:paraId="4181ECFC" w14:textId="5A46B722" w:rsidR="00396531" w:rsidRPr="00DA58D6" w:rsidRDefault="00D2577A" w:rsidP="00F95956">
      <w:pPr>
        <w:spacing w:after="100" w:line="480" w:lineRule="auto"/>
        <w:ind w:firstLine="706"/>
        <w:jc w:val="both"/>
        <w:rPr>
          <w:rFonts w:ascii="Times New Roman" w:hAnsi="Times New Roman" w:cs="Times New Roman"/>
          <w:sz w:val="24"/>
          <w:szCs w:val="24"/>
        </w:rPr>
      </w:pPr>
      <w:r w:rsidRPr="3F36500D">
        <w:rPr>
          <w:rFonts w:ascii="Times New Roman" w:hAnsi="Times New Roman" w:cs="Times New Roman"/>
          <w:sz w:val="24"/>
          <w:szCs w:val="24"/>
        </w:rPr>
        <w:t>The winning indicator, LENS (LLM-Evaluated Novelty &amp; Significance), is at its core a method that uses multiple calls to large</w:t>
      </w:r>
      <w:r w:rsidR="004D185E" w:rsidRPr="3F36500D">
        <w:rPr>
          <w:rFonts w:ascii="Times New Roman" w:hAnsi="Times New Roman" w:cs="Times New Roman"/>
          <w:sz w:val="24"/>
          <w:szCs w:val="24"/>
        </w:rPr>
        <w:t xml:space="preserve"> of</w:t>
      </w:r>
      <w:r w:rsidR="2E06E723" w:rsidRPr="3F36500D">
        <w:rPr>
          <w:rFonts w:ascii="Times New Roman" w:hAnsi="Times New Roman" w:cs="Times New Roman"/>
          <w:sz w:val="24"/>
          <w:szCs w:val="24"/>
        </w:rPr>
        <w:t>f</w:t>
      </w:r>
      <w:r w:rsidR="004D185E" w:rsidRPr="3F36500D">
        <w:rPr>
          <w:rFonts w:ascii="Times New Roman" w:hAnsi="Times New Roman" w:cs="Times New Roman"/>
          <w:sz w:val="24"/>
          <w:szCs w:val="24"/>
        </w:rPr>
        <w:t>-the-shelf</w:t>
      </w:r>
      <w:r w:rsidRPr="3F36500D">
        <w:rPr>
          <w:rFonts w:ascii="Times New Roman" w:hAnsi="Times New Roman" w:cs="Times New Roman"/>
          <w:sz w:val="24"/>
          <w:szCs w:val="24"/>
        </w:rPr>
        <w:t xml:space="preserve"> language models (LLMs) </w:t>
      </w:r>
      <w:r w:rsidR="005760C4" w:rsidRPr="3F36500D">
        <w:rPr>
          <w:rFonts w:ascii="Times New Roman" w:hAnsi="Times New Roman" w:cs="Times New Roman"/>
          <w:sz w:val="24"/>
          <w:szCs w:val="24"/>
        </w:rPr>
        <w:t xml:space="preserve">in order </w:t>
      </w:r>
      <w:r w:rsidRPr="3F36500D">
        <w:rPr>
          <w:rFonts w:ascii="Times New Roman" w:hAnsi="Times New Roman" w:cs="Times New Roman"/>
          <w:sz w:val="24"/>
          <w:szCs w:val="24"/>
        </w:rPr>
        <w:t xml:space="preserve">to evaluate the novelty of a </w:t>
      </w:r>
      <w:r w:rsidR="00575D9F" w:rsidRPr="3F36500D">
        <w:rPr>
          <w:rFonts w:ascii="Times New Roman" w:hAnsi="Times New Roman" w:cs="Times New Roman"/>
          <w:sz w:val="24"/>
          <w:szCs w:val="24"/>
        </w:rPr>
        <w:t>research</w:t>
      </w:r>
      <w:r w:rsidRPr="3F36500D">
        <w:rPr>
          <w:rFonts w:ascii="Times New Roman" w:hAnsi="Times New Roman" w:cs="Times New Roman"/>
          <w:sz w:val="24"/>
          <w:szCs w:val="24"/>
        </w:rPr>
        <w:t xml:space="preserve"> article in the context of its field(s) at the time of publication.</w:t>
      </w:r>
      <w:r w:rsidR="004F0E82" w:rsidRPr="3F36500D">
        <w:rPr>
          <w:rFonts w:ascii="Times New Roman" w:hAnsi="Times New Roman" w:cs="Times New Roman"/>
          <w:sz w:val="24"/>
          <w:szCs w:val="24"/>
        </w:rPr>
        <w:t xml:space="preserve"> </w:t>
      </w:r>
      <w:r w:rsidRPr="3F36500D">
        <w:rPr>
          <w:rFonts w:ascii="Times New Roman" w:hAnsi="Times New Roman" w:cs="Times New Roman"/>
          <w:sz w:val="24"/>
          <w:szCs w:val="24"/>
        </w:rPr>
        <w:t>The developers of LENS define novelty as scientific significance and field-shaping potential</w:t>
      </w:r>
      <w:r w:rsidR="00020701" w:rsidRPr="3F36500D">
        <w:rPr>
          <w:rFonts w:ascii="Times New Roman" w:hAnsi="Times New Roman" w:cs="Times New Roman"/>
          <w:sz w:val="24"/>
          <w:szCs w:val="24"/>
        </w:rPr>
        <w:t>,</w:t>
      </w:r>
      <w:r w:rsidR="00002CC3" w:rsidRPr="3F36500D">
        <w:rPr>
          <w:rFonts w:ascii="Times New Roman" w:hAnsi="Times New Roman" w:cs="Times New Roman"/>
          <w:sz w:val="24"/>
          <w:szCs w:val="24"/>
        </w:rPr>
        <w:t xml:space="preserve"> t</w:t>
      </w:r>
      <w:r w:rsidR="004D31B9" w:rsidRPr="3F36500D">
        <w:rPr>
          <w:rFonts w:ascii="Times New Roman" w:hAnsi="Times New Roman" w:cs="Times New Roman"/>
          <w:sz w:val="24"/>
          <w:szCs w:val="24"/>
        </w:rPr>
        <w:t>h</w:t>
      </w:r>
      <w:r w:rsidR="00002CC3" w:rsidRPr="3F36500D">
        <w:rPr>
          <w:rFonts w:ascii="Times New Roman" w:hAnsi="Times New Roman" w:cs="Times New Roman"/>
          <w:sz w:val="24"/>
          <w:szCs w:val="24"/>
        </w:rPr>
        <w:t>a</w:t>
      </w:r>
      <w:r w:rsidR="004D31B9" w:rsidRPr="3F36500D">
        <w:rPr>
          <w:rFonts w:ascii="Times New Roman" w:hAnsi="Times New Roman" w:cs="Times New Roman"/>
          <w:sz w:val="24"/>
          <w:szCs w:val="24"/>
        </w:rPr>
        <w:t>t</w:t>
      </w:r>
      <w:r w:rsidR="00953EE3" w:rsidRPr="3F36500D">
        <w:rPr>
          <w:rFonts w:ascii="Times New Roman" w:hAnsi="Times New Roman" w:cs="Times New Roman"/>
          <w:sz w:val="24"/>
          <w:szCs w:val="24"/>
        </w:rPr>
        <w:t xml:space="preserve"> is</w:t>
      </w:r>
      <w:r w:rsidR="00E86547" w:rsidRPr="3F36500D">
        <w:rPr>
          <w:rFonts w:ascii="Times New Roman" w:hAnsi="Times New Roman" w:cs="Times New Roman"/>
          <w:sz w:val="24"/>
          <w:szCs w:val="24"/>
        </w:rPr>
        <w:t>, h</w:t>
      </w:r>
      <w:r w:rsidR="000D6133" w:rsidRPr="3F36500D">
        <w:rPr>
          <w:rFonts w:ascii="Times New Roman" w:hAnsi="Times New Roman" w:cs="Times New Roman"/>
          <w:sz w:val="24"/>
          <w:szCs w:val="24"/>
        </w:rPr>
        <w:t xml:space="preserve">ow valuable is </w:t>
      </w:r>
      <w:r w:rsidR="771E16E6" w:rsidRPr="3F36500D">
        <w:rPr>
          <w:rFonts w:ascii="Times New Roman" w:hAnsi="Times New Roman" w:cs="Times New Roman"/>
          <w:sz w:val="24"/>
          <w:szCs w:val="24"/>
        </w:rPr>
        <w:t>the</w:t>
      </w:r>
      <w:r w:rsidR="00E15FC1" w:rsidRPr="3F36500D">
        <w:rPr>
          <w:rFonts w:ascii="Times New Roman" w:hAnsi="Times New Roman" w:cs="Times New Roman"/>
          <w:sz w:val="24"/>
          <w:szCs w:val="24"/>
        </w:rPr>
        <w:t xml:space="preserve"> </w:t>
      </w:r>
      <w:r w:rsidR="000D6133" w:rsidRPr="3F36500D">
        <w:rPr>
          <w:rFonts w:ascii="Times New Roman" w:hAnsi="Times New Roman" w:cs="Times New Roman"/>
          <w:sz w:val="24"/>
          <w:szCs w:val="24"/>
        </w:rPr>
        <w:t>contribution to advancing scientific knowledge</w:t>
      </w:r>
      <w:del w:id="5" w:author="charlaynew" w:date="2026-10-29T19:13:00Z" w16du:dateUtc="2026-10-29T19:13:04Z">
        <w:r w:rsidR="000D6133" w:rsidRPr="3F36500D">
          <w:rPr>
            <w:rFonts w:ascii="Times New Roman" w:hAnsi="Times New Roman" w:cs="Times New Roman"/>
            <w:sz w:val="24"/>
            <w:szCs w:val="24"/>
          </w:rPr>
          <w:delText>?</w:delText>
        </w:r>
      </w:del>
      <w:ins w:id="6" w:author="charlaynew" w:date="2026-10-29T19:13:00Z" w16du:dateUtc="2026-10-29T19:13:05Z">
        <w:r w:rsidR="28516A15" w:rsidRPr="7DB2B98A">
          <w:rPr>
            <w:rFonts w:ascii="Times New Roman" w:hAnsi="Times New Roman" w:cs="Times New Roman"/>
            <w:sz w:val="24"/>
            <w:szCs w:val="24"/>
          </w:rPr>
          <w:t>.</w:t>
        </w:r>
      </w:ins>
      <w:r w:rsidRPr="3F36500D">
        <w:rPr>
          <w:rFonts w:ascii="Times New Roman" w:hAnsi="Times New Roman" w:cs="Times New Roman"/>
          <w:sz w:val="24"/>
          <w:szCs w:val="24"/>
        </w:rPr>
        <w:t xml:space="preserve"> </w:t>
      </w:r>
      <w:del w:id="7" w:author="charlaynew" w:date="2026-10-29T19:13:00Z" w16du:dateUtc="2026-10-29T19:13:51Z">
        <w:r w:rsidR="001374D2" w:rsidRPr="3F36500D">
          <w:rPr>
            <w:rFonts w:ascii="Times New Roman" w:hAnsi="Times New Roman" w:cs="Times New Roman"/>
            <w:sz w:val="24"/>
            <w:szCs w:val="24"/>
          </w:rPr>
          <w:delText xml:space="preserve">Therefore, </w:delText>
        </w:r>
        <w:r w:rsidRPr="7DB2B98A" w:rsidDel="001374D2">
          <w:rPr>
            <w:rFonts w:ascii="Times New Roman" w:hAnsi="Times New Roman" w:cs="Times New Roman"/>
            <w:sz w:val="24"/>
            <w:szCs w:val="24"/>
          </w:rPr>
          <w:delText>t</w:delText>
        </w:r>
      </w:del>
      <w:ins w:id="8" w:author="charlaynew" w:date="2026-10-29T19:13:00Z" w16du:dateUtc="2026-10-29T19:13:51Z">
        <w:r w:rsidR="3222E0BE" w:rsidRPr="7DB2B98A">
          <w:rPr>
            <w:rFonts w:ascii="Times New Roman" w:hAnsi="Times New Roman" w:cs="Times New Roman"/>
            <w:sz w:val="24"/>
            <w:szCs w:val="24"/>
          </w:rPr>
          <w:t>T</w:t>
        </w:r>
      </w:ins>
      <w:r w:rsidRPr="7DB2B98A">
        <w:rPr>
          <w:rFonts w:ascii="Times New Roman" w:hAnsi="Times New Roman" w:cs="Times New Roman"/>
          <w:sz w:val="24"/>
          <w:szCs w:val="24"/>
        </w:rPr>
        <w:t>he</w:t>
      </w:r>
      <w:ins w:id="9" w:author="charlaynew" w:date="2026-10-29T19:14:00Z" w16du:dateUtc="2026-10-29T19:14:08Z">
        <w:r w:rsidR="312BFF05" w:rsidRPr="76536F72">
          <w:rPr>
            <w:rFonts w:ascii="Times New Roman" w:hAnsi="Times New Roman" w:cs="Times New Roman"/>
            <w:sz w:val="24"/>
            <w:szCs w:val="24"/>
          </w:rPr>
          <w:t xml:space="preserve"> construct</w:t>
        </w:r>
        <w:r w:rsidR="312BFF05" w:rsidRPr="7DB2B98A">
          <w:rPr>
            <w:rFonts w:ascii="Times New Roman" w:hAnsi="Times New Roman" w:cs="Times New Roman"/>
            <w:sz w:val="24"/>
            <w:szCs w:val="24"/>
          </w:rPr>
          <w:t xml:space="preserve"> therefore</w:t>
        </w:r>
      </w:ins>
      <w:r w:rsidRPr="3F36500D">
        <w:rPr>
          <w:rFonts w:ascii="Times New Roman" w:hAnsi="Times New Roman" w:cs="Times New Roman"/>
          <w:sz w:val="24"/>
          <w:szCs w:val="24"/>
        </w:rPr>
        <w:t xml:space="preserve"> </w:t>
      </w:r>
      <w:del w:id="10" w:author="charlaynew" w:date="2026-10-29T19:14:00Z" w16du:dateUtc="2026-10-29T19:14:23Z">
        <w:r w:rsidR="00813501" w:rsidRPr="3F36500D">
          <w:rPr>
            <w:rFonts w:ascii="Times New Roman" w:hAnsi="Times New Roman" w:cs="Times New Roman"/>
            <w:sz w:val="24"/>
            <w:szCs w:val="24"/>
          </w:rPr>
          <w:delText>construct</w:delText>
        </w:r>
        <w:r w:rsidRPr="3F36500D">
          <w:rPr>
            <w:rFonts w:ascii="Times New Roman" w:hAnsi="Times New Roman" w:cs="Times New Roman"/>
            <w:sz w:val="24"/>
            <w:szCs w:val="24"/>
          </w:rPr>
          <w:delText xml:space="preserve"> </w:delText>
        </w:r>
      </w:del>
      <w:r w:rsidRPr="3F36500D">
        <w:rPr>
          <w:rFonts w:ascii="Times New Roman" w:hAnsi="Times New Roman" w:cs="Times New Roman"/>
          <w:sz w:val="24"/>
          <w:szCs w:val="24"/>
        </w:rPr>
        <w:t xml:space="preserve">combines raw newness with </w:t>
      </w:r>
      <w:r w:rsidR="000A75C0" w:rsidRPr="3F36500D">
        <w:rPr>
          <w:rFonts w:ascii="Times New Roman" w:hAnsi="Times New Roman" w:cs="Times New Roman"/>
          <w:sz w:val="24"/>
          <w:szCs w:val="24"/>
        </w:rPr>
        <w:t>rele</w:t>
      </w:r>
      <w:r w:rsidR="00837DB7" w:rsidRPr="3F36500D">
        <w:rPr>
          <w:rFonts w:ascii="Times New Roman" w:hAnsi="Times New Roman" w:cs="Times New Roman"/>
          <w:sz w:val="24"/>
          <w:szCs w:val="24"/>
        </w:rPr>
        <w:t>vance</w:t>
      </w:r>
      <w:r w:rsidR="000A75C0" w:rsidRPr="3F36500D">
        <w:rPr>
          <w:rFonts w:ascii="Times New Roman" w:hAnsi="Times New Roman" w:cs="Times New Roman"/>
          <w:sz w:val="24"/>
          <w:szCs w:val="24"/>
        </w:rPr>
        <w:t xml:space="preserve"> </w:t>
      </w:r>
      <w:r w:rsidRPr="3F36500D">
        <w:rPr>
          <w:rFonts w:ascii="Times New Roman" w:hAnsi="Times New Roman" w:cs="Times New Roman"/>
          <w:sz w:val="24"/>
          <w:szCs w:val="24"/>
        </w:rPr>
        <w:t xml:space="preserve">and scientific rigor, taking a </w:t>
      </w:r>
      <w:r w:rsidR="007A6C4A" w:rsidRPr="3F36500D">
        <w:rPr>
          <w:rFonts w:ascii="Times New Roman" w:hAnsi="Times New Roman" w:cs="Times New Roman"/>
          <w:sz w:val="24"/>
          <w:szCs w:val="24"/>
        </w:rPr>
        <w:t>val</w:t>
      </w:r>
      <w:r w:rsidR="00AB5CA8" w:rsidRPr="3F36500D">
        <w:rPr>
          <w:rFonts w:ascii="Times New Roman" w:hAnsi="Times New Roman" w:cs="Times New Roman"/>
          <w:sz w:val="24"/>
          <w:szCs w:val="24"/>
        </w:rPr>
        <w:t>ue</w:t>
      </w:r>
      <w:r w:rsidRPr="3F36500D">
        <w:rPr>
          <w:rFonts w:ascii="Times New Roman" w:hAnsi="Times New Roman" w:cs="Times New Roman"/>
          <w:sz w:val="24"/>
          <w:szCs w:val="24"/>
        </w:rPr>
        <w:t xml:space="preserve">-oriented </w:t>
      </w:r>
      <w:r w:rsidR="0007504C" w:rsidRPr="3F36500D">
        <w:rPr>
          <w:rFonts w:ascii="Times New Roman" w:hAnsi="Times New Roman" w:cs="Times New Roman"/>
          <w:sz w:val="24"/>
          <w:szCs w:val="24"/>
        </w:rPr>
        <w:t xml:space="preserve">interpretation </w:t>
      </w:r>
      <w:r w:rsidR="00584FA7" w:rsidRPr="3F36500D">
        <w:rPr>
          <w:rFonts w:ascii="Times New Roman" w:hAnsi="Times New Roman" w:cs="Times New Roman"/>
          <w:sz w:val="24"/>
          <w:szCs w:val="24"/>
        </w:rPr>
        <w:t>that</w:t>
      </w:r>
      <w:r w:rsidR="002F7EC9" w:rsidRPr="3F36500D">
        <w:rPr>
          <w:rFonts w:ascii="Times New Roman" w:hAnsi="Times New Roman" w:cs="Times New Roman"/>
          <w:sz w:val="24"/>
          <w:szCs w:val="24"/>
        </w:rPr>
        <w:t xml:space="preserve"> leans toward </w:t>
      </w:r>
      <w:r w:rsidR="00212D35" w:rsidRPr="3F36500D">
        <w:rPr>
          <w:rFonts w:ascii="Times New Roman" w:hAnsi="Times New Roman" w:cs="Times New Roman"/>
          <w:sz w:val="24"/>
          <w:szCs w:val="24"/>
        </w:rPr>
        <w:t>the standard defi</w:t>
      </w:r>
      <w:r w:rsidR="0011102B" w:rsidRPr="3F36500D">
        <w:rPr>
          <w:rFonts w:ascii="Times New Roman" w:hAnsi="Times New Roman" w:cs="Times New Roman"/>
          <w:sz w:val="24"/>
          <w:szCs w:val="24"/>
        </w:rPr>
        <w:t>nition of creativity (</w:t>
      </w:r>
      <w:r w:rsidR="00BF2BC9" w:rsidRPr="3F36500D">
        <w:rPr>
          <w:rFonts w:ascii="Times New Roman" w:hAnsi="Times New Roman" w:cs="Times New Roman"/>
          <w:sz w:val="24"/>
          <w:szCs w:val="24"/>
        </w:rPr>
        <w:t>Runco and Jaeger</w:t>
      </w:r>
      <w:del w:id="11" w:author="charlaynew" w:date="2026-10-29T19:15:00Z" w16du:dateUtc="2026-10-29T19:15:19Z">
        <w:r w:rsidR="00532299" w:rsidRPr="3F36500D">
          <w:rPr>
            <w:rFonts w:ascii="Times New Roman" w:hAnsi="Times New Roman" w:cs="Times New Roman"/>
            <w:sz w:val="24"/>
            <w:szCs w:val="24"/>
          </w:rPr>
          <w:delText>,</w:delText>
        </w:r>
      </w:del>
      <w:r w:rsidR="00BF2BC9" w:rsidRPr="3F36500D">
        <w:rPr>
          <w:rFonts w:ascii="Times New Roman" w:hAnsi="Times New Roman" w:cs="Times New Roman"/>
          <w:sz w:val="24"/>
          <w:szCs w:val="24"/>
        </w:rPr>
        <w:t xml:space="preserve"> 2012).</w:t>
      </w:r>
      <w:r w:rsidRPr="3F36500D">
        <w:rPr>
          <w:rFonts w:ascii="Times New Roman" w:hAnsi="Times New Roman" w:cs="Times New Roman"/>
          <w:sz w:val="24"/>
          <w:szCs w:val="24"/>
        </w:rPr>
        <w:t xml:space="preserve"> This interpretation was chosen because it rules out ideas that are different but useless or poorly executed, which would not match the inherently positive connotation of novelty.</w:t>
      </w:r>
      <w:r w:rsidR="0090436A" w:rsidRPr="3F36500D">
        <w:rPr>
          <w:rFonts w:ascii="Times New Roman" w:hAnsi="Times New Roman" w:cs="Times New Roman"/>
          <w:sz w:val="24"/>
          <w:szCs w:val="24"/>
        </w:rPr>
        <w:t xml:space="preserve"> </w:t>
      </w:r>
      <w:r w:rsidRPr="3F36500D">
        <w:rPr>
          <w:rFonts w:ascii="Times New Roman" w:hAnsi="Times New Roman" w:cs="Times New Roman"/>
          <w:sz w:val="24"/>
          <w:szCs w:val="24"/>
        </w:rPr>
        <w:t>Beyond this definition, the design of the method rests on the following hypotheses:</w:t>
      </w:r>
    </w:p>
    <w:p w14:paraId="428EF295" w14:textId="12C3D7EE" w:rsidR="00876668" w:rsidRPr="00DA58D6" w:rsidRDefault="000C0B31" w:rsidP="008B138A">
      <w:pPr>
        <w:numPr>
          <w:ilvl w:val="0"/>
          <w:numId w:val="2"/>
        </w:numPr>
        <w:spacing w:after="100" w:line="480" w:lineRule="auto"/>
        <w:jc w:val="both"/>
        <w:rPr>
          <w:rFonts w:ascii="Times New Roman" w:hAnsi="Times New Roman" w:cs="Times New Roman"/>
          <w:sz w:val="24"/>
          <w:szCs w:val="24"/>
        </w:rPr>
      </w:pPr>
      <w:r w:rsidRPr="3F36500D">
        <w:rPr>
          <w:rFonts w:ascii="Times New Roman" w:hAnsi="Times New Roman" w:cs="Times New Roman"/>
          <w:sz w:val="24"/>
          <w:szCs w:val="24"/>
        </w:rPr>
        <w:t xml:space="preserve">To </w:t>
      </w:r>
      <w:r w:rsidR="00D32556" w:rsidRPr="3F36500D">
        <w:rPr>
          <w:rFonts w:ascii="Times New Roman" w:hAnsi="Times New Roman" w:cs="Times New Roman"/>
          <w:sz w:val="24"/>
          <w:szCs w:val="24"/>
        </w:rPr>
        <w:t>asse</w:t>
      </w:r>
      <w:r w:rsidR="005B176C" w:rsidRPr="3F36500D">
        <w:rPr>
          <w:rFonts w:ascii="Times New Roman" w:hAnsi="Times New Roman" w:cs="Times New Roman"/>
          <w:sz w:val="24"/>
          <w:szCs w:val="24"/>
        </w:rPr>
        <w:t>s</w:t>
      </w:r>
      <w:r w:rsidR="00AA4A8C" w:rsidRPr="3F36500D">
        <w:rPr>
          <w:rFonts w:ascii="Times New Roman" w:hAnsi="Times New Roman" w:cs="Times New Roman"/>
          <w:sz w:val="24"/>
          <w:szCs w:val="24"/>
        </w:rPr>
        <w:t>s</w:t>
      </w:r>
      <w:r w:rsidR="00A55829" w:rsidRPr="3F36500D">
        <w:rPr>
          <w:rFonts w:ascii="Times New Roman" w:hAnsi="Times New Roman" w:cs="Times New Roman"/>
          <w:sz w:val="24"/>
          <w:szCs w:val="24"/>
        </w:rPr>
        <w:t xml:space="preserve"> novelty </w:t>
      </w:r>
      <w:r w:rsidR="00CF0175" w:rsidRPr="3F36500D">
        <w:rPr>
          <w:rFonts w:ascii="Times New Roman" w:hAnsi="Times New Roman" w:cs="Times New Roman"/>
          <w:sz w:val="24"/>
          <w:szCs w:val="24"/>
        </w:rPr>
        <w:t>accor</w:t>
      </w:r>
      <w:r w:rsidR="00EC14F4" w:rsidRPr="3F36500D">
        <w:rPr>
          <w:rFonts w:ascii="Times New Roman" w:hAnsi="Times New Roman" w:cs="Times New Roman"/>
          <w:sz w:val="24"/>
          <w:szCs w:val="24"/>
        </w:rPr>
        <w:t xml:space="preserve">ding to </w:t>
      </w:r>
      <w:r w:rsidR="005F7CF0" w:rsidRPr="3F36500D">
        <w:rPr>
          <w:rFonts w:ascii="Times New Roman" w:hAnsi="Times New Roman" w:cs="Times New Roman"/>
          <w:sz w:val="24"/>
          <w:szCs w:val="24"/>
        </w:rPr>
        <w:t>a def</w:t>
      </w:r>
      <w:r w:rsidR="004E7D83" w:rsidRPr="3F36500D">
        <w:rPr>
          <w:rFonts w:ascii="Times New Roman" w:hAnsi="Times New Roman" w:cs="Times New Roman"/>
          <w:sz w:val="24"/>
          <w:szCs w:val="24"/>
        </w:rPr>
        <w:t>init</w:t>
      </w:r>
      <w:r w:rsidR="00A63D23" w:rsidRPr="3F36500D">
        <w:rPr>
          <w:rFonts w:ascii="Times New Roman" w:hAnsi="Times New Roman" w:cs="Times New Roman"/>
          <w:sz w:val="24"/>
          <w:szCs w:val="24"/>
        </w:rPr>
        <w:t>ion</w:t>
      </w:r>
      <w:r w:rsidR="00A409B5" w:rsidRPr="3F36500D">
        <w:rPr>
          <w:rFonts w:ascii="Times New Roman" w:hAnsi="Times New Roman" w:cs="Times New Roman"/>
          <w:sz w:val="24"/>
          <w:szCs w:val="24"/>
        </w:rPr>
        <w:t xml:space="preserve"> </w:t>
      </w:r>
      <w:r w:rsidR="006A5429" w:rsidRPr="3F36500D">
        <w:rPr>
          <w:rFonts w:ascii="Times New Roman" w:hAnsi="Times New Roman" w:cs="Times New Roman"/>
          <w:sz w:val="24"/>
          <w:szCs w:val="24"/>
        </w:rPr>
        <w:t>that goes b</w:t>
      </w:r>
      <w:r w:rsidR="00B66C5D" w:rsidRPr="3F36500D">
        <w:rPr>
          <w:rFonts w:ascii="Times New Roman" w:hAnsi="Times New Roman" w:cs="Times New Roman"/>
          <w:sz w:val="24"/>
          <w:szCs w:val="24"/>
        </w:rPr>
        <w:t xml:space="preserve">eyond </w:t>
      </w:r>
      <w:r w:rsidR="00DE3902" w:rsidRPr="3F36500D">
        <w:rPr>
          <w:rFonts w:ascii="Times New Roman" w:hAnsi="Times New Roman" w:cs="Times New Roman"/>
          <w:sz w:val="24"/>
          <w:szCs w:val="24"/>
        </w:rPr>
        <w:t>dissi</w:t>
      </w:r>
      <w:r w:rsidR="00AC680F" w:rsidRPr="3F36500D">
        <w:rPr>
          <w:rFonts w:ascii="Times New Roman" w:hAnsi="Times New Roman" w:cs="Times New Roman"/>
          <w:sz w:val="24"/>
          <w:szCs w:val="24"/>
        </w:rPr>
        <w:t>milarity</w:t>
      </w:r>
      <w:r w:rsidR="00CE6762" w:rsidRPr="3F36500D">
        <w:rPr>
          <w:rFonts w:ascii="Times New Roman" w:hAnsi="Times New Roman" w:cs="Times New Roman"/>
          <w:sz w:val="24"/>
          <w:szCs w:val="24"/>
        </w:rPr>
        <w:t xml:space="preserve"> (e.g., Shibayama</w:t>
      </w:r>
      <w:r w:rsidR="0041680A" w:rsidRPr="3F36500D">
        <w:rPr>
          <w:rFonts w:ascii="Times New Roman" w:hAnsi="Times New Roman" w:cs="Times New Roman"/>
          <w:sz w:val="24"/>
          <w:szCs w:val="24"/>
        </w:rPr>
        <w:t xml:space="preserve"> et al. 2021)</w:t>
      </w:r>
      <w:r w:rsidR="00AC680F" w:rsidRPr="3F36500D">
        <w:rPr>
          <w:rFonts w:ascii="Times New Roman" w:hAnsi="Times New Roman" w:cs="Times New Roman"/>
          <w:sz w:val="24"/>
          <w:szCs w:val="24"/>
        </w:rPr>
        <w:t xml:space="preserve"> and </w:t>
      </w:r>
      <w:r w:rsidR="00C83B34" w:rsidRPr="3F36500D">
        <w:rPr>
          <w:rFonts w:ascii="Times New Roman" w:hAnsi="Times New Roman" w:cs="Times New Roman"/>
          <w:sz w:val="24"/>
          <w:szCs w:val="24"/>
        </w:rPr>
        <w:t>rec</w:t>
      </w:r>
      <w:r w:rsidR="00543A5F" w:rsidRPr="3F36500D">
        <w:rPr>
          <w:rFonts w:ascii="Times New Roman" w:hAnsi="Times New Roman" w:cs="Times New Roman"/>
          <w:sz w:val="24"/>
          <w:szCs w:val="24"/>
        </w:rPr>
        <w:t>ombinat</w:t>
      </w:r>
      <w:r w:rsidR="00C10B14" w:rsidRPr="3F36500D">
        <w:rPr>
          <w:rFonts w:ascii="Times New Roman" w:hAnsi="Times New Roman" w:cs="Times New Roman"/>
          <w:sz w:val="24"/>
          <w:szCs w:val="24"/>
        </w:rPr>
        <w:t>ion</w:t>
      </w:r>
      <w:r w:rsidR="0041680A" w:rsidRPr="3F36500D">
        <w:rPr>
          <w:rFonts w:ascii="Times New Roman" w:hAnsi="Times New Roman" w:cs="Times New Roman"/>
          <w:sz w:val="24"/>
          <w:szCs w:val="24"/>
        </w:rPr>
        <w:t xml:space="preserve"> (e.g., Uzzi et al</w:t>
      </w:r>
      <w:ins w:id="12" w:author="charlaynew" w:date="2026-10-29T19:05:00Z" w16du:dateUtc="2026-10-29T19:05:25Z">
        <w:r w:rsidR="5904DF4F" w:rsidRPr="0470C767">
          <w:rPr>
            <w:rFonts w:ascii="Times New Roman" w:hAnsi="Times New Roman" w:cs="Times New Roman"/>
            <w:sz w:val="24"/>
            <w:szCs w:val="24"/>
          </w:rPr>
          <w:t>.</w:t>
        </w:r>
      </w:ins>
      <w:r w:rsidR="0041680A" w:rsidRPr="3F36500D">
        <w:rPr>
          <w:rFonts w:ascii="Times New Roman" w:hAnsi="Times New Roman" w:cs="Times New Roman"/>
          <w:sz w:val="24"/>
          <w:szCs w:val="24"/>
        </w:rPr>
        <w:t xml:space="preserve"> 20</w:t>
      </w:r>
      <w:r w:rsidR="00BE4DDC" w:rsidRPr="3F36500D">
        <w:rPr>
          <w:rFonts w:ascii="Times New Roman" w:hAnsi="Times New Roman" w:cs="Times New Roman"/>
          <w:sz w:val="24"/>
          <w:szCs w:val="24"/>
        </w:rPr>
        <w:t>13)</w:t>
      </w:r>
      <w:r w:rsidR="00F97C2C" w:rsidRPr="3F36500D">
        <w:rPr>
          <w:rFonts w:ascii="Times New Roman" w:hAnsi="Times New Roman" w:cs="Times New Roman"/>
          <w:sz w:val="24"/>
          <w:szCs w:val="24"/>
        </w:rPr>
        <w:t>, it is nece</w:t>
      </w:r>
      <w:r w:rsidR="00283889" w:rsidRPr="3F36500D">
        <w:rPr>
          <w:rFonts w:ascii="Times New Roman" w:hAnsi="Times New Roman" w:cs="Times New Roman"/>
          <w:sz w:val="24"/>
          <w:szCs w:val="24"/>
        </w:rPr>
        <w:t>ssary to rea</w:t>
      </w:r>
      <w:r w:rsidR="00CA2D4C" w:rsidRPr="3F36500D">
        <w:rPr>
          <w:rFonts w:ascii="Times New Roman" w:hAnsi="Times New Roman" w:cs="Times New Roman"/>
          <w:sz w:val="24"/>
          <w:szCs w:val="24"/>
        </w:rPr>
        <w:t xml:space="preserve">son about </w:t>
      </w:r>
      <w:r w:rsidR="00071F58" w:rsidRPr="3F36500D">
        <w:rPr>
          <w:rFonts w:ascii="Times New Roman" w:hAnsi="Times New Roman" w:cs="Times New Roman"/>
          <w:sz w:val="24"/>
          <w:szCs w:val="24"/>
        </w:rPr>
        <w:t xml:space="preserve">the </w:t>
      </w:r>
      <w:r w:rsidR="00BE1A4D" w:rsidRPr="3F36500D">
        <w:rPr>
          <w:rFonts w:ascii="Times New Roman" w:hAnsi="Times New Roman" w:cs="Times New Roman"/>
          <w:sz w:val="24"/>
          <w:szCs w:val="24"/>
        </w:rPr>
        <w:t>conte</w:t>
      </w:r>
      <w:r w:rsidR="00133200" w:rsidRPr="3F36500D">
        <w:rPr>
          <w:rFonts w:ascii="Times New Roman" w:hAnsi="Times New Roman" w:cs="Times New Roman"/>
          <w:sz w:val="24"/>
          <w:szCs w:val="24"/>
        </w:rPr>
        <w:t xml:space="preserve">nt </w:t>
      </w:r>
      <w:r w:rsidR="005121FF" w:rsidRPr="3F36500D">
        <w:rPr>
          <w:rFonts w:ascii="Times New Roman" w:hAnsi="Times New Roman" w:cs="Times New Roman"/>
          <w:sz w:val="24"/>
          <w:szCs w:val="24"/>
        </w:rPr>
        <w:t xml:space="preserve">of a </w:t>
      </w:r>
      <w:commentRangeStart w:id="13"/>
      <w:r w:rsidR="005121FF" w:rsidRPr="3F36500D">
        <w:rPr>
          <w:rFonts w:ascii="Times New Roman" w:hAnsi="Times New Roman" w:cs="Times New Roman"/>
          <w:sz w:val="24"/>
          <w:szCs w:val="24"/>
        </w:rPr>
        <w:t>p</w:t>
      </w:r>
      <w:r w:rsidR="00314A32" w:rsidRPr="3F36500D">
        <w:rPr>
          <w:rFonts w:ascii="Times New Roman" w:hAnsi="Times New Roman" w:cs="Times New Roman"/>
          <w:sz w:val="24"/>
          <w:szCs w:val="24"/>
        </w:rPr>
        <w:t>ublication</w:t>
      </w:r>
      <w:commentRangeEnd w:id="13"/>
      <w:r w:rsidR="007A626A" w:rsidRPr="3F36500D">
        <w:rPr>
          <w:rStyle w:val="CommentReference"/>
          <w:rFonts w:ascii="Times New Roman" w:hAnsi="Times New Roman" w:cs="Times New Roman"/>
          <w:sz w:val="24"/>
          <w:szCs w:val="24"/>
        </w:rPr>
        <w:commentReference w:id="13"/>
      </w:r>
      <w:r w:rsidR="005121FF" w:rsidRPr="3F36500D">
        <w:rPr>
          <w:rFonts w:ascii="Times New Roman" w:hAnsi="Times New Roman" w:cs="Times New Roman"/>
          <w:sz w:val="24"/>
          <w:szCs w:val="24"/>
        </w:rPr>
        <w:t xml:space="preserve"> or a description of</w:t>
      </w:r>
      <w:r w:rsidR="009D5024" w:rsidRPr="3F36500D">
        <w:rPr>
          <w:rFonts w:ascii="Times New Roman" w:hAnsi="Times New Roman" w:cs="Times New Roman"/>
          <w:sz w:val="24"/>
          <w:szCs w:val="24"/>
        </w:rPr>
        <w:t xml:space="preserve"> it</w:t>
      </w:r>
      <w:r w:rsidR="00250E5B" w:rsidRPr="3F36500D">
        <w:rPr>
          <w:rFonts w:ascii="Times New Roman" w:hAnsi="Times New Roman" w:cs="Times New Roman"/>
          <w:sz w:val="24"/>
          <w:szCs w:val="24"/>
        </w:rPr>
        <w:t xml:space="preserve">. </w:t>
      </w:r>
      <w:r w:rsidR="007023D3" w:rsidRPr="3F36500D">
        <w:rPr>
          <w:rFonts w:ascii="Times New Roman" w:hAnsi="Times New Roman" w:cs="Times New Roman"/>
          <w:sz w:val="24"/>
          <w:szCs w:val="24"/>
        </w:rPr>
        <w:t>Meta</w:t>
      </w:r>
      <w:r w:rsidR="004530B6" w:rsidRPr="3F36500D">
        <w:rPr>
          <w:rFonts w:ascii="Times New Roman" w:hAnsi="Times New Roman" w:cs="Times New Roman"/>
          <w:sz w:val="24"/>
          <w:szCs w:val="24"/>
        </w:rPr>
        <w:t xml:space="preserve">data </w:t>
      </w:r>
      <w:r w:rsidR="008419C1" w:rsidRPr="3F36500D">
        <w:rPr>
          <w:rFonts w:ascii="Times New Roman" w:hAnsi="Times New Roman" w:cs="Times New Roman"/>
          <w:sz w:val="24"/>
          <w:szCs w:val="24"/>
        </w:rPr>
        <w:t xml:space="preserve">can </w:t>
      </w:r>
      <w:r w:rsidR="284FA554" w:rsidRPr="3F36500D">
        <w:rPr>
          <w:rFonts w:ascii="Times New Roman" w:hAnsi="Times New Roman" w:cs="Times New Roman"/>
          <w:sz w:val="24"/>
          <w:szCs w:val="24"/>
        </w:rPr>
        <w:t xml:space="preserve">only </w:t>
      </w:r>
      <w:r w:rsidR="00EE13B7" w:rsidRPr="3F36500D">
        <w:rPr>
          <w:rFonts w:ascii="Times New Roman" w:hAnsi="Times New Roman" w:cs="Times New Roman"/>
          <w:sz w:val="24"/>
          <w:szCs w:val="24"/>
        </w:rPr>
        <w:t xml:space="preserve">provide </w:t>
      </w:r>
      <w:r w:rsidR="00EE14CB" w:rsidRPr="3F36500D">
        <w:rPr>
          <w:rFonts w:ascii="Times New Roman" w:hAnsi="Times New Roman" w:cs="Times New Roman"/>
          <w:sz w:val="24"/>
          <w:szCs w:val="24"/>
        </w:rPr>
        <w:t xml:space="preserve">a </w:t>
      </w:r>
      <w:r w:rsidR="001263C5" w:rsidRPr="3F36500D">
        <w:rPr>
          <w:rFonts w:ascii="Times New Roman" w:hAnsi="Times New Roman" w:cs="Times New Roman"/>
          <w:sz w:val="24"/>
          <w:szCs w:val="24"/>
        </w:rPr>
        <w:t>pro</w:t>
      </w:r>
      <w:r w:rsidR="002B2119" w:rsidRPr="3F36500D">
        <w:rPr>
          <w:rFonts w:ascii="Times New Roman" w:hAnsi="Times New Roman" w:cs="Times New Roman"/>
          <w:sz w:val="24"/>
          <w:szCs w:val="24"/>
        </w:rPr>
        <w:t>xy signal</w:t>
      </w:r>
      <w:r w:rsidR="00716801" w:rsidRPr="3F36500D">
        <w:rPr>
          <w:rFonts w:ascii="Times New Roman" w:hAnsi="Times New Roman" w:cs="Times New Roman"/>
          <w:sz w:val="24"/>
          <w:szCs w:val="24"/>
        </w:rPr>
        <w:t>.</w:t>
      </w:r>
    </w:p>
    <w:p w14:paraId="6DD17F39" w14:textId="6054772B" w:rsidR="00396531" w:rsidRPr="00DA58D6" w:rsidRDefault="00D2577A" w:rsidP="008B138A">
      <w:pPr>
        <w:numPr>
          <w:ilvl w:val="0"/>
          <w:numId w:val="2"/>
        </w:numPr>
        <w:spacing w:after="100" w:line="480" w:lineRule="auto"/>
        <w:jc w:val="both"/>
        <w:rPr>
          <w:rFonts w:ascii="Times New Roman" w:hAnsi="Times New Roman" w:cs="Times New Roman"/>
          <w:sz w:val="24"/>
          <w:szCs w:val="24"/>
        </w:rPr>
      </w:pPr>
      <w:r w:rsidRPr="3F36500D">
        <w:rPr>
          <w:rFonts w:ascii="Times New Roman" w:hAnsi="Times New Roman" w:cs="Times New Roman"/>
          <w:sz w:val="24"/>
          <w:szCs w:val="24"/>
        </w:rPr>
        <w:t>Novelty is relative to the state of the field(s) at publication</w:t>
      </w:r>
      <w:r w:rsidR="5EBAB88A" w:rsidRPr="3F36500D">
        <w:rPr>
          <w:rFonts w:ascii="Times New Roman" w:hAnsi="Times New Roman" w:cs="Times New Roman"/>
          <w:sz w:val="24"/>
          <w:szCs w:val="24"/>
        </w:rPr>
        <w:t xml:space="preserve"> time</w:t>
      </w:r>
      <w:r w:rsidR="007D47F6" w:rsidRPr="3F36500D">
        <w:rPr>
          <w:rFonts w:ascii="Times New Roman" w:hAnsi="Times New Roman" w:cs="Times New Roman"/>
          <w:sz w:val="24"/>
          <w:szCs w:val="24"/>
        </w:rPr>
        <w:t>. Ther</w:t>
      </w:r>
      <w:r w:rsidR="00121D17" w:rsidRPr="3F36500D">
        <w:rPr>
          <w:rFonts w:ascii="Times New Roman" w:hAnsi="Times New Roman" w:cs="Times New Roman"/>
          <w:sz w:val="24"/>
          <w:szCs w:val="24"/>
        </w:rPr>
        <w:t>efore</w:t>
      </w:r>
      <w:r w:rsidR="00F64A58" w:rsidRPr="3F36500D">
        <w:rPr>
          <w:rFonts w:ascii="Times New Roman" w:hAnsi="Times New Roman" w:cs="Times New Roman"/>
          <w:sz w:val="24"/>
          <w:szCs w:val="24"/>
        </w:rPr>
        <w:t xml:space="preserve">, </w:t>
      </w:r>
      <w:r w:rsidR="00B15605" w:rsidRPr="3F36500D">
        <w:rPr>
          <w:rFonts w:ascii="Times New Roman" w:hAnsi="Times New Roman" w:cs="Times New Roman"/>
          <w:sz w:val="24"/>
          <w:szCs w:val="24"/>
        </w:rPr>
        <w:t xml:space="preserve">to </w:t>
      </w:r>
      <w:r w:rsidR="005573DA" w:rsidRPr="3F36500D">
        <w:rPr>
          <w:rFonts w:ascii="Times New Roman" w:hAnsi="Times New Roman" w:cs="Times New Roman"/>
          <w:sz w:val="24"/>
          <w:szCs w:val="24"/>
        </w:rPr>
        <w:t xml:space="preserve">have comparable </w:t>
      </w:r>
      <w:r w:rsidR="0017192D" w:rsidRPr="3F36500D">
        <w:rPr>
          <w:rFonts w:ascii="Times New Roman" w:hAnsi="Times New Roman" w:cs="Times New Roman"/>
          <w:sz w:val="24"/>
          <w:szCs w:val="24"/>
        </w:rPr>
        <w:t>novelt</w:t>
      </w:r>
      <w:r w:rsidR="00B94AFE" w:rsidRPr="3F36500D">
        <w:rPr>
          <w:rFonts w:ascii="Times New Roman" w:hAnsi="Times New Roman" w:cs="Times New Roman"/>
          <w:sz w:val="24"/>
          <w:szCs w:val="24"/>
        </w:rPr>
        <w:t>y s</w:t>
      </w:r>
      <w:r w:rsidR="005E35B7" w:rsidRPr="3F36500D">
        <w:rPr>
          <w:rFonts w:ascii="Times New Roman" w:hAnsi="Times New Roman" w:cs="Times New Roman"/>
          <w:sz w:val="24"/>
          <w:szCs w:val="24"/>
        </w:rPr>
        <w:t>cores</w:t>
      </w:r>
      <w:r w:rsidR="004C69D9" w:rsidRPr="3F36500D">
        <w:rPr>
          <w:rFonts w:ascii="Times New Roman" w:hAnsi="Times New Roman" w:cs="Times New Roman"/>
          <w:sz w:val="24"/>
          <w:szCs w:val="24"/>
        </w:rPr>
        <w:t>, the</w:t>
      </w:r>
      <w:r w:rsidR="00E56BE9" w:rsidRPr="3F36500D">
        <w:rPr>
          <w:rFonts w:ascii="Times New Roman" w:hAnsi="Times New Roman" w:cs="Times New Roman"/>
          <w:sz w:val="24"/>
          <w:szCs w:val="24"/>
        </w:rPr>
        <w:t xml:space="preserve"> </w:t>
      </w:r>
      <w:r w:rsidR="008B44B2" w:rsidRPr="3F36500D">
        <w:rPr>
          <w:rFonts w:ascii="Times New Roman" w:hAnsi="Times New Roman" w:cs="Times New Roman"/>
          <w:sz w:val="24"/>
          <w:szCs w:val="24"/>
        </w:rPr>
        <w:t>co</w:t>
      </w:r>
      <w:r w:rsidR="00BC5FBD" w:rsidRPr="3F36500D">
        <w:rPr>
          <w:rFonts w:ascii="Times New Roman" w:hAnsi="Times New Roman" w:cs="Times New Roman"/>
          <w:sz w:val="24"/>
          <w:szCs w:val="24"/>
        </w:rPr>
        <w:t>ntr</w:t>
      </w:r>
      <w:r w:rsidR="006A650F" w:rsidRPr="3F36500D">
        <w:rPr>
          <w:rFonts w:ascii="Times New Roman" w:hAnsi="Times New Roman" w:cs="Times New Roman"/>
          <w:sz w:val="24"/>
          <w:szCs w:val="24"/>
        </w:rPr>
        <w:t>ibuti</w:t>
      </w:r>
      <w:r w:rsidR="00B12578" w:rsidRPr="3F36500D">
        <w:rPr>
          <w:rFonts w:ascii="Times New Roman" w:hAnsi="Times New Roman" w:cs="Times New Roman"/>
          <w:sz w:val="24"/>
          <w:szCs w:val="24"/>
        </w:rPr>
        <w:t xml:space="preserve">ons must </w:t>
      </w:r>
      <w:r w:rsidRPr="3F36500D">
        <w:rPr>
          <w:rFonts w:ascii="Times New Roman" w:hAnsi="Times New Roman" w:cs="Times New Roman"/>
          <w:sz w:val="24"/>
          <w:szCs w:val="24"/>
        </w:rPr>
        <w:t xml:space="preserve">be assessed </w:t>
      </w:r>
      <w:commentRangeStart w:id="14"/>
      <w:r w:rsidRPr="3F36500D">
        <w:rPr>
          <w:rFonts w:ascii="Times New Roman" w:hAnsi="Times New Roman" w:cs="Times New Roman"/>
          <w:sz w:val="24"/>
          <w:szCs w:val="24"/>
        </w:rPr>
        <w:t>as of the publication date</w:t>
      </w:r>
      <w:r w:rsidR="00DE035E" w:rsidRPr="3F36500D">
        <w:rPr>
          <w:rFonts w:ascii="Times New Roman" w:hAnsi="Times New Roman" w:cs="Times New Roman"/>
          <w:sz w:val="24"/>
          <w:szCs w:val="24"/>
        </w:rPr>
        <w:t xml:space="preserve">, which </w:t>
      </w:r>
      <w:r w:rsidR="00263B89" w:rsidRPr="3F36500D">
        <w:rPr>
          <w:rFonts w:ascii="Times New Roman" w:hAnsi="Times New Roman" w:cs="Times New Roman"/>
          <w:sz w:val="24"/>
          <w:szCs w:val="24"/>
        </w:rPr>
        <w:t>yields</w:t>
      </w:r>
      <w:r w:rsidR="00DE035E" w:rsidRPr="3F36500D">
        <w:rPr>
          <w:rFonts w:ascii="Times New Roman" w:hAnsi="Times New Roman" w:cs="Times New Roman"/>
          <w:sz w:val="24"/>
          <w:szCs w:val="24"/>
        </w:rPr>
        <w:t xml:space="preserve"> a </w:t>
      </w:r>
      <w:r w:rsidR="0016737A" w:rsidRPr="3F36500D">
        <w:rPr>
          <w:rFonts w:ascii="Times New Roman" w:hAnsi="Times New Roman" w:cs="Times New Roman"/>
          <w:sz w:val="24"/>
          <w:szCs w:val="24"/>
        </w:rPr>
        <w:t>“birthday</w:t>
      </w:r>
      <w:r w:rsidR="00F92629" w:rsidRPr="3F36500D">
        <w:rPr>
          <w:rFonts w:ascii="Times New Roman" w:hAnsi="Times New Roman" w:cs="Times New Roman"/>
          <w:sz w:val="24"/>
          <w:szCs w:val="24"/>
        </w:rPr>
        <w:t>-score”</w:t>
      </w:r>
      <w:r w:rsidR="008717EE" w:rsidRPr="3F36500D">
        <w:rPr>
          <w:rFonts w:ascii="Times New Roman" w:hAnsi="Times New Roman" w:cs="Times New Roman"/>
          <w:sz w:val="24"/>
          <w:szCs w:val="24"/>
        </w:rPr>
        <w:t xml:space="preserve">. </w:t>
      </w:r>
      <w:commentRangeEnd w:id="14"/>
      <w:r w:rsidR="001E3DC1" w:rsidRPr="3F36500D">
        <w:rPr>
          <w:rStyle w:val="CommentReference"/>
          <w:rFonts w:ascii="Times New Roman" w:hAnsi="Times New Roman" w:cs="Times New Roman"/>
          <w:sz w:val="24"/>
          <w:szCs w:val="24"/>
        </w:rPr>
        <w:commentReference w:id="14"/>
      </w:r>
      <w:r w:rsidR="006C28FB" w:rsidRPr="3F36500D">
        <w:rPr>
          <w:rFonts w:ascii="Times New Roman" w:hAnsi="Times New Roman" w:cs="Times New Roman"/>
          <w:sz w:val="24"/>
          <w:szCs w:val="24"/>
        </w:rPr>
        <w:t xml:space="preserve">Scoring novelty </w:t>
      </w:r>
      <w:r w:rsidR="00876D41" w:rsidRPr="3F36500D">
        <w:rPr>
          <w:rFonts w:ascii="Times New Roman" w:hAnsi="Times New Roman" w:cs="Times New Roman"/>
          <w:sz w:val="24"/>
          <w:szCs w:val="24"/>
        </w:rPr>
        <w:t xml:space="preserve">in </w:t>
      </w:r>
      <w:r w:rsidR="00D44DB6" w:rsidRPr="3F36500D">
        <w:rPr>
          <w:rFonts w:ascii="Times New Roman" w:hAnsi="Times New Roman" w:cs="Times New Roman"/>
          <w:sz w:val="24"/>
          <w:szCs w:val="24"/>
        </w:rPr>
        <w:t>re</w:t>
      </w:r>
      <w:r w:rsidR="00E03AF9" w:rsidRPr="3F36500D">
        <w:rPr>
          <w:rFonts w:ascii="Times New Roman" w:hAnsi="Times New Roman" w:cs="Times New Roman"/>
          <w:sz w:val="24"/>
          <w:szCs w:val="24"/>
        </w:rPr>
        <w:t xml:space="preserve">trospect </w:t>
      </w:r>
      <w:r w:rsidR="001D35FD" w:rsidRPr="3F36500D">
        <w:rPr>
          <w:rFonts w:ascii="Times New Roman" w:hAnsi="Times New Roman" w:cs="Times New Roman"/>
          <w:sz w:val="24"/>
          <w:szCs w:val="24"/>
        </w:rPr>
        <w:t>must make</w:t>
      </w:r>
      <w:r w:rsidR="00C90970" w:rsidRPr="3F36500D">
        <w:rPr>
          <w:rFonts w:ascii="Times New Roman" w:hAnsi="Times New Roman" w:cs="Times New Roman"/>
          <w:sz w:val="24"/>
          <w:szCs w:val="24"/>
        </w:rPr>
        <w:t xml:space="preserve"> sure </w:t>
      </w:r>
      <w:r w:rsidR="068CEC96" w:rsidRPr="3F36500D">
        <w:rPr>
          <w:rFonts w:ascii="Times New Roman" w:hAnsi="Times New Roman" w:cs="Times New Roman"/>
          <w:sz w:val="24"/>
          <w:szCs w:val="24"/>
        </w:rPr>
        <w:t xml:space="preserve">the </w:t>
      </w:r>
      <w:r w:rsidR="00C90970" w:rsidRPr="3F36500D">
        <w:rPr>
          <w:rFonts w:ascii="Times New Roman" w:hAnsi="Times New Roman" w:cs="Times New Roman"/>
          <w:sz w:val="24"/>
          <w:szCs w:val="24"/>
        </w:rPr>
        <w:t xml:space="preserve">method is not </w:t>
      </w:r>
      <w:r w:rsidR="00FB3818" w:rsidRPr="3F36500D">
        <w:rPr>
          <w:rFonts w:ascii="Times New Roman" w:hAnsi="Times New Roman" w:cs="Times New Roman"/>
          <w:sz w:val="24"/>
          <w:szCs w:val="24"/>
        </w:rPr>
        <w:t>aw</w:t>
      </w:r>
      <w:r w:rsidR="00321834" w:rsidRPr="3F36500D">
        <w:rPr>
          <w:rFonts w:ascii="Times New Roman" w:hAnsi="Times New Roman" w:cs="Times New Roman"/>
          <w:sz w:val="24"/>
          <w:szCs w:val="24"/>
        </w:rPr>
        <w:t xml:space="preserve">are </w:t>
      </w:r>
      <w:r w:rsidR="00E40A7F" w:rsidRPr="3F36500D">
        <w:rPr>
          <w:rFonts w:ascii="Times New Roman" w:hAnsi="Times New Roman" w:cs="Times New Roman"/>
          <w:sz w:val="24"/>
          <w:szCs w:val="24"/>
        </w:rPr>
        <w:t xml:space="preserve">of </w:t>
      </w:r>
      <w:r w:rsidR="00037FDB" w:rsidRPr="3F36500D">
        <w:rPr>
          <w:rFonts w:ascii="Times New Roman" w:hAnsi="Times New Roman" w:cs="Times New Roman"/>
          <w:sz w:val="24"/>
          <w:szCs w:val="24"/>
        </w:rPr>
        <w:t>the re</w:t>
      </w:r>
      <w:r w:rsidR="00747C79" w:rsidRPr="3F36500D">
        <w:rPr>
          <w:rFonts w:ascii="Times New Roman" w:hAnsi="Times New Roman" w:cs="Times New Roman"/>
          <w:sz w:val="24"/>
          <w:szCs w:val="24"/>
        </w:rPr>
        <w:t xml:space="preserve">ception </w:t>
      </w:r>
      <w:r w:rsidR="005B3F04" w:rsidRPr="3F36500D">
        <w:rPr>
          <w:rFonts w:ascii="Times New Roman" w:hAnsi="Times New Roman" w:cs="Times New Roman"/>
          <w:sz w:val="24"/>
          <w:szCs w:val="24"/>
        </w:rPr>
        <w:t>of the articl</w:t>
      </w:r>
      <w:r w:rsidR="0021415A" w:rsidRPr="3F36500D">
        <w:rPr>
          <w:rFonts w:ascii="Times New Roman" w:hAnsi="Times New Roman" w:cs="Times New Roman"/>
          <w:sz w:val="24"/>
          <w:szCs w:val="24"/>
        </w:rPr>
        <w:t xml:space="preserve">e and the </w:t>
      </w:r>
      <w:r w:rsidR="19B34916" w:rsidRPr="3F36500D">
        <w:rPr>
          <w:rFonts w:ascii="Times New Roman" w:hAnsi="Times New Roman" w:cs="Times New Roman"/>
          <w:sz w:val="24"/>
          <w:szCs w:val="24"/>
        </w:rPr>
        <w:t>field trajectory post-</w:t>
      </w:r>
      <w:r w:rsidR="001E3DC1" w:rsidRPr="3F36500D">
        <w:rPr>
          <w:rFonts w:ascii="Times New Roman" w:hAnsi="Times New Roman" w:cs="Times New Roman"/>
          <w:sz w:val="24"/>
          <w:szCs w:val="24"/>
        </w:rPr>
        <w:t>publication</w:t>
      </w:r>
      <w:r w:rsidR="003E22A9" w:rsidRPr="3F36500D">
        <w:rPr>
          <w:rFonts w:ascii="Times New Roman" w:hAnsi="Times New Roman" w:cs="Times New Roman"/>
          <w:sz w:val="24"/>
          <w:szCs w:val="24"/>
        </w:rPr>
        <w:t xml:space="preserve"> (to avoid Matthew </w:t>
      </w:r>
      <w:del w:id="15" w:author="charlaynew" w:date="2026-10-29T19:24:00Z" w16du:dateUtc="2026-10-29T19:24:08Z">
        <w:r w:rsidRPr="72FED12F" w:rsidDel="003E22A9">
          <w:rPr>
            <w:rFonts w:ascii="Times New Roman" w:hAnsi="Times New Roman" w:cs="Times New Roman"/>
            <w:sz w:val="24"/>
            <w:szCs w:val="24"/>
          </w:rPr>
          <w:delText>E</w:delText>
        </w:r>
      </w:del>
      <w:ins w:id="16" w:author="charlaynew" w:date="2026-10-29T19:24:00Z" w16du:dateUtc="2026-10-29T19:24:08Z">
        <w:r w:rsidR="64549058" w:rsidRPr="72FED12F">
          <w:rPr>
            <w:rFonts w:ascii="Times New Roman" w:hAnsi="Times New Roman" w:cs="Times New Roman"/>
            <w:sz w:val="24"/>
            <w:szCs w:val="24"/>
          </w:rPr>
          <w:t>e</w:t>
        </w:r>
      </w:ins>
      <w:r w:rsidR="003E22A9" w:rsidRPr="72FED12F">
        <w:rPr>
          <w:rFonts w:ascii="Times New Roman" w:hAnsi="Times New Roman" w:cs="Times New Roman"/>
          <w:sz w:val="24"/>
          <w:szCs w:val="24"/>
        </w:rPr>
        <w:t>ffects</w:t>
      </w:r>
      <w:r w:rsidR="003E22A9" w:rsidRPr="3F36500D">
        <w:rPr>
          <w:rFonts w:ascii="Times New Roman" w:hAnsi="Times New Roman" w:cs="Times New Roman"/>
          <w:sz w:val="24"/>
          <w:szCs w:val="24"/>
        </w:rPr>
        <w:t>; viz. Merton, 1968)</w:t>
      </w:r>
      <w:r w:rsidR="00146A36" w:rsidRPr="3F36500D">
        <w:rPr>
          <w:rFonts w:ascii="Times New Roman" w:hAnsi="Times New Roman" w:cs="Times New Roman"/>
          <w:sz w:val="24"/>
          <w:szCs w:val="24"/>
        </w:rPr>
        <w:t>,</w:t>
      </w:r>
      <w:r w:rsidR="00A13D81" w:rsidRPr="3F36500D">
        <w:rPr>
          <w:rFonts w:ascii="Times New Roman" w:hAnsi="Times New Roman" w:cs="Times New Roman"/>
          <w:sz w:val="24"/>
          <w:szCs w:val="24"/>
        </w:rPr>
        <w:t xml:space="preserve"> </w:t>
      </w:r>
      <w:r w:rsidR="00C34250" w:rsidRPr="3F36500D">
        <w:rPr>
          <w:rFonts w:ascii="Times New Roman" w:hAnsi="Times New Roman" w:cs="Times New Roman"/>
          <w:sz w:val="24"/>
          <w:szCs w:val="24"/>
        </w:rPr>
        <w:t>and</w:t>
      </w:r>
      <w:r w:rsidR="000507A3" w:rsidRPr="3F36500D">
        <w:rPr>
          <w:rFonts w:ascii="Times New Roman" w:hAnsi="Times New Roman" w:cs="Times New Roman"/>
          <w:sz w:val="24"/>
          <w:szCs w:val="24"/>
        </w:rPr>
        <w:t xml:space="preserve"> not</w:t>
      </w:r>
      <w:r w:rsidR="00C34250" w:rsidRPr="3F36500D">
        <w:rPr>
          <w:rFonts w:ascii="Times New Roman" w:hAnsi="Times New Roman" w:cs="Times New Roman"/>
          <w:sz w:val="24"/>
          <w:szCs w:val="24"/>
        </w:rPr>
        <w:t xml:space="preserve"> </w:t>
      </w:r>
      <w:r w:rsidR="000507A3" w:rsidRPr="3F36500D">
        <w:rPr>
          <w:rFonts w:ascii="Times New Roman" w:hAnsi="Times New Roman" w:cs="Times New Roman"/>
          <w:sz w:val="24"/>
          <w:szCs w:val="24"/>
        </w:rPr>
        <w:t xml:space="preserve">to </w:t>
      </w:r>
      <w:r w:rsidR="007F37FC" w:rsidRPr="3F36500D">
        <w:rPr>
          <w:rFonts w:ascii="Times New Roman" w:hAnsi="Times New Roman" w:cs="Times New Roman"/>
          <w:sz w:val="24"/>
          <w:szCs w:val="24"/>
        </w:rPr>
        <w:t>introduce</w:t>
      </w:r>
      <w:r w:rsidR="00AD0DDC" w:rsidRPr="3F36500D">
        <w:rPr>
          <w:rFonts w:ascii="Times New Roman" w:hAnsi="Times New Roman" w:cs="Times New Roman"/>
          <w:sz w:val="24"/>
          <w:szCs w:val="24"/>
        </w:rPr>
        <w:t xml:space="preserve"> </w:t>
      </w:r>
      <w:r w:rsidRPr="3F36500D">
        <w:rPr>
          <w:rFonts w:ascii="Times New Roman" w:hAnsi="Times New Roman" w:cs="Times New Roman"/>
          <w:sz w:val="24"/>
          <w:szCs w:val="24"/>
        </w:rPr>
        <w:t>hindsight bias</w:t>
      </w:r>
      <w:r w:rsidR="00E02BCE" w:rsidRPr="3F36500D">
        <w:rPr>
          <w:rFonts w:ascii="Times New Roman" w:hAnsi="Times New Roman" w:cs="Times New Roman"/>
          <w:sz w:val="24"/>
          <w:szCs w:val="24"/>
        </w:rPr>
        <w:t xml:space="preserve"> (Fisch</w:t>
      </w:r>
      <w:r w:rsidR="001876F7" w:rsidRPr="3F36500D">
        <w:rPr>
          <w:rFonts w:ascii="Times New Roman" w:hAnsi="Times New Roman" w:cs="Times New Roman"/>
          <w:sz w:val="24"/>
          <w:szCs w:val="24"/>
        </w:rPr>
        <w:t>hoff 1975)</w:t>
      </w:r>
      <w:r w:rsidRPr="3F36500D">
        <w:rPr>
          <w:rFonts w:ascii="Times New Roman" w:hAnsi="Times New Roman" w:cs="Times New Roman"/>
          <w:sz w:val="24"/>
          <w:szCs w:val="24"/>
        </w:rPr>
        <w:t>.</w:t>
      </w:r>
    </w:p>
    <w:p w14:paraId="0738BD38" w14:textId="4F625FFE" w:rsidR="00577D24" w:rsidRPr="00DA58D6" w:rsidRDefault="000420D6" w:rsidP="008B138A">
      <w:pPr>
        <w:numPr>
          <w:ilvl w:val="0"/>
          <w:numId w:val="2"/>
        </w:numPr>
        <w:spacing w:after="100" w:line="480" w:lineRule="auto"/>
        <w:jc w:val="both"/>
        <w:rPr>
          <w:rFonts w:ascii="Times New Roman" w:hAnsi="Times New Roman" w:cs="Times New Roman"/>
          <w:sz w:val="24"/>
          <w:szCs w:val="24"/>
        </w:rPr>
      </w:pPr>
      <w:r w:rsidRPr="3F36500D">
        <w:rPr>
          <w:rFonts w:ascii="Times New Roman" w:hAnsi="Times New Roman" w:cs="Times New Roman"/>
          <w:sz w:val="24"/>
          <w:szCs w:val="24"/>
        </w:rPr>
        <w:t>To assess novelty</w:t>
      </w:r>
      <w:r w:rsidR="3A17B9BA" w:rsidRPr="3F36500D">
        <w:rPr>
          <w:rFonts w:ascii="Times New Roman" w:hAnsi="Times New Roman" w:cs="Times New Roman"/>
          <w:sz w:val="24"/>
          <w:szCs w:val="24"/>
        </w:rPr>
        <w:t>,</w:t>
      </w:r>
      <w:r w:rsidR="00BF42F2" w:rsidRPr="3F36500D">
        <w:rPr>
          <w:rFonts w:ascii="Times New Roman" w:hAnsi="Times New Roman" w:cs="Times New Roman"/>
          <w:sz w:val="24"/>
          <w:szCs w:val="24"/>
        </w:rPr>
        <w:t xml:space="preserve"> </w:t>
      </w:r>
      <w:r w:rsidR="00B810F3" w:rsidRPr="3F36500D">
        <w:rPr>
          <w:rFonts w:ascii="Times New Roman" w:hAnsi="Times New Roman" w:cs="Times New Roman"/>
          <w:sz w:val="24"/>
          <w:szCs w:val="24"/>
        </w:rPr>
        <w:t xml:space="preserve">both </w:t>
      </w:r>
      <w:r w:rsidR="00BF42F2" w:rsidRPr="3F36500D">
        <w:rPr>
          <w:rFonts w:ascii="Times New Roman" w:hAnsi="Times New Roman" w:cs="Times New Roman"/>
          <w:sz w:val="24"/>
          <w:szCs w:val="24"/>
        </w:rPr>
        <w:t>broad</w:t>
      </w:r>
      <w:r w:rsidR="00DF50F8" w:rsidRPr="3F36500D">
        <w:rPr>
          <w:rFonts w:ascii="Times New Roman" w:hAnsi="Times New Roman" w:cs="Times New Roman"/>
          <w:sz w:val="24"/>
          <w:szCs w:val="24"/>
        </w:rPr>
        <w:t xml:space="preserve"> </w:t>
      </w:r>
      <w:r w:rsidR="00A77161" w:rsidRPr="3F36500D">
        <w:rPr>
          <w:rFonts w:ascii="Times New Roman" w:hAnsi="Times New Roman" w:cs="Times New Roman"/>
          <w:sz w:val="24"/>
          <w:szCs w:val="24"/>
        </w:rPr>
        <w:t xml:space="preserve">world </w:t>
      </w:r>
      <w:r w:rsidR="00375358" w:rsidRPr="3F36500D">
        <w:rPr>
          <w:rFonts w:ascii="Times New Roman" w:hAnsi="Times New Roman" w:cs="Times New Roman"/>
          <w:sz w:val="24"/>
          <w:szCs w:val="24"/>
        </w:rPr>
        <w:t>knowl</w:t>
      </w:r>
      <w:r w:rsidR="00CC15AA" w:rsidRPr="3F36500D">
        <w:rPr>
          <w:rFonts w:ascii="Times New Roman" w:hAnsi="Times New Roman" w:cs="Times New Roman"/>
          <w:sz w:val="24"/>
          <w:szCs w:val="24"/>
        </w:rPr>
        <w:t xml:space="preserve">edge </w:t>
      </w:r>
      <w:commentRangeStart w:id="17"/>
      <w:r w:rsidR="00CC15AA" w:rsidRPr="3F36500D">
        <w:rPr>
          <w:rFonts w:ascii="Times New Roman" w:hAnsi="Times New Roman" w:cs="Times New Roman"/>
          <w:sz w:val="24"/>
          <w:szCs w:val="24"/>
        </w:rPr>
        <w:t>and</w:t>
      </w:r>
      <w:commentRangeEnd w:id="17"/>
      <w:r w:rsidR="001E3DC1" w:rsidRPr="3F36500D">
        <w:rPr>
          <w:rStyle w:val="CommentReference"/>
          <w:rFonts w:ascii="Times New Roman" w:hAnsi="Times New Roman" w:cs="Times New Roman"/>
          <w:sz w:val="24"/>
          <w:szCs w:val="24"/>
        </w:rPr>
        <w:commentReference w:id="17"/>
      </w:r>
      <w:r w:rsidR="00087FC4" w:rsidRPr="3F36500D">
        <w:rPr>
          <w:rFonts w:ascii="Times New Roman" w:hAnsi="Times New Roman" w:cs="Times New Roman"/>
          <w:sz w:val="24"/>
          <w:szCs w:val="24"/>
        </w:rPr>
        <w:t xml:space="preserve"> specific</w:t>
      </w:r>
      <w:r w:rsidR="0071788F" w:rsidRPr="3F36500D">
        <w:rPr>
          <w:rFonts w:ascii="Times New Roman" w:hAnsi="Times New Roman" w:cs="Times New Roman"/>
          <w:sz w:val="24"/>
          <w:szCs w:val="24"/>
        </w:rPr>
        <w:t>, contextual</w:t>
      </w:r>
      <w:r w:rsidR="00090305" w:rsidRPr="3F36500D">
        <w:rPr>
          <w:rFonts w:ascii="Times New Roman" w:hAnsi="Times New Roman" w:cs="Times New Roman"/>
          <w:sz w:val="24"/>
          <w:szCs w:val="24"/>
        </w:rPr>
        <w:t xml:space="preserve"> knowledge </w:t>
      </w:r>
      <w:r w:rsidR="0048522A" w:rsidRPr="3F36500D">
        <w:rPr>
          <w:rFonts w:ascii="Times New Roman" w:hAnsi="Times New Roman" w:cs="Times New Roman"/>
          <w:sz w:val="24"/>
          <w:szCs w:val="24"/>
        </w:rPr>
        <w:t xml:space="preserve">are </w:t>
      </w:r>
      <w:r w:rsidR="00E14CE6" w:rsidRPr="3F36500D">
        <w:rPr>
          <w:rFonts w:ascii="Times New Roman" w:hAnsi="Times New Roman" w:cs="Times New Roman"/>
          <w:sz w:val="24"/>
          <w:szCs w:val="24"/>
        </w:rPr>
        <w:t>r</w:t>
      </w:r>
      <w:r w:rsidR="000E21EF" w:rsidRPr="3F36500D">
        <w:rPr>
          <w:rFonts w:ascii="Times New Roman" w:hAnsi="Times New Roman" w:cs="Times New Roman"/>
          <w:sz w:val="24"/>
          <w:szCs w:val="24"/>
        </w:rPr>
        <w:t>equire</w:t>
      </w:r>
      <w:r w:rsidR="003822B5" w:rsidRPr="3F36500D">
        <w:rPr>
          <w:rFonts w:ascii="Times New Roman" w:hAnsi="Times New Roman" w:cs="Times New Roman"/>
          <w:sz w:val="24"/>
          <w:szCs w:val="24"/>
        </w:rPr>
        <w:t xml:space="preserve">d. </w:t>
      </w:r>
      <w:r w:rsidR="002C28F0" w:rsidRPr="3F36500D">
        <w:rPr>
          <w:rFonts w:ascii="Times New Roman" w:hAnsi="Times New Roman" w:cs="Times New Roman"/>
          <w:sz w:val="24"/>
          <w:szCs w:val="24"/>
        </w:rPr>
        <w:t>R</w:t>
      </w:r>
      <w:r w:rsidR="005F3773" w:rsidRPr="3F36500D">
        <w:rPr>
          <w:rFonts w:ascii="Times New Roman" w:hAnsi="Times New Roman" w:cs="Times New Roman"/>
          <w:sz w:val="24"/>
          <w:szCs w:val="24"/>
        </w:rPr>
        <w:t>eferences</w:t>
      </w:r>
      <w:r w:rsidR="00B40DFF" w:rsidRPr="3F36500D">
        <w:rPr>
          <w:rFonts w:ascii="Times New Roman" w:hAnsi="Times New Roman" w:cs="Times New Roman"/>
          <w:sz w:val="24"/>
          <w:szCs w:val="24"/>
        </w:rPr>
        <w:t xml:space="preserve"> </w:t>
      </w:r>
      <w:r w:rsidR="007A16A5" w:rsidRPr="3F36500D">
        <w:rPr>
          <w:rFonts w:ascii="Times New Roman" w:hAnsi="Times New Roman" w:cs="Times New Roman"/>
          <w:sz w:val="24"/>
          <w:szCs w:val="24"/>
        </w:rPr>
        <w:t xml:space="preserve">cited </w:t>
      </w:r>
      <w:r w:rsidR="00B40DFF" w:rsidRPr="3F36500D">
        <w:rPr>
          <w:rFonts w:ascii="Times New Roman" w:hAnsi="Times New Roman" w:cs="Times New Roman"/>
          <w:sz w:val="24"/>
          <w:szCs w:val="24"/>
        </w:rPr>
        <w:t>pro</w:t>
      </w:r>
      <w:r w:rsidR="00C53F73" w:rsidRPr="3F36500D">
        <w:rPr>
          <w:rFonts w:ascii="Times New Roman" w:hAnsi="Times New Roman" w:cs="Times New Roman"/>
          <w:sz w:val="24"/>
          <w:szCs w:val="24"/>
        </w:rPr>
        <w:t xml:space="preserve">vide </w:t>
      </w:r>
      <w:r w:rsidR="007A16A5" w:rsidRPr="3F36500D">
        <w:rPr>
          <w:rFonts w:ascii="Times New Roman" w:hAnsi="Times New Roman" w:cs="Times New Roman"/>
          <w:sz w:val="24"/>
          <w:szCs w:val="24"/>
        </w:rPr>
        <w:t>some information</w:t>
      </w:r>
      <w:r w:rsidR="009F6737" w:rsidRPr="3F36500D">
        <w:rPr>
          <w:rFonts w:ascii="Times New Roman" w:hAnsi="Times New Roman" w:cs="Times New Roman"/>
          <w:sz w:val="24"/>
          <w:szCs w:val="24"/>
        </w:rPr>
        <w:t xml:space="preserve">, </w:t>
      </w:r>
      <w:r w:rsidR="002C28F0" w:rsidRPr="3F36500D">
        <w:rPr>
          <w:rFonts w:ascii="Times New Roman" w:hAnsi="Times New Roman" w:cs="Times New Roman"/>
          <w:sz w:val="24"/>
          <w:szCs w:val="24"/>
        </w:rPr>
        <w:t xml:space="preserve">but </w:t>
      </w:r>
      <w:r w:rsidR="00433C21" w:rsidRPr="3F36500D">
        <w:rPr>
          <w:rFonts w:ascii="Times New Roman" w:hAnsi="Times New Roman" w:cs="Times New Roman"/>
          <w:sz w:val="24"/>
          <w:szCs w:val="24"/>
        </w:rPr>
        <w:t>LLM</w:t>
      </w:r>
      <w:r w:rsidR="005103F1" w:rsidRPr="3F36500D">
        <w:rPr>
          <w:rFonts w:ascii="Times New Roman" w:hAnsi="Times New Roman" w:cs="Times New Roman"/>
          <w:sz w:val="24"/>
          <w:szCs w:val="24"/>
        </w:rPr>
        <w:t xml:space="preserve">s </w:t>
      </w:r>
      <w:commentRangeStart w:id="18"/>
      <w:r w:rsidR="002C28F0" w:rsidRPr="3F36500D">
        <w:rPr>
          <w:rFonts w:ascii="Times New Roman" w:hAnsi="Times New Roman" w:cs="Times New Roman"/>
          <w:sz w:val="24"/>
          <w:szCs w:val="24"/>
        </w:rPr>
        <w:t>complement them by drawing on extensive</w:t>
      </w:r>
      <w:r w:rsidR="00D2577A" w:rsidRPr="3F36500D">
        <w:rPr>
          <w:rFonts w:ascii="Times New Roman" w:hAnsi="Times New Roman" w:cs="Times New Roman"/>
          <w:sz w:val="24"/>
          <w:szCs w:val="24"/>
        </w:rPr>
        <w:t xml:space="preserve"> train</w:t>
      </w:r>
      <w:r w:rsidR="002C28F0" w:rsidRPr="3F36500D">
        <w:rPr>
          <w:rFonts w:ascii="Times New Roman" w:hAnsi="Times New Roman" w:cs="Times New Roman"/>
          <w:sz w:val="24"/>
          <w:szCs w:val="24"/>
        </w:rPr>
        <w:t>ing data</w:t>
      </w:r>
      <w:r w:rsidR="009A561D" w:rsidRPr="3F36500D">
        <w:rPr>
          <w:rFonts w:ascii="Times New Roman" w:hAnsi="Times New Roman" w:cs="Times New Roman"/>
          <w:sz w:val="24"/>
          <w:szCs w:val="24"/>
        </w:rPr>
        <w:t xml:space="preserve">, </w:t>
      </w:r>
      <w:r w:rsidR="00B84E27" w:rsidRPr="3F36500D">
        <w:rPr>
          <w:rFonts w:ascii="Times New Roman" w:hAnsi="Times New Roman" w:cs="Times New Roman"/>
          <w:sz w:val="24"/>
          <w:szCs w:val="24"/>
        </w:rPr>
        <w:t>including scholarly</w:t>
      </w:r>
      <w:r w:rsidR="00D6534B" w:rsidRPr="3F36500D">
        <w:rPr>
          <w:rFonts w:ascii="Times New Roman" w:hAnsi="Times New Roman" w:cs="Times New Roman"/>
          <w:sz w:val="24"/>
          <w:szCs w:val="24"/>
        </w:rPr>
        <w:t xml:space="preserve"> </w:t>
      </w:r>
      <w:r w:rsidR="008B2A2A" w:rsidRPr="3F36500D">
        <w:rPr>
          <w:rFonts w:ascii="Times New Roman" w:hAnsi="Times New Roman" w:cs="Times New Roman"/>
          <w:sz w:val="24"/>
          <w:szCs w:val="24"/>
        </w:rPr>
        <w:t xml:space="preserve">literature and </w:t>
      </w:r>
      <w:r w:rsidR="00D2577A" w:rsidRPr="3F36500D">
        <w:rPr>
          <w:rFonts w:ascii="Times New Roman" w:hAnsi="Times New Roman" w:cs="Times New Roman"/>
          <w:sz w:val="24"/>
          <w:szCs w:val="24"/>
        </w:rPr>
        <w:t>scientific trend</w:t>
      </w:r>
      <w:r w:rsidR="00932540" w:rsidRPr="3F36500D">
        <w:rPr>
          <w:rFonts w:ascii="Times New Roman" w:hAnsi="Times New Roman" w:cs="Times New Roman"/>
          <w:sz w:val="24"/>
          <w:szCs w:val="24"/>
        </w:rPr>
        <w:t xml:space="preserve"> discussions, </w:t>
      </w:r>
      <w:r w:rsidR="00D2577A" w:rsidRPr="3F36500D">
        <w:rPr>
          <w:rFonts w:ascii="Times New Roman" w:hAnsi="Times New Roman" w:cs="Times New Roman"/>
          <w:sz w:val="24"/>
          <w:szCs w:val="24"/>
        </w:rPr>
        <w:t xml:space="preserve">to </w:t>
      </w:r>
      <w:r w:rsidR="00932540" w:rsidRPr="3F36500D">
        <w:rPr>
          <w:rFonts w:ascii="Times New Roman" w:hAnsi="Times New Roman" w:cs="Times New Roman"/>
          <w:sz w:val="24"/>
          <w:szCs w:val="24"/>
        </w:rPr>
        <w:t>more fully</w:t>
      </w:r>
      <w:r w:rsidR="00D2577A" w:rsidRPr="3F36500D">
        <w:rPr>
          <w:rFonts w:ascii="Times New Roman" w:hAnsi="Times New Roman" w:cs="Times New Roman"/>
          <w:sz w:val="24"/>
          <w:szCs w:val="24"/>
        </w:rPr>
        <w:t xml:space="preserve"> reconstruct </w:t>
      </w:r>
      <w:r w:rsidR="00520342" w:rsidRPr="3F36500D">
        <w:rPr>
          <w:rFonts w:ascii="Times New Roman" w:hAnsi="Times New Roman" w:cs="Times New Roman"/>
          <w:sz w:val="24"/>
          <w:szCs w:val="24"/>
        </w:rPr>
        <w:t>a field’s</w:t>
      </w:r>
      <w:r w:rsidR="00D2577A" w:rsidRPr="3F36500D">
        <w:rPr>
          <w:rFonts w:ascii="Times New Roman" w:hAnsi="Times New Roman" w:cs="Times New Roman"/>
          <w:sz w:val="24"/>
          <w:szCs w:val="24"/>
        </w:rPr>
        <w:t xml:space="preserve"> state </w:t>
      </w:r>
      <w:r w:rsidR="00520342" w:rsidRPr="3F36500D">
        <w:rPr>
          <w:rFonts w:ascii="Times New Roman" w:hAnsi="Times New Roman" w:cs="Times New Roman"/>
          <w:sz w:val="24"/>
          <w:szCs w:val="24"/>
        </w:rPr>
        <w:t>over time</w:t>
      </w:r>
      <w:r w:rsidR="4AC1D3E9" w:rsidRPr="3F36500D">
        <w:rPr>
          <w:rFonts w:ascii="Times New Roman" w:hAnsi="Times New Roman" w:cs="Times New Roman"/>
          <w:sz w:val="24"/>
          <w:szCs w:val="24"/>
        </w:rPr>
        <w:t>.</w:t>
      </w:r>
      <w:r w:rsidR="00D2577A" w:rsidRPr="3F36500D">
        <w:rPr>
          <w:rFonts w:ascii="Times New Roman" w:hAnsi="Times New Roman" w:cs="Times New Roman"/>
          <w:sz w:val="24"/>
          <w:szCs w:val="24"/>
        </w:rPr>
        <w:t xml:space="preserve"> </w:t>
      </w:r>
    </w:p>
    <w:p w14:paraId="190A8CCB" w14:textId="1AAC06D4" w:rsidR="00396531" w:rsidRPr="00DA58D6" w:rsidRDefault="00273193" w:rsidP="008B138A">
      <w:pPr>
        <w:numPr>
          <w:ilvl w:val="0"/>
          <w:numId w:val="2"/>
        </w:numPr>
        <w:spacing w:after="100" w:line="480" w:lineRule="auto"/>
        <w:jc w:val="both"/>
        <w:rPr>
          <w:rFonts w:ascii="Times New Roman" w:hAnsi="Times New Roman" w:cs="Times New Roman"/>
          <w:sz w:val="24"/>
          <w:szCs w:val="24"/>
        </w:rPr>
      </w:pPr>
      <w:commentRangeStart w:id="19"/>
      <w:commentRangeStart w:id="20"/>
      <w:r w:rsidRPr="1FA91F71">
        <w:rPr>
          <w:rFonts w:ascii="Times New Roman" w:hAnsi="Times New Roman" w:cs="Times New Roman"/>
          <w:sz w:val="24"/>
          <w:szCs w:val="24"/>
        </w:rPr>
        <w:t>Novelty is subjective</w:t>
      </w:r>
      <w:r w:rsidR="00F71C44" w:rsidRPr="1FA91F71">
        <w:rPr>
          <w:rFonts w:ascii="Times New Roman" w:hAnsi="Times New Roman" w:cs="Times New Roman"/>
          <w:sz w:val="24"/>
          <w:szCs w:val="24"/>
        </w:rPr>
        <w:t xml:space="preserve">, and experts often disagree in their </w:t>
      </w:r>
      <w:r w:rsidR="00263B89" w:rsidRPr="1FA91F71">
        <w:rPr>
          <w:rFonts w:ascii="Times New Roman" w:hAnsi="Times New Roman" w:cs="Times New Roman"/>
          <w:sz w:val="24"/>
          <w:szCs w:val="24"/>
        </w:rPr>
        <w:t>assessments</w:t>
      </w:r>
      <w:r w:rsidR="00F5377B" w:rsidRPr="1FA91F71">
        <w:rPr>
          <w:rFonts w:ascii="Times New Roman" w:hAnsi="Times New Roman" w:cs="Times New Roman"/>
          <w:sz w:val="24"/>
          <w:szCs w:val="24"/>
        </w:rPr>
        <w:t xml:space="preserve"> </w:t>
      </w:r>
      <w:r w:rsidR="000253C2" w:rsidRPr="1FA91F71">
        <w:rPr>
          <w:rFonts w:ascii="Times New Roman" w:hAnsi="Times New Roman" w:cs="Times New Roman"/>
          <w:sz w:val="24"/>
          <w:szCs w:val="24"/>
        </w:rPr>
        <w:t>(B</w:t>
      </w:r>
      <w:r w:rsidR="00E50783" w:rsidRPr="1FA91F71">
        <w:rPr>
          <w:rFonts w:ascii="Times New Roman" w:hAnsi="Times New Roman" w:cs="Times New Roman"/>
          <w:sz w:val="24"/>
          <w:szCs w:val="24"/>
        </w:rPr>
        <w:t>oudreau et al</w:t>
      </w:r>
      <w:r w:rsidR="00766B1B" w:rsidRPr="1FA91F71">
        <w:rPr>
          <w:rFonts w:ascii="Times New Roman" w:hAnsi="Times New Roman" w:cs="Times New Roman"/>
          <w:sz w:val="24"/>
          <w:szCs w:val="24"/>
        </w:rPr>
        <w:t>.</w:t>
      </w:r>
      <w:r w:rsidR="00D80A11" w:rsidRPr="1FA91F71">
        <w:rPr>
          <w:rFonts w:ascii="Times New Roman" w:hAnsi="Times New Roman" w:cs="Times New Roman"/>
          <w:sz w:val="24"/>
          <w:szCs w:val="24"/>
        </w:rPr>
        <w:t xml:space="preserve"> 2016</w:t>
      </w:r>
      <w:ins w:id="21" w:author="charlaynew" w:date="2026-10-29T19:06:00Z" w16du:dateUtc="2026-10-29T19:06:06Z">
        <w:r w:rsidR="06E52CD3" w:rsidRPr="0470C767">
          <w:rPr>
            <w:rFonts w:ascii="Times New Roman" w:hAnsi="Times New Roman" w:cs="Times New Roman"/>
            <w:sz w:val="24"/>
            <w:szCs w:val="24"/>
          </w:rPr>
          <w:t>,</w:t>
        </w:r>
      </w:ins>
      <w:del w:id="22" w:author="charlaynew" w:date="2026-10-29T19:06:00Z" w16du:dateUtc="2026-10-29T19:06:04Z">
        <w:r w:rsidR="00757703">
          <w:rPr>
            <w:rFonts w:ascii="Times New Roman" w:hAnsi="Times New Roman" w:cs="Times New Roman"/>
            <w:sz w:val="24"/>
            <w:szCs w:val="24"/>
          </w:rPr>
          <w:delText>;</w:delText>
        </w:r>
      </w:del>
      <w:r w:rsidR="001F3834" w:rsidRPr="1FA91F71">
        <w:rPr>
          <w:rFonts w:ascii="Times New Roman" w:hAnsi="Times New Roman" w:cs="Times New Roman"/>
          <w:sz w:val="24"/>
          <w:szCs w:val="24"/>
        </w:rPr>
        <w:t xml:space="preserve"> P</w:t>
      </w:r>
      <w:r w:rsidR="009F5894" w:rsidRPr="1FA91F71">
        <w:rPr>
          <w:rFonts w:ascii="Times New Roman" w:hAnsi="Times New Roman" w:cs="Times New Roman"/>
          <w:sz w:val="24"/>
          <w:szCs w:val="24"/>
        </w:rPr>
        <w:t>ier et al.</w:t>
      </w:r>
      <w:r w:rsidR="00757703">
        <w:rPr>
          <w:rFonts w:ascii="Times New Roman" w:hAnsi="Times New Roman" w:cs="Times New Roman"/>
          <w:sz w:val="24"/>
          <w:szCs w:val="24"/>
        </w:rPr>
        <w:t xml:space="preserve"> </w:t>
      </w:r>
      <w:r w:rsidR="009F5894" w:rsidRPr="1FA91F71">
        <w:rPr>
          <w:rFonts w:ascii="Times New Roman" w:hAnsi="Times New Roman" w:cs="Times New Roman"/>
          <w:sz w:val="24"/>
          <w:szCs w:val="24"/>
        </w:rPr>
        <w:t>2018</w:t>
      </w:r>
      <w:r w:rsidR="00766B1B" w:rsidRPr="1FA91F71">
        <w:rPr>
          <w:rFonts w:ascii="Times New Roman" w:hAnsi="Times New Roman" w:cs="Times New Roman"/>
          <w:sz w:val="24"/>
          <w:szCs w:val="24"/>
        </w:rPr>
        <w:t>)</w:t>
      </w:r>
      <w:r w:rsidR="00547781" w:rsidRPr="1FA91F71">
        <w:rPr>
          <w:rFonts w:ascii="Times New Roman" w:hAnsi="Times New Roman" w:cs="Times New Roman"/>
          <w:sz w:val="24"/>
          <w:szCs w:val="24"/>
        </w:rPr>
        <w:t xml:space="preserve">. </w:t>
      </w:r>
      <w:commentRangeStart w:id="23"/>
      <w:commentRangeStart w:id="24"/>
      <w:r w:rsidR="00F5377B" w:rsidRPr="1FA91F71">
        <w:rPr>
          <w:rFonts w:ascii="Times New Roman" w:hAnsi="Times New Roman" w:cs="Times New Roman"/>
          <w:sz w:val="24"/>
          <w:szCs w:val="24"/>
        </w:rPr>
        <w:t xml:space="preserve">Because of </w:t>
      </w:r>
      <w:r w:rsidR="00A81511" w:rsidRPr="1FA91F71">
        <w:rPr>
          <w:rFonts w:ascii="Times New Roman" w:hAnsi="Times New Roman" w:cs="Times New Roman"/>
          <w:sz w:val="24"/>
          <w:szCs w:val="24"/>
        </w:rPr>
        <w:t>their</w:t>
      </w:r>
      <w:r w:rsidR="00F5377B" w:rsidRPr="1FA91F71">
        <w:rPr>
          <w:rFonts w:ascii="Times New Roman" w:hAnsi="Times New Roman" w:cs="Times New Roman"/>
          <w:sz w:val="24"/>
          <w:szCs w:val="24"/>
        </w:rPr>
        <w:t xml:space="preserve"> broad trainin</w:t>
      </w:r>
      <w:r w:rsidR="00DB528E" w:rsidRPr="1FA91F71">
        <w:rPr>
          <w:rFonts w:ascii="Times New Roman" w:hAnsi="Times New Roman" w:cs="Times New Roman"/>
          <w:sz w:val="24"/>
          <w:szCs w:val="24"/>
        </w:rPr>
        <w:t>g</w:t>
      </w:r>
      <w:r w:rsidR="00BB52CB" w:rsidRPr="1FA91F71">
        <w:rPr>
          <w:rFonts w:ascii="Times New Roman" w:hAnsi="Times New Roman" w:cs="Times New Roman"/>
          <w:sz w:val="24"/>
          <w:szCs w:val="24"/>
        </w:rPr>
        <w:t>, LLM</w:t>
      </w:r>
      <w:r w:rsidR="00F40D36" w:rsidRPr="1FA91F71">
        <w:rPr>
          <w:rFonts w:ascii="Times New Roman" w:hAnsi="Times New Roman" w:cs="Times New Roman"/>
          <w:sz w:val="24"/>
          <w:szCs w:val="24"/>
        </w:rPr>
        <w:t xml:space="preserve">s </w:t>
      </w:r>
      <w:r w:rsidR="00B71674" w:rsidRPr="1FA91F71">
        <w:rPr>
          <w:rFonts w:ascii="Times New Roman" w:hAnsi="Times New Roman" w:cs="Times New Roman"/>
          <w:sz w:val="24"/>
          <w:szCs w:val="24"/>
        </w:rPr>
        <w:t>can</w:t>
      </w:r>
      <w:r w:rsidR="00D2577A" w:rsidRPr="1FA91F71">
        <w:rPr>
          <w:rFonts w:ascii="Times New Roman" w:hAnsi="Times New Roman" w:cs="Times New Roman"/>
          <w:sz w:val="24"/>
          <w:szCs w:val="24"/>
        </w:rPr>
        <w:t xml:space="preserve"> </w:t>
      </w:r>
      <w:r w:rsidR="005B2221" w:rsidRPr="1FA91F71">
        <w:rPr>
          <w:rFonts w:ascii="Times New Roman" w:hAnsi="Times New Roman" w:cs="Times New Roman"/>
          <w:sz w:val="24"/>
          <w:szCs w:val="24"/>
        </w:rPr>
        <w:t>adapt to the perspectives of different research fields</w:t>
      </w:r>
      <w:r w:rsidR="00CF4AC4">
        <w:rPr>
          <w:rFonts w:ascii="Times New Roman" w:hAnsi="Times New Roman" w:cs="Times New Roman"/>
          <w:sz w:val="24"/>
          <w:szCs w:val="24"/>
        </w:rPr>
        <w:t xml:space="preserve"> (Liang et al. 2024)</w:t>
      </w:r>
      <w:r w:rsidR="005B2221" w:rsidRPr="1FA91F71">
        <w:rPr>
          <w:rFonts w:ascii="Times New Roman" w:hAnsi="Times New Roman" w:cs="Times New Roman"/>
          <w:sz w:val="24"/>
          <w:szCs w:val="24"/>
        </w:rPr>
        <w:t xml:space="preserve">. </w:t>
      </w:r>
      <w:commentRangeEnd w:id="23"/>
      <w:r w:rsidRPr="1FA91F71">
        <w:rPr>
          <w:rStyle w:val="CommentReference"/>
          <w:rFonts w:ascii="Times New Roman" w:hAnsi="Times New Roman" w:cs="Times New Roman"/>
          <w:sz w:val="24"/>
          <w:szCs w:val="24"/>
        </w:rPr>
        <w:commentReference w:id="23"/>
      </w:r>
      <w:commentRangeEnd w:id="24"/>
      <w:r w:rsidRPr="1FA91F71">
        <w:rPr>
          <w:rStyle w:val="CommentReference"/>
          <w:rFonts w:ascii="Times New Roman" w:hAnsi="Times New Roman" w:cs="Times New Roman"/>
          <w:sz w:val="24"/>
          <w:szCs w:val="24"/>
        </w:rPr>
        <w:commentReference w:id="24"/>
      </w:r>
      <w:commentRangeStart w:id="25"/>
      <w:commentRangeStart w:id="26"/>
      <w:commentRangeStart w:id="27"/>
      <w:r w:rsidR="005B2221" w:rsidRPr="1FA91F71">
        <w:rPr>
          <w:rFonts w:ascii="Times New Roman" w:hAnsi="Times New Roman" w:cs="Times New Roman"/>
          <w:sz w:val="24"/>
          <w:szCs w:val="24"/>
        </w:rPr>
        <w:t xml:space="preserve">Furthermore, </w:t>
      </w:r>
      <w:r w:rsidR="00F43261">
        <w:rPr>
          <w:rFonts w:ascii="Times New Roman" w:hAnsi="Times New Roman" w:cs="Times New Roman"/>
          <w:sz w:val="24"/>
          <w:szCs w:val="24"/>
        </w:rPr>
        <w:t xml:space="preserve">the developer assumed, </w:t>
      </w:r>
      <w:r w:rsidR="009240D0">
        <w:rPr>
          <w:rFonts w:ascii="Times New Roman" w:hAnsi="Times New Roman" w:cs="Times New Roman"/>
          <w:sz w:val="24"/>
          <w:szCs w:val="24"/>
        </w:rPr>
        <w:t xml:space="preserve">giving their training objective </w:t>
      </w:r>
      <w:r w:rsidR="005B2221" w:rsidRPr="1FA91F71">
        <w:rPr>
          <w:rFonts w:ascii="Times New Roman" w:hAnsi="Times New Roman" w:cs="Times New Roman"/>
          <w:sz w:val="24"/>
          <w:szCs w:val="24"/>
        </w:rPr>
        <w:t>they</w:t>
      </w:r>
      <w:r w:rsidR="00D2577A" w:rsidRPr="1FA91F71">
        <w:rPr>
          <w:rFonts w:ascii="Times New Roman" w:hAnsi="Times New Roman" w:cs="Times New Roman"/>
          <w:sz w:val="24"/>
          <w:szCs w:val="24"/>
        </w:rPr>
        <w:t xml:space="preserve"> </w:t>
      </w:r>
      <w:r w:rsidR="0059202C" w:rsidRPr="1FA91F71">
        <w:rPr>
          <w:rFonts w:ascii="Times New Roman" w:hAnsi="Times New Roman" w:cs="Times New Roman"/>
          <w:sz w:val="24"/>
          <w:szCs w:val="24"/>
        </w:rPr>
        <w:t>tend</w:t>
      </w:r>
      <w:r w:rsidR="4D90AE57" w:rsidRPr="1FA91F71">
        <w:rPr>
          <w:rFonts w:ascii="Times New Roman" w:hAnsi="Times New Roman" w:cs="Times New Roman"/>
          <w:sz w:val="24"/>
          <w:szCs w:val="24"/>
        </w:rPr>
        <w:t xml:space="preserve"> </w:t>
      </w:r>
      <w:r w:rsidR="00D2577A" w:rsidRPr="1FA91F71">
        <w:rPr>
          <w:rFonts w:ascii="Times New Roman" w:hAnsi="Times New Roman" w:cs="Times New Roman"/>
          <w:sz w:val="24"/>
          <w:szCs w:val="24"/>
        </w:rPr>
        <w:t>toward a weighted consensus judgment on qualitative criteria, mak</w:t>
      </w:r>
      <w:r w:rsidR="00987412" w:rsidRPr="1FA91F71">
        <w:rPr>
          <w:rFonts w:ascii="Times New Roman" w:hAnsi="Times New Roman" w:cs="Times New Roman"/>
          <w:sz w:val="24"/>
          <w:szCs w:val="24"/>
        </w:rPr>
        <w:t>ing</w:t>
      </w:r>
      <w:r w:rsidR="00D2577A" w:rsidRPr="1FA91F71">
        <w:rPr>
          <w:rFonts w:ascii="Times New Roman" w:hAnsi="Times New Roman" w:cs="Times New Roman"/>
          <w:sz w:val="24"/>
          <w:szCs w:val="24"/>
        </w:rPr>
        <w:t xml:space="preserve"> them especially </w:t>
      </w:r>
      <w:r w:rsidR="00AE6F7E" w:rsidRPr="1FA91F71">
        <w:rPr>
          <w:rFonts w:ascii="Times New Roman" w:hAnsi="Times New Roman" w:cs="Times New Roman"/>
          <w:sz w:val="24"/>
          <w:szCs w:val="24"/>
        </w:rPr>
        <w:t>well</w:t>
      </w:r>
      <w:ins w:id="28" w:author="charlaynew" w:date="2026-10-29T19:28:00Z" w16du:dateUtc="2026-10-29T19:28:57Z">
        <w:r w:rsidR="1FBB6309" w:rsidRPr="2DAD2C91">
          <w:rPr>
            <w:rFonts w:ascii="Times New Roman" w:hAnsi="Times New Roman" w:cs="Times New Roman"/>
            <w:sz w:val="24"/>
            <w:szCs w:val="24"/>
          </w:rPr>
          <w:t xml:space="preserve"> </w:t>
        </w:r>
      </w:ins>
      <w:del w:id="29" w:author="charlaynew" w:date="2026-10-29T19:28:00Z" w16du:dateUtc="2026-10-29T19:28:56Z">
        <w:r w:rsidR="00AE6F7E" w:rsidRPr="1FA91F71">
          <w:rPr>
            <w:rFonts w:ascii="Times New Roman" w:hAnsi="Times New Roman" w:cs="Times New Roman"/>
            <w:sz w:val="24"/>
            <w:szCs w:val="24"/>
          </w:rPr>
          <w:delText>-</w:delText>
        </w:r>
      </w:del>
      <w:r w:rsidR="00D2577A" w:rsidRPr="1FA91F71">
        <w:rPr>
          <w:rFonts w:ascii="Times New Roman" w:hAnsi="Times New Roman" w:cs="Times New Roman"/>
          <w:sz w:val="24"/>
          <w:szCs w:val="24"/>
        </w:rPr>
        <w:t>suited to perform against a diverse expert panel</w:t>
      </w:r>
      <w:commentRangeEnd w:id="18"/>
      <w:r w:rsidR="00D2577A">
        <w:rPr>
          <w:rStyle w:val="CommentReference"/>
          <w:rFonts w:ascii="Times New Roman" w:hAnsi="Times New Roman" w:cs="Times New Roman"/>
          <w:sz w:val="24"/>
          <w:szCs w:val="24"/>
        </w:rPr>
        <w:commentReference w:id="18"/>
      </w:r>
      <w:commentRangeEnd w:id="25"/>
      <w:r w:rsidR="007845CA">
        <w:rPr>
          <w:rStyle w:val="CommentReference"/>
          <w:rFonts w:ascii="Times New Roman" w:hAnsi="Times New Roman" w:cs="Times New Roman"/>
          <w:sz w:val="24"/>
          <w:szCs w:val="24"/>
        </w:rPr>
        <w:commentReference w:id="25"/>
      </w:r>
      <w:commentRangeEnd w:id="26"/>
      <w:r>
        <w:rPr>
          <w:rStyle w:val="CommentReference"/>
          <w:rFonts w:ascii="Times New Roman" w:hAnsi="Times New Roman" w:cs="Times New Roman"/>
          <w:sz w:val="24"/>
          <w:szCs w:val="24"/>
        </w:rPr>
        <w:commentReference w:id="26"/>
      </w:r>
      <w:commentRangeEnd w:id="27"/>
      <w:r>
        <w:rPr>
          <w:rStyle w:val="CommentReference"/>
          <w:rFonts w:ascii="Times New Roman" w:hAnsi="Times New Roman" w:cs="Times New Roman"/>
          <w:sz w:val="24"/>
          <w:szCs w:val="24"/>
        </w:rPr>
        <w:commentReference w:id="27"/>
      </w:r>
      <w:commentRangeEnd w:id="19"/>
      <w:r w:rsidR="001A673C">
        <w:rPr>
          <w:rStyle w:val="CommentReference"/>
          <w:rFonts w:ascii="Times New Roman" w:hAnsi="Times New Roman" w:cs="Times New Roman"/>
          <w:sz w:val="24"/>
          <w:szCs w:val="24"/>
        </w:rPr>
        <w:commentReference w:id="19"/>
      </w:r>
      <w:commentRangeEnd w:id="20"/>
      <w:r>
        <w:rPr>
          <w:rStyle w:val="CommentReference"/>
          <w:rFonts w:ascii="Times New Roman" w:hAnsi="Times New Roman" w:cs="Times New Roman"/>
          <w:sz w:val="24"/>
          <w:szCs w:val="24"/>
        </w:rPr>
        <w:commentReference w:id="20"/>
      </w:r>
      <w:r w:rsidR="00F43261">
        <w:rPr>
          <w:rFonts w:ascii="Times New Roman" w:hAnsi="Times New Roman" w:cs="Times New Roman"/>
          <w:sz w:val="24"/>
          <w:szCs w:val="24"/>
        </w:rPr>
        <w:t>.</w:t>
      </w:r>
    </w:p>
    <w:p w14:paraId="44C80E8E" w14:textId="4C377243" w:rsidR="00396531" w:rsidRPr="00DA58D6" w:rsidRDefault="004C3C24" w:rsidP="008B138A">
      <w:pPr>
        <w:pStyle w:val="Heading1"/>
        <w:spacing w:before="0" w:after="100" w:line="480" w:lineRule="auto"/>
        <w:jc w:val="both"/>
        <w:rPr>
          <w:rFonts w:ascii="Times New Roman" w:hAnsi="Times New Roman" w:cs="Times New Roman"/>
        </w:rPr>
      </w:pPr>
      <w:r>
        <w:rPr>
          <w:rFonts w:ascii="Times New Roman" w:hAnsi="Times New Roman" w:cs="Times New Roman"/>
        </w:rPr>
        <w:t>S</w:t>
      </w:r>
      <w:r w:rsidR="00D2577A" w:rsidRPr="00DA58D6">
        <w:rPr>
          <w:rFonts w:ascii="Times New Roman" w:hAnsi="Times New Roman" w:cs="Times New Roman"/>
        </w:rPr>
        <w:t>.2</w:t>
      </w:r>
      <w:ins w:id="30" w:author="charlaynew" w:date="2026-10-29T19:42:00Z" w16du:dateUtc="2026-10-29T19:42:47Z">
        <w:r w:rsidR="2BE779C9" w:rsidRPr="55645FC1">
          <w:rPr>
            <w:rFonts w:ascii="Times New Roman" w:hAnsi="Times New Roman" w:cs="Times New Roman"/>
          </w:rPr>
          <w:t>.</w:t>
        </w:r>
      </w:ins>
      <w:r w:rsidR="00D2577A" w:rsidRPr="00DA58D6">
        <w:rPr>
          <w:rFonts w:ascii="Times New Roman" w:hAnsi="Times New Roman" w:cs="Times New Roman"/>
        </w:rPr>
        <w:t xml:space="preserve"> Pipeline</w:t>
      </w:r>
      <w:ins w:id="31" w:author="charlaynew" w:date="2026-10-29T13:55:00Z" w16du:dateUtc="2026-10-29T13:55:41Z">
        <w:r w:rsidR="7363AF38" w:rsidRPr="276D2B35">
          <w:rPr>
            <w:rFonts w:ascii="Times New Roman" w:hAnsi="Times New Roman" w:cs="Times New Roman"/>
          </w:rPr>
          <w:t>.</w:t>
        </w:r>
      </w:ins>
    </w:p>
    <w:p w14:paraId="49E32A03" w14:textId="446E5536" w:rsidR="00396531" w:rsidRPr="00DA58D6" w:rsidRDefault="00D2577A" w:rsidP="00F95956">
      <w:pPr>
        <w:spacing w:after="100" w:line="480" w:lineRule="auto"/>
        <w:ind w:firstLine="706"/>
        <w:jc w:val="both"/>
        <w:rPr>
          <w:rFonts w:ascii="Times New Roman" w:hAnsi="Times New Roman" w:cs="Times New Roman"/>
          <w:sz w:val="24"/>
          <w:szCs w:val="24"/>
        </w:rPr>
      </w:pPr>
      <w:r w:rsidRPr="1FA91F71">
        <w:rPr>
          <w:rFonts w:ascii="Times New Roman" w:hAnsi="Times New Roman" w:cs="Times New Roman"/>
          <w:sz w:val="24"/>
          <w:szCs w:val="24"/>
        </w:rPr>
        <w:t>LENS runs in four stages: (1) retrieving the inputs, (2) prep</w:t>
      </w:r>
      <w:r w:rsidRPr="379CCE17">
        <w:rPr>
          <w:rFonts w:ascii="Times New Roman" w:eastAsia="Times New Roman" w:hAnsi="Times New Roman" w:cs="Times New Roman"/>
          <w:sz w:val="24"/>
          <w:szCs w:val="24"/>
        </w:rPr>
        <w:t>aring the inputs for the assessment stage with a small LLM, (3) assessing novelty and its uncertain</w:t>
      </w:r>
      <w:r w:rsidRPr="1FA91F71">
        <w:rPr>
          <w:rFonts w:ascii="Times New Roman" w:hAnsi="Times New Roman" w:cs="Times New Roman"/>
          <w:sz w:val="24"/>
          <w:szCs w:val="24"/>
        </w:rPr>
        <w:t>ty with a large LLM, and (4) post</w:t>
      </w:r>
      <w:del w:id="32" w:author="charlaynew" w:date="2026-10-29T19:30:00Z" w16du:dateUtc="2026-10-29T19:30:01Z">
        <w:r w:rsidRPr="1FA91F71">
          <w:rPr>
            <w:rFonts w:ascii="Times New Roman" w:hAnsi="Times New Roman" w:cs="Times New Roman"/>
            <w:sz w:val="24"/>
            <w:szCs w:val="24"/>
          </w:rPr>
          <w:delText>-</w:delText>
        </w:r>
      </w:del>
      <w:r w:rsidRPr="1FA91F71">
        <w:rPr>
          <w:rFonts w:ascii="Times New Roman" w:hAnsi="Times New Roman" w:cs="Times New Roman"/>
          <w:sz w:val="24"/>
          <w:szCs w:val="24"/>
        </w:rPr>
        <w:t>processing the assessment output (</w:t>
      </w:r>
      <w:r w:rsidR="00F216B1" w:rsidRPr="1FA91F71">
        <w:rPr>
          <w:rFonts w:ascii="Times New Roman" w:hAnsi="Times New Roman" w:cs="Times New Roman"/>
          <w:sz w:val="24"/>
          <w:szCs w:val="24"/>
        </w:rPr>
        <w:t xml:space="preserve">see </w:t>
      </w:r>
      <w:r w:rsidRPr="1FA91F71">
        <w:rPr>
          <w:rFonts w:ascii="Times New Roman" w:hAnsi="Times New Roman" w:cs="Times New Roman"/>
          <w:sz w:val="24"/>
          <w:szCs w:val="24"/>
        </w:rPr>
        <w:t xml:space="preserve">Figure </w:t>
      </w:r>
      <w:r w:rsidR="004C3C24" w:rsidRPr="1FA91F71">
        <w:rPr>
          <w:rFonts w:ascii="Times New Roman" w:hAnsi="Times New Roman" w:cs="Times New Roman"/>
          <w:sz w:val="24"/>
          <w:szCs w:val="24"/>
        </w:rPr>
        <w:t>S</w:t>
      </w:r>
      <w:r w:rsidRPr="1FA91F71">
        <w:rPr>
          <w:rFonts w:ascii="Times New Roman" w:hAnsi="Times New Roman" w:cs="Times New Roman"/>
          <w:sz w:val="24"/>
          <w:szCs w:val="24"/>
        </w:rPr>
        <w:t>.1).</w:t>
      </w:r>
    </w:p>
    <w:p w14:paraId="2ACF996C" w14:textId="293968D5" w:rsidR="00396531" w:rsidRPr="00DA58D6" w:rsidRDefault="0082790C" w:rsidP="00F95956">
      <w:pPr>
        <w:keepNext/>
        <w:spacing w:after="100" w:line="480" w:lineRule="auto"/>
        <w:jc w:val="center"/>
        <w:rPr>
          <w:rFonts w:ascii="Times New Roman" w:hAnsi="Times New Roman" w:cs="Times New Roman"/>
        </w:rPr>
      </w:pPr>
      <w:r w:rsidRPr="008B138A">
        <w:rPr>
          <w:rFonts w:ascii="Times New Roman" w:hAnsi="Times New Roman" w:cs="Times New Roman"/>
          <w:noProof/>
        </w:rPr>
        <w:drawing>
          <wp:inline distT="0" distB="0" distL="0" distR="0" wp14:anchorId="1A778055" wp14:editId="3E6DA0A6">
            <wp:extent cx="4552950" cy="3333750"/>
            <wp:effectExtent l="0" t="0" r="0" b="0"/>
            <wp:docPr id="978491526" name="Grafik 18">
              <a:extLst xmlns:a="http://schemas.openxmlformats.org/drawingml/2006/main">
                <a:ext uri="{FF2B5EF4-FFF2-40B4-BE49-F238E27FC236}">
                  <a16:creationId xmlns:a16="http://schemas.microsoft.com/office/drawing/2014/main" id="{A1052528-EA68-4C77-BD89-47C3AA8B12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91526" name="Grafik 978491526"/>
                    <pic:cNvPicPr/>
                  </pic:nvPicPr>
                  <pic:blipFill>
                    <a:blip r:embed="rId15">
                      <a:extLst>
                        <a:ext uri="{96DAC541-7B7A-43D3-8B79-37D633B846F1}">
                          <asvg:svgBlip xmlns:asvg="http://schemas.microsoft.com/office/drawing/2016/SVG/main" r:embed="rId16"/>
                        </a:ext>
                      </a:extLst>
                    </a:blip>
                    <a:stretch>
                      <a:fillRect/>
                    </a:stretch>
                  </pic:blipFill>
                  <pic:spPr>
                    <a:xfrm>
                      <a:off x="0" y="0"/>
                      <a:ext cx="4552950" cy="3333750"/>
                    </a:xfrm>
                    <a:prstGeom prst="rect">
                      <a:avLst/>
                    </a:prstGeom>
                  </pic:spPr>
                </pic:pic>
              </a:graphicData>
            </a:graphic>
          </wp:inline>
        </w:drawing>
      </w:r>
    </w:p>
    <w:p w14:paraId="793D8006" w14:textId="2FA9948C" w:rsidR="00396531" w:rsidRPr="00E0792B" w:rsidRDefault="00D2577A">
      <w:pPr>
        <w:spacing w:after="100" w:line="480" w:lineRule="auto"/>
        <w:rPr>
          <w:rFonts w:ascii="Times New Roman" w:hAnsi="Times New Roman" w:cs="Times New Roman"/>
          <w:sz w:val="20"/>
          <w:szCs w:val="20"/>
        </w:rPr>
        <w:pPrChange w:id="33" w:author="charlaynew" w:date="2026-10-30T11:44:00Z" w16du:dateUtc="2026-10-30T10:44:00Z">
          <w:pPr>
            <w:spacing w:after="100" w:line="480" w:lineRule="auto"/>
            <w:jc w:val="center"/>
          </w:pPr>
        </w:pPrChange>
      </w:pPr>
      <w:r w:rsidRPr="7CE78AB4">
        <w:rPr>
          <w:rFonts w:ascii="Times New Roman" w:hAnsi="Times New Roman" w:cs="Times New Roman"/>
          <w:b/>
          <w:sz w:val="20"/>
          <w:szCs w:val="20"/>
        </w:rPr>
        <w:t xml:space="preserve">Figure </w:t>
      </w:r>
      <w:r w:rsidR="004C3C24" w:rsidRPr="7CE78AB4">
        <w:rPr>
          <w:rFonts w:ascii="Times New Roman" w:hAnsi="Times New Roman" w:cs="Times New Roman"/>
          <w:b/>
          <w:sz w:val="20"/>
          <w:szCs w:val="20"/>
        </w:rPr>
        <w:t>S</w:t>
      </w:r>
      <w:r w:rsidRPr="7CE78AB4">
        <w:rPr>
          <w:rFonts w:ascii="Times New Roman" w:hAnsi="Times New Roman" w:cs="Times New Roman"/>
          <w:b/>
          <w:sz w:val="20"/>
          <w:szCs w:val="20"/>
        </w:rPr>
        <w:t xml:space="preserve">.1. </w:t>
      </w:r>
      <w:r w:rsidRPr="7CE78AB4">
        <w:rPr>
          <w:rFonts w:ascii="Times New Roman" w:hAnsi="Times New Roman" w:cs="Times New Roman"/>
          <w:sz w:val="20"/>
          <w:szCs w:val="20"/>
        </w:rPr>
        <w:t xml:space="preserve">Pipeline of LENS from </w:t>
      </w:r>
      <w:del w:id="34" w:author="charlaynew" w:date="2026-10-29T20:17:00Z" w16du:dateUtc="2026-10-29T20:17:21Z">
        <w:r w:rsidRPr="7CE78AB4" w:rsidDel="00D2577A">
          <w:rPr>
            <w:rFonts w:ascii="Times New Roman" w:hAnsi="Times New Roman" w:cs="Times New Roman"/>
            <w:sz w:val="20"/>
            <w:szCs w:val="20"/>
          </w:rPr>
          <w:delText>i</w:delText>
        </w:r>
      </w:del>
      <w:ins w:id="35" w:author="charlaynew" w:date="2026-10-29T20:17:00Z" w16du:dateUtc="2026-10-29T20:17:21Z">
        <w:r w:rsidR="172B85F7" w:rsidRPr="7CE78AB4">
          <w:rPr>
            <w:rFonts w:ascii="Times New Roman" w:hAnsi="Times New Roman" w:cs="Times New Roman"/>
            <w:sz w:val="20"/>
            <w:szCs w:val="20"/>
          </w:rPr>
          <w:t>I</w:t>
        </w:r>
      </w:ins>
      <w:r w:rsidRPr="7CE78AB4">
        <w:rPr>
          <w:rFonts w:ascii="Times New Roman" w:hAnsi="Times New Roman" w:cs="Times New Roman"/>
          <w:sz w:val="20"/>
          <w:szCs w:val="20"/>
        </w:rPr>
        <w:t xml:space="preserve">nput </w:t>
      </w:r>
      <w:del w:id="36" w:author="charlaynew" w:date="2026-10-29T20:17:00Z" w16du:dateUtc="2026-10-29T20:17:25Z">
        <w:r w:rsidRPr="7CE78AB4" w:rsidDel="00D2577A">
          <w:rPr>
            <w:rFonts w:ascii="Times New Roman" w:hAnsi="Times New Roman" w:cs="Times New Roman"/>
            <w:sz w:val="20"/>
            <w:szCs w:val="20"/>
          </w:rPr>
          <w:delText>r</w:delText>
        </w:r>
      </w:del>
      <w:ins w:id="37" w:author="charlaynew" w:date="2026-10-29T20:17:00Z" w16du:dateUtc="2026-10-29T20:17:25Z">
        <w:r w:rsidR="571EBCF1" w:rsidRPr="7CE78AB4">
          <w:rPr>
            <w:rFonts w:ascii="Times New Roman" w:hAnsi="Times New Roman" w:cs="Times New Roman"/>
            <w:sz w:val="20"/>
            <w:szCs w:val="20"/>
          </w:rPr>
          <w:t>R</w:t>
        </w:r>
      </w:ins>
      <w:r w:rsidRPr="7CE78AB4">
        <w:rPr>
          <w:rFonts w:ascii="Times New Roman" w:hAnsi="Times New Roman" w:cs="Times New Roman"/>
          <w:sz w:val="20"/>
          <w:szCs w:val="20"/>
        </w:rPr>
        <w:t xml:space="preserve">etrieval to </w:t>
      </w:r>
      <w:del w:id="38" w:author="charlaynew" w:date="2026-10-29T20:17:00Z" w16du:dateUtc="2026-10-29T20:17:28Z">
        <w:r w:rsidRPr="7CE78AB4" w:rsidDel="00D2577A">
          <w:rPr>
            <w:rFonts w:ascii="Times New Roman" w:hAnsi="Times New Roman" w:cs="Times New Roman"/>
            <w:sz w:val="20"/>
            <w:szCs w:val="20"/>
          </w:rPr>
          <w:delText>p</w:delText>
        </w:r>
      </w:del>
      <w:ins w:id="39" w:author="charlaynew" w:date="2026-10-29T20:17:00Z" w16du:dateUtc="2026-10-29T20:17:28Z">
        <w:r w:rsidR="5499B424" w:rsidRPr="7CE78AB4">
          <w:rPr>
            <w:rFonts w:ascii="Times New Roman" w:hAnsi="Times New Roman" w:cs="Times New Roman"/>
            <w:sz w:val="20"/>
            <w:szCs w:val="20"/>
          </w:rPr>
          <w:t>P</w:t>
        </w:r>
      </w:ins>
      <w:r w:rsidRPr="7CE78AB4">
        <w:rPr>
          <w:rFonts w:ascii="Times New Roman" w:hAnsi="Times New Roman" w:cs="Times New Roman"/>
          <w:sz w:val="20"/>
          <w:szCs w:val="20"/>
        </w:rPr>
        <w:t>ost</w:t>
      </w:r>
      <w:commentRangeStart w:id="40"/>
      <w:del w:id="41" w:author="charlaynew" w:date="2026-10-29T20:17:00Z" w16du:dateUtc="2026-10-29T20:17:47Z">
        <w:r w:rsidRPr="7CE78AB4">
          <w:rPr>
            <w:rFonts w:ascii="Times New Roman" w:hAnsi="Times New Roman" w:cs="Times New Roman"/>
            <w:sz w:val="20"/>
            <w:szCs w:val="20"/>
          </w:rPr>
          <w:delText>-</w:delText>
        </w:r>
      </w:del>
      <w:r w:rsidRPr="7CE78AB4">
        <w:rPr>
          <w:rFonts w:ascii="Times New Roman" w:hAnsi="Times New Roman" w:cs="Times New Roman"/>
          <w:sz w:val="20"/>
          <w:szCs w:val="20"/>
        </w:rPr>
        <w:t>processing.</w:t>
      </w:r>
      <w:commentRangeEnd w:id="40"/>
      <w:r w:rsidR="001177D7" w:rsidRPr="00E0792B">
        <w:rPr>
          <w:rStyle w:val="CommentReference"/>
          <w:rFonts w:ascii="Times New Roman" w:hAnsi="Times New Roman" w:cs="Times New Roman"/>
          <w:sz w:val="20"/>
          <w:szCs w:val="20"/>
        </w:rPr>
        <w:commentReference w:id="40"/>
      </w:r>
    </w:p>
    <w:p w14:paraId="00C1C9F6" w14:textId="10019DF5" w:rsidR="00396531" w:rsidRPr="00DA58D6" w:rsidRDefault="00D2577A">
      <w:pPr>
        <w:spacing w:after="100" w:line="480" w:lineRule="auto"/>
        <w:ind w:firstLine="708"/>
        <w:jc w:val="both"/>
        <w:rPr>
          <w:ins w:id="42" w:author="charlaynew" w:date="2026-10-29T19:32:00Z" w16du:dateUtc="2026-10-29T19:32:50Z"/>
        </w:rPr>
        <w:pPrChange w:id="43" w:author="charlaynew" w:date="2026-10-29T21:55:00Z" w16du:dateUtc="2026-10-29T20:55:00Z">
          <w:pPr>
            <w:spacing w:after="100" w:line="480" w:lineRule="auto"/>
            <w:jc w:val="both"/>
          </w:pPr>
        </w:pPrChange>
      </w:pPr>
      <w:commentRangeStart w:id="44"/>
      <w:commentRangeStart w:id="45"/>
      <w:r w:rsidRPr="17957E61">
        <w:rPr>
          <w:rFonts w:ascii="Times New Roman" w:hAnsi="Times New Roman" w:cs="Times New Roman"/>
          <w:sz w:val="24"/>
          <w:szCs w:val="24"/>
        </w:rPr>
        <w:t xml:space="preserve">In the first stage, the metadata of the </w:t>
      </w:r>
      <w:r w:rsidR="00870E72" w:rsidRPr="17957E61">
        <w:rPr>
          <w:rFonts w:ascii="Times New Roman" w:hAnsi="Times New Roman" w:cs="Times New Roman"/>
          <w:sz w:val="24"/>
          <w:szCs w:val="24"/>
        </w:rPr>
        <w:t>C</w:t>
      </w:r>
      <w:r w:rsidRPr="17957E61">
        <w:rPr>
          <w:rFonts w:ascii="Times New Roman" w:hAnsi="Times New Roman" w:cs="Times New Roman"/>
          <w:sz w:val="24"/>
          <w:szCs w:val="24"/>
        </w:rPr>
        <w:t>hallenge papers (abstract, references with title and abstract, and download locations) are retrieved from the OpenAlex API</w:t>
      </w:r>
      <w:r w:rsidR="00BA5516" w:rsidRPr="17957E61">
        <w:rPr>
          <w:rFonts w:ascii="Times New Roman" w:hAnsi="Times New Roman" w:cs="Times New Roman"/>
          <w:sz w:val="24"/>
          <w:szCs w:val="24"/>
        </w:rPr>
        <w:t xml:space="preserve"> (Priem</w:t>
      </w:r>
      <w:r w:rsidR="00DC39C3" w:rsidRPr="17957E61">
        <w:rPr>
          <w:rFonts w:ascii="Times New Roman" w:hAnsi="Times New Roman" w:cs="Times New Roman"/>
          <w:sz w:val="24"/>
          <w:szCs w:val="24"/>
        </w:rPr>
        <w:t xml:space="preserve"> et al. 2022)</w:t>
      </w:r>
      <w:r w:rsidRPr="17957E61">
        <w:rPr>
          <w:rFonts w:ascii="Times New Roman" w:hAnsi="Times New Roman" w:cs="Times New Roman"/>
          <w:sz w:val="24"/>
          <w:szCs w:val="24"/>
        </w:rPr>
        <w:t xml:space="preserve">, and the </w:t>
      </w:r>
      <w:del w:id="46" w:author="charlaynew" w:date="2026-10-29T19:31:00Z" w16du:dateUtc="2026-10-29T19:31:58Z">
        <w:r w:rsidRPr="7EBA6B7C" w:rsidDel="003D5EBA">
          <w:rPr>
            <w:rFonts w:ascii="Times New Roman" w:hAnsi="Times New Roman" w:cs="Times New Roman"/>
            <w:sz w:val="24"/>
            <w:szCs w:val="24"/>
          </w:rPr>
          <w:delText>F</w:delText>
        </w:r>
      </w:del>
      <w:ins w:id="47" w:author="charlaynew" w:date="2026-10-29T19:31:00Z" w16du:dateUtc="2026-10-29T19:31:59Z">
        <w:r w:rsidR="2482FA55" w:rsidRPr="7EBA6B7C">
          <w:rPr>
            <w:rFonts w:ascii="Times New Roman" w:hAnsi="Times New Roman" w:cs="Times New Roman"/>
            <w:sz w:val="24"/>
            <w:szCs w:val="24"/>
          </w:rPr>
          <w:t>f</w:t>
        </w:r>
      </w:ins>
      <w:r w:rsidRPr="7EBA6B7C">
        <w:rPr>
          <w:rFonts w:ascii="Times New Roman" w:hAnsi="Times New Roman" w:cs="Times New Roman"/>
          <w:sz w:val="24"/>
          <w:szCs w:val="24"/>
        </w:rPr>
        <w:t xml:space="preserve">ull </w:t>
      </w:r>
      <w:del w:id="48" w:author="charlaynew" w:date="2026-10-29T19:32:00Z" w16du:dateUtc="2026-10-29T19:32:01Z">
        <w:r w:rsidRPr="7EBA6B7C" w:rsidDel="003D5EBA">
          <w:rPr>
            <w:rFonts w:ascii="Times New Roman" w:hAnsi="Times New Roman" w:cs="Times New Roman"/>
            <w:sz w:val="24"/>
            <w:szCs w:val="24"/>
          </w:rPr>
          <w:delText>T</w:delText>
        </w:r>
      </w:del>
      <w:ins w:id="49" w:author="charlaynew" w:date="2026-10-29T19:32:00Z" w16du:dateUtc="2026-10-29T19:32:01Z">
        <w:r w:rsidR="46EFFED5" w:rsidRPr="7EBA6B7C">
          <w:rPr>
            <w:rFonts w:ascii="Times New Roman" w:hAnsi="Times New Roman" w:cs="Times New Roman"/>
            <w:sz w:val="24"/>
            <w:szCs w:val="24"/>
          </w:rPr>
          <w:t>t</w:t>
        </w:r>
      </w:ins>
      <w:r w:rsidRPr="7EBA6B7C">
        <w:rPr>
          <w:rFonts w:ascii="Times New Roman" w:hAnsi="Times New Roman" w:cs="Times New Roman"/>
          <w:sz w:val="24"/>
          <w:szCs w:val="24"/>
        </w:rPr>
        <w:t>exts</w:t>
      </w:r>
      <w:r w:rsidRPr="17957E61">
        <w:rPr>
          <w:rFonts w:ascii="Times New Roman" w:hAnsi="Times New Roman" w:cs="Times New Roman"/>
          <w:sz w:val="24"/>
          <w:szCs w:val="24"/>
        </w:rPr>
        <w:t xml:space="preserve"> are downloaded </w:t>
      </w:r>
      <w:r w:rsidR="00212B8D" w:rsidRPr="17957E61">
        <w:rPr>
          <w:rFonts w:ascii="Times New Roman" w:hAnsi="Times New Roman" w:cs="Times New Roman"/>
          <w:sz w:val="24"/>
          <w:szCs w:val="24"/>
        </w:rPr>
        <w:t xml:space="preserve">as PDF files </w:t>
      </w:r>
      <w:r w:rsidRPr="17957E61">
        <w:rPr>
          <w:rFonts w:ascii="Times New Roman" w:hAnsi="Times New Roman" w:cs="Times New Roman"/>
          <w:sz w:val="24"/>
          <w:szCs w:val="24"/>
        </w:rPr>
        <w:t>from the first available location</w:t>
      </w:r>
      <w:r w:rsidR="007845CA" w:rsidRPr="17957E61">
        <w:rPr>
          <w:rFonts w:ascii="Times New Roman" w:hAnsi="Times New Roman" w:cs="Times New Roman"/>
          <w:sz w:val="24"/>
          <w:szCs w:val="24"/>
        </w:rPr>
        <w:t xml:space="preserve"> with appropriate licensing</w:t>
      </w:r>
      <w:commentRangeStart w:id="50"/>
      <w:r w:rsidR="003D5EBA" w:rsidRPr="17957E61">
        <w:rPr>
          <w:rStyle w:val="FootnoteReference"/>
          <w:rFonts w:ascii="Times New Roman" w:hAnsi="Times New Roman" w:cs="Times New Roman"/>
          <w:sz w:val="24"/>
          <w:szCs w:val="24"/>
        </w:rPr>
        <w:footnoteReference w:id="1"/>
      </w:r>
      <w:commentRangeEnd w:id="50"/>
      <w:r w:rsidR="00F82B93" w:rsidRPr="17957E61">
        <w:rPr>
          <w:rStyle w:val="CommentReference"/>
          <w:rFonts w:ascii="Times New Roman" w:hAnsi="Times New Roman" w:cs="Times New Roman"/>
          <w:sz w:val="24"/>
          <w:szCs w:val="24"/>
        </w:rPr>
        <w:commentReference w:id="50"/>
      </w:r>
      <w:r w:rsidRPr="17957E61" w:rsidDel="007845CA">
        <w:rPr>
          <w:rFonts w:ascii="Times New Roman" w:hAnsi="Times New Roman" w:cs="Times New Roman"/>
          <w:sz w:val="24"/>
          <w:szCs w:val="24"/>
        </w:rPr>
        <w:t>.</w:t>
      </w:r>
      <w:commentRangeEnd w:id="44"/>
      <w:r w:rsidR="00B5033A" w:rsidRPr="17957E61">
        <w:rPr>
          <w:rStyle w:val="CommentReference"/>
          <w:rFonts w:ascii="Times New Roman" w:hAnsi="Times New Roman" w:cs="Times New Roman"/>
          <w:sz w:val="24"/>
          <w:szCs w:val="24"/>
        </w:rPr>
        <w:commentReference w:id="44"/>
      </w:r>
      <w:commentRangeEnd w:id="45"/>
      <w:r w:rsidRPr="17957E61">
        <w:rPr>
          <w:rStyle w:val="CommentReference"/>
          <w:rFonts w:ascii="Times New Roman" w:hAnsi="Times New Roman" w:cs="Times New Roman"/>
          <w:sz w:val="24"/>
          <w:szCs w:val="24"/>
        </w:rPr>
        <w:commentReference w:id="45"/>
      </w:r>
      <w:r w:rsidR="007D3EE3" w:rsidRPr="17957E61">
        <w:rPr>
          <w:rFonts w:ascii="Times New Roman" w:hAnsi="Times New Roman" w:cs="Times New Roman"/>
          <w:sz w:val="24"/>
          <w:szCs w:val="24"/>
        </w:rPr>
        <w:t xml:space="preserve"> </w:t>
      </w:r>
      <w:r w:rsidR="002A68FE" w:rsidRPr="17957E61">
        <w:rPr>
          <w:rFonts w:ascii="Times New Roman" w:hAnsi="Times New Roman" w:cs="Times New Roman"/>
          <w:sz w:val="24"/>
          <w:szCs w:val="24"/>
        </w:rPr>
        <w:t>The</w:t>
      </w:r>
      <w:r w:rsidR="00B572F7" w:rsidRPr="17957E61">
        <w:rPr>
          <w:rFonts w:ascii="Times New Roman" w:hAnsi="Times New Roman" w:cs="Times New Roman"/>
          <w:sz w:val="24"/>
          <w:szCs w:val="24"/>
        </w:rPr>
        <w:t xml:space="preserve"> PDF</w:t>
      </w:r>
      <w:r w:rsidR="00D73244" w:rsidRPr="17957E61">
        <w:rPr>
          <w:rFonts w:ascii="Times New Roman" w:hAnsi="Times New Roman" w:cs="Times New Roman"/>
          <w:sz w:val="24"/>
          <w:szCs w:val="24"/>
        </w:rPr>
        <w:t xml:space="preserve">s </w:t>
      </w:r>
      <w:r w:rsidR="00847CBD" w:rsidRPr="17957E61">
        <w:rPr>
          <w:rFonts w:ascii="Times New Roman" w:hAnsi="Times New Roman" w:cs="Times New Roman"/>
          <w:sz w:val="24"/>
          <w:szCs w:val="24"/>
        </w:rPr>
        <w:t>w</w:t>
      </w:r>
      <w:r w:rsidR="00C55AF2" w:rsidRPr="17957E61">
        <w:rPr>
          <w:rFonts w:ascii="Times New Roman" w:hAnsi="Times New Roman" w:cs="Times New Roman"/>
          <w:sz w:val="24"/>
          <w:szCs w:val="24"/>
        </w:rPr>
        <w:t xml:space="preserve">ere </w:t>
      </w:r>
      <w:r w:rsidR="007A0178" w:rsidRPr="17957E61">
        <w:rPr>
          <w:rFonts w:ascii="Times New Roman" w:hAnsi="Times New Roman" w:cs="Times New Roman"/>
          <w:sz w:val="24"/>
          <w:szCs w:val="24"/>
        </w:rPr>
        <w:t xml:space="preserve">parsed </w:t>
      </w:r>
      <w:r w:rsidR="008E74C7" w:rsidRPr="17957E61">
        <w:rPr>
          <w:rFonts w:ascii="Times New Roman" w:hAnsi="Times New Roman" w:cs="Times New Roman"/>
          <w:sz w:val="24"/>
          <w:szCs w:val="24"/>
        </w:rPr>
        <w:t xml:space="preserve">into </w:t>
      </w:r>
      <w:r w:rsidR="00CD05C5" w:rsidRPr="17957E61">
        <w:rPr>
          <w:rFonts w:ascii="Times New Roman" w:hAnsi="Times New Roman" w:cs="Times New Roman"/>
          <w:sz w:val="24"/>
          <w:szCs w:val="24"/>
        </w:rPr>
        <w:t xml:space="preserve">a </w:t>
      </w:r>
      <w:r w:rsidR="00D90123" w:rsidRPr="17957E61">
        <w:rPr>
          <w:rFonts w:ascii="Times New Roman" w:hAnsi="Times New Roman" w:cs="Times New Roman"/>
          <w:sz w:val="24"/>
          <w:szCs w:val="24"/>
        </w:rPr>
        <w:t>machine</w:t>
      </w:r>
      <w:r w:rsidR="00D551F6" w:rsidRPr="17957E61">
        <w:rPr>
          <w:rFonts w:ascii="Times New Roman" w:hAnsi="Times New Roman" w:cs="Times New Roman"/>
          <w:sz w:val="24"/>
          <w:szCs w:val="24"/>
        </w:rPr>
        <w:t xml:space="preserve">-readable </w:t>
      </w:r>
      <w:r w:rsidR="00742177" w:rsidRPr="17957E61">
        <w:rPr>
          <w:rFonts w:ascii="Times New Roman" w:hAnsi="Times New Roman" w:cs="Times New Roman"/>
          <w:sz w:val="24"/>
          <w:szCs w:val="24"/>
        </w:rPr>
        <w:t xml:space="preserve">representation using </w:t>
      </w:r>
      <w:r w:rsidR="00F63AFA" w:rsidRPr="17957E61">
        <w:rPr>
          <w:rFonts w:ascii="Times New Roman" w:hAnsi="Times New Roman" w:cs="Times New Roman"/>
          <w:sz w:val="24"/>
          <w:szCs w:val="24"/>
        </w:rPr>
        <w:t>P</w:t>
      </w:r>
      <w:r w:rsidR="00446E64" w:rsidRPr="17957E61">
        <w:rPr>
          <w:rFonts w:ascii="Times New Roman" w:hAnsi="Times New Roman" w:cs="Times New Roman"/>
          <w:sz w:val="24"/>
          <w:szCs w:val="24"/>
        </w:rPr>
        <w:t>yM</w:t>
      </w:r>
      <w:r w:rsidR="00E2314B" w:rsidRPr="17957E61">
        <w:rPr>
          <w:rFonts w:ascii="Times New Roman" w:hAnsi="Times New Roman" w:cs="Times New Roman"/>
          <w:sz w:val="24"/>
          <w:szCs w:val="24"/>
        </w:rPr>
        <w:t>u</w:t>
      </w:r>
      <w:r w:rsidR="00446E64" w:rsidRPr="17957E61">
        <w:rPr>
          <w:rFonts w:ascii="Times New Roman" w:hAnsi="Times New Roman" w:cs="Times New Roman"/>
          <w:sz w:val="24"/>
          <w:szCs w:val="24"/>
        </w:rPr>
        <w:t>PDF</w:t>
      </w:r>
      <w:r w:rsidR="008501D5" w:rsidRPr="17957E61">
        <w:rPr>
          <w:rFonts w:ascii="Times New Roman" w:hAnsi="Times New Roman" w:cs="Times New Roman"/>
          <w:sz w:val="24"/>
          <w:szCs w:val="24"/>
        </w:rPr>
        <w:t>.</w:t>
      </w:r>
      <w:r w:rsidR="00751277" w:rsidRPr="17957E61">
        <w:rPr>
          <w:rFonts w:ascii="Times New Roman" w:hAnsi="Times New Roman" w:cs="Times New Roman"/>
          <w:sz w:val="24"/>
          <w:szCs w:val="24"/>
        </w:rPr>
        <w:t xml:space="preserve"> </w:t>
      </w:r>
    </w:p>
    <w:p w14:paraId="09D60A4B" w14:textId="47CDC1FA" w:rsidR="00396531" w:rsidRPr="00DA58D6" w:rsidRDefault="00D2577A">
      <w:pPr>
        <w:spacing w:after="100" w:line="480" w:lineRule="auto"/>
        <w:ind w:firstLine="708"/>
        <w:jc w:val="both"/>
        <w:rPr>
          <w:ins w:id="52" w:author="charlaynew" w:date="2026-10-29T19:34:00Z" w16du:dateUtc="2026-10-29T19:34:31Z"/>
        </w:rPr>
        <w:pPrChange w:id="53" w:author="charlaynew" w:date="2026-10-29T21:55:00Z" w16du:dateUtc="2026-10-29T20:55:00Z">
          <w:pPr>
            <w:spacing w:after="100" w:line="480" w:lineRule="auto"/>
            <w:jc w:val="both"/>
          </w:pPr>
        </w:pPrChange>
      </w:pPr>
      <w:r w:rsidRPr="17957E61">
        <w:rPr>
          <w:rFonts w:ascii="Times New Roman" w:hAnsi="Times New Roman" w:cs="Times New Roman"/>
          <w:sz w:val="24"/>
          <w:szCs w:val="24"/>
        </w:rPr>
        <w:t>In the second stage, a small LLM</w:t>
      </w:r>
      <w:r w:rsidR="00B160A6" w:rsidRPr="17957E61">
        <w:rPr>
          <w:rFonts w:ascii="Times New Roman" w:hAnsi="Times New Roman" w:cs="Times New Roman"/>
          <w:sz w:val="24"/>
          <w:szCs w:val="24"/>
        </w:rPr>
        <w:t xml:space="preserve"> </w:t>
      </w:r>
      <w:r w:rsidR="002D10BC" w:rsidRPr="17957E61">
        <w:rPr>
          <w:rFonts w:ascii="Times New Roman" w:hAnsi="Times New Roman" w:cs="Times New Roman"/>
          <w:sz w:val="24"/>
          <w:szCs w:val="24"/>
        </w:rPr>
        <w:t xml:space="preserve">(see Table </w:t>
      </w:r>
      <w:r w:rsidR="004C3C24" w:rsidRPr="17957E61">
        <w:rPr>
          <w:rFonts w:ascii="Times New Roman" w:hAnsi="Times New Roman" w:cs="Times New Roman"/>
          <w:sz w:val="24"/>
          <w:szCs w:val="24"/>
        </w:rPr>
        <w:t>S</w:t>
      </w:r>
      <w:r w:rsidR="002D10BC" w:rsidRPr="17957E61">
        <w:rPr>
          <w:rFonts w:ascii="Times New Roman" w:hAnsi="Times New Roman" w:cs="Times New Roman"/>
          <w:sz w:val="24"/>
          <w:szCs w:val="24"/>
        </w:rPr>
        <w:t>.1</w:t>
      </w:r>
      <w:r w:rsidR="00C75DFB" w:rsidRPr="17957E61">
        <w:rPr>
          <w:rFonts w:ascii="Times New Roman" w:hAnsi="Times New Roman" w:cs="Times New Roman"/>
          <w:sz w:val="24"/>
          <w:szCs w:val="24"/>
        </w:rPr>
        <w:t>)</w:t>
      </w:r>
      <w:r w:rsidRPr="17957E61">
        <w:rPr>
          <w:rFonts w:ascii="Times New Roman" w:hAnsi="Times New Roman" w:cs="Times New Roman"/>
          <w:sz w:val="24"/>
          <w:szCs w:val="24"/>
        </w:rPr>
        <w:t xml:space="preserve"> summarizes the full text, if one was retrieved, focusing on the claimed novelty, outcomes</w:t>
      </w:r>
      <w:r w:rsidR="006D26D2" w:rsidRPr="17957E61">
        <w:rPr>
          <w:rFonts w:ascii="Times New Roman" w:hAnsi="Times New Roman" w:cs="Times New Roman"/>
          <w:sz w:val="24"/>
          <w:szCs w:val="24"/>
        </w:rPr>
        <w:t>,</w:t>
      </w:r>
      <w:r w:rsidRPr="17957E61">
        <w:rPr>
          <w:rFonts w:ascii="Times New Roman" w:hAnsi="Times New Roman" w:cs="Times New Roman"/>
          <w:sz w:val="24"/>
          <w:szCs w:val="24"/>
        </w:rPr>
        <w:t xml:space="preserve"> and importance as well as on the validation approach, key insights and stated limitations. This step reduces the input size, and therefore the cost of the assessment stage, and standardizes the content </w:t>
      </w:r>
      <w:r w:rsidR="00C92620" w:rsidRPr="17957E61">
        <w:rPr>
          <w:rFonts w:ascii="Times New Roman" w:hAnsi="Times New Roman" w:cs="Times New Roman"/>
          <w:sz w:val="24"/>
          <w:szCs w:val="24"/>
        </w:rPr>
        <w:t xml:space="preserve">in order </w:t>
      </w:r>
      <w:r w:rsidRPr="17957E61">
        <w:rPr>
          <w:rFonts w:ascii="Times New Roman" w:hAnsi="Times New Roman" w:cs="Times New Roman"/>
          <w:sz w:val="24"/>
          <w:szCs w:val="24"/>
        </w:rPr>
        <w:t>to reduce the influence of writing style</w:t>
      </w:r>
      <w:r w:rsidR="00391D19" w:rsidRPr="17957E61">
        <w:rPr>
          <w:rFonts w:ascii="Times New Roman" w:hAnsi="Times New Roman" w:cs="Times New Roman"/>
          <w:sz w:val="24"/>
          <w:szCs w:val="24"/>
        </w:rPr>
        <w:t xml:space="preserve"> and verbosity</w:t>
      </w:r>
      <w:r w:rsidRPr="17957E61">
        <w:rPr>
          <w:rFonts w:ascii="Times New Roman" w:hAnsi="Times New Roman" w:cs="Times New Roman"/>
          <w:sz w:val="24"/>
          <w:szCs w:val="24"/>
        </w:rPr>
        <w:t xml:space="preserve"> </w:t>
      </w:r>
      <w:r w:rsidR="00AE661B">
        <w:rPr>
          <w:rFonts w:ascii="Times New Roman" w:hAnsi="Times New Roman" w:cs="Times New Roman"/>
          <w:sz w:val="24"/>
          <w:szCs w:val="24"/>
        </w:rPr>
        <w:t>o</w:t>
      </w:r>
      <w:r w:rsidR="002E3503">
        <w:rPr>
          <w:rFonts w:ascii="Times New Roman" w:hAnsi="Times New Roman" w:cs="Times New Roman"/>
          <w:sz w:val="24"/>
          <w:szCs w:val="24"/>
        </w:rPr>
        <w:t xml:space="preserve">f the inputs </w:t>
      </w:r>
      <w:r w:rsidRPr="17957E61">
        <w:rPr>
          <w:rFonts w:ascii="Times New Roman" w:hAnsi="Times New Roman" w:cs="Times New Roman"/>
          <w:sz w:val="24"/>
          <w:szCs w:val="24"/>
        </w:rPr>
        <w:t>on the result</w:t>
      </w:r>
      <w:r w:rsidR="00391D19" w:rsidRPr="17957E61">
        <w:rPr>
          <w:rFonts w:ascii="Times New Roman" w:hAnsi="Times New Roman" w:cs="Times New Roman"/>
          <w:sz w:val="24"/>
          <w:szCs w:val="24"/>
        </w:rPr>
        <w:t xml:space="preserve"> (</w:t>
      </w:r>
      <w:r w:rsidR="00492688" w:rsidRPr="17957E61">
        <w:rPr>
          <w:rFonts w:ascii="Times New Roman" w:hAnsi="Times New Roman" w:cs="Times New Roman"/>
          <w:sz w:val="24"/>
          <w:szCs w:val="24"/>
        </w:rPr>
        <w:t xml:space="preserve">Zheng et al. 2023, </w:t>
      </w:r>
      <w:r w:rsidR="009A2F18" w:rsidRPr="17957E61">
        <w:rPr>
          <w:rFonts w:ascii="Times New Roman" w:hAnsi="Times New Roman" w:cs="Times New Roman"/>
          <w:sz w:val="24"/>
          <w:szCs w:val="24"/>
        </w:rPr>
        <w:t>Dubois et al. 2024)</w:t>
      </w:r>
      <w:r w:rsidRPr="17957E61">
        <w:rPr>
          <w:rFonts w:ascii="Times New Roman" w:hAnsi="Times New Roman" w:cs="Times New Roman"/>
          <w:sz w:val="24"/>
          <w:szCs w:val="24"/>
        </w:rPr>
        <w:t>. The paper’s reference list is then filtered</w:t>
      </w:r>
      <w:r w:rsidR="003842C4" w:rsidRPr="17957E61">
        <w:rPr>
          <w:rFonts w:ascii="Times New Roman" w:hAnsi="Times New Roman" w:cs="Times New Roman"/>
          <w:sz w:val="24"/>
          <w:szCs w:val="24"/>
        </w:rPr>
        <w:t xml:space="preserve"> by a small LLM</w:t>
      </w:r>
      <w:r w:rsidRPr="17957E61">
        <w:rPr>
          <w:rFonts w:ascii="Times New Roman" w:hAnsi="Times New Roman" w:cs="Times New Roman"/>
          <w:sz w:val="24"/>
          <w:szCs w:val="24"/>
        </w:rPr>
        <w:t xml:space="preserve"> to the </w:t>
      </w:r>
      <w:commentRangeStart w:id="54"/>
      <w:commentRangeStart w:id="55"/>
      <w:r w:rsidRPr="17957E61">
        <w:rPr>
          <w:rFonts w:ascii="Times New Roman" w:hAnsi="Times New Roman" w:cs="Times New Roman"/>
          <w:sz w:val="24"/>
          <w:szCs w:val="24"/>
        </w:rPr>
        <w:t xml:space="preserve">most important prior works </w:t>
      </w:r>
      <w:commentRangeEnd w:id="54"/>
      <w:r w:rsidR="008236C4" w:rsidRPr="17957E61">
        <w:rPr>
          <w:rStyle w:val="CommentReference"/>
          <w:rFonts w:ascii="Times New Roman" w:hAnsi="Times New Roman" w:cs="Times New Roman"/>
          <w:sz w:val="24"/>
          <w:szCs w:val="24"/>
        </w:rPr>
        <w:commentReference w:id="54"/>
      </w:r>
      <w:commentRangeEnd w:id="55"/>
      <w:r w:rsidRPr="17957E61">
        <w:rPr>
          <w:rStyle w:val="CommentReference"/>
          <w:rFonts w:ascii="Times New Roman" w:hAnsi="Times New Roman" w:cs="Times New Roman"/>
          <w:sz w:val="24"/>
          <w:szCs w:val="24"/>
        </w:rPr>
        <w:commentReference w:id="55"/>
      </w:r>
      <w:r w:rsidRPr="17957E61">
        <w:rPr>
          <w:rFonts w:ascii="Times New Roman" w:hAnsi="Times New Roman" w:cs="Times New Roman"/>
          <w:sz w:val="24"/>
          <w:szCs w:val="24"/>
        </w:rPr>
        <w:t>that laid the foundation for the work under evaluation</w:t>
      </w:r>
      <w:r w:rsidR="00AC18FD" w:rsidRPr="17957E61">
        <w:rPr>
          <w:rFonts w:ascii="Times New Roman" w:hAnsi="Times New Roman" w:cs="Times New Roman"/>
          <w:sz w:val="24"/>
          <w:szCs w:val="24"/>
        </w:rPr>
        <w:t>, i.e.,</w:t>
      </w:r>
      <w:r w:rsidR="00F539F7" w:rsidRPr="17957E61">
        <w:rPr>
          <w:rFonts w:ascii="Times New Roman" w:hAnsi="Times New Roman" w:cs="Times New Roman"/>
          <w:sz w:val="24"/>
          <w:szCs w:val="24"/>
        </w:rPr>
        <w:t xml:space="preserve"> direct baselines, methodological foundation</w:t>
      </w:r>
      <w:r w:rsidR="00F66EC5" w:rsidRPr="17957E61">
        <w:rPr>
          <w:rFonts w:ascii="Times New Roman" w:hAnsi="Times New Roman" w:cs="Times New Roman"/>
          <w:sz w:val="24"/>
          <w:szCs w:val="24"/>
        </w:rPr>
        <w:t xml:space="preserve">, problem definitions and </w:t>
      </w:r>
      <w:r w:rsidR="0054321A" w:rsidRPr="17957E61">
        <w:rPr>
          <w:rFonts w:ascii="Times New Roman" w:hAnsi="Times New Roman" w:cs="Times New Roman"/>
          <w:sz w:val="24"/>
          <w:szCs w:val="24"/>
        </w:rPr>
        <w:t>work which directly conflict with the articles theses.</w:t>
      </w:r>
      <w:r w:rsidRPr="17957E61">
        <w:rPr>
          <w:rFonts w:ascii="Times New Roman" w:hAnsi="Times New Roman" w:cs="Times New Roman"/>
          <w:sz w:val="24"/>
          <w:szCs w:val="24"/>
        </w:rPr>
        <w:t xml:space="preserve"> References whose abstract could not be retrieved from OpenAlex were excluded automatically.</w:t>
      </w:r>
      <w:r w:rsidR="005F0481" w:rsidRPr="17957E61">
        <w:rPr>
          <w:rFonts w:ascii="Times New Roman" w:hAnsi="Times New Roman" w:cs="Times New Roman"/>
          <w:sz w:val="24"/>
          <w:szCs w:val="24"/>
        </w:rPr>
        <w:t xml:space="preserve"> </w:t>
      </w:r>
    </w:p>
    <w:p w14:paraId="5B026888" w14:textId="76BD0583" w:rsidR="00396531" w:rsidRPr="00DA58D6" w:rsidRDefault="00D2577A">
      <w:pPr>
        <w:spacing w:after="100" w:line="480" w:lineRule="auto"/>
        <w:ind w:firstLine="708"/>
        <w:jc w:val="both"/>
        <w:rPr>
          <w:rFonts w:ascii="Times New Roman" w:hAnsi="Times New Roman" w:cs="Times New Roman"/>
          <w:sz w:val="24"/>
          <w:szCs w:val="24"/>
        </w:rPr>
        <w:pPrChange w:id="56" w:author="charlaynew" w:date="2026-10-29T21:56:00Z" w16du:dateUtc="2026-10-29T20:56:00Z">
          <w:pPr>
            <w:spacing w:after="100" w:line="480" w:lineRule="auto"/>
            <w:jc w:val="both"/>
          </w:pPr>
        </w:pPrChange>
      </w:pPr>
      <w:r w:rsidRPr="17957E61">
        <w:rPr>
          <w:rFonts w:ascii="Times New Roman" w:hAnsi="Times New Roman" w:cs="Times New Roman"/>
          <w:sz w:val="24"/>
          <w:szCs w:val="24"/>
        </w:rPr>
        <w:t xml:space="preserve">In the third stage, </w:t>
      </w:r>
      <w:r w:rsidR="000D5B18" w:rsidRPr="17957E61">
        <w:rPr>
          <w:rFonts w:ascii="Times New Roman" w:hAnsi="Times New Roman" w:cs="Times New Roman"/>
          <w:sz w:val="24"/>
          <w:szCs w:val="24"/>
        </w:rPr>
        <w:t xml:space="preserve">the </w:t>
      </w:r>
      <w:r w:rsidRPr="17957E61">
        <w:rPr>
          <w:rFonts w:ascii="Times New Roman" w:hAnsi="Times New Roman" w:cs="Times New Roman"/>
          <w:sz w:val="24"/>
          <w:szCs w:val="24"/>
        </w:rPr>
        <w:t>novelty assess</w:t>
      </w:r>
      <w:r w:rsidR="008D4611" w:rsidRPr="17957E61">
        <w:rPr>
          <w:rFonts w:ascii="Times New Roman" w:hAnsi="Times New Roman" w:cs="Times New Roman"/>
          <w:sz w:val="24"/>
          <w:szCs w:val="24"/>
        </w:rPr>
        <w:t xml:space="preserve">ment is </w:t>
      </w:r>
      <w:r w:rsidR="00615C7D" w:rsidRPr="773B6529">
        <w:rPr>
          <w:rFonts w:ascii="Times New Roman" w:hAnsi="Times New Roman" w:cs="Times New Roman"/>
          <w:sz w:val="24"/>
          <w:szCs w:val="24"/>
        </w:rPr>
        <w:t>performed</w:t>
      </w:r>
      <w:r w:rsidR="00744306" w:rsidRPr="773B6529">
        <w:rPr>
          <w:rFonts w:ascii="Times New Roman" w:hAnsi="Times New Roman" w:cs="Times New Roman"/>
          <w:sz w:val="24"/>
          <w:szCs w:val="24"/>
        </w:rPr>
        <w:t xml:space="preserve">. </w:t>
      </w:r>
      <w:r w:rsidR="00D24943" w:rsidRPr="773B6529">
        <w:rPr>
          <w:rFonts w:ascii="Times New Roman" w:hAnsi="Times New Roman" w:cs="Times New Roman"/>
          <w:sz w:val="24"/>
          <w:szCs w:val="24"/>
        </w:rPr>
        <w:t>The</w:t>
      </w:r>
      <w:r w:rsidR="00737DA3" w:rsidRPr="773B6529">
        <w:rPr>
          <w:rFonts w:ascii="Times New Roman" w:hAnsi="Times New Roman" w:cs="Times New Roman"/>
          <w:sz w:val="24"/>
          <w:szCs w:val="24"/>
        </w:rPr>
        <w:t xml:space="preserve"> </w:t>
      </w:r>
      <w:r w:rsidR="00337792" w:rsidRPr="773B6529">
        <w:rPr>
          <w:rFonts w:ascii="Times New Roman" w:hAnsi="Times New Roman" w:cs="Times New Roman"/>
          <w:sz w:val="24"/>
          <w:szCs w:val="24"/>
        </w:rPr>
        <w:t xml:space="preserve">prepared inputs are </w:t>
      </w:r>
      <w:r w:rsidR="00715532" w:rsidRPr="773B6529">
        <w:rPr>
          <w:rFonts w:ascii="Times New Roman" w:hAnsi="Times New Roman" w:cs="Times New Roman"/>
          <w:sz w:val="24"/>
          <w:szCs w:val="24"/>
        </w:rPr>
        <w:t xml:space="preserve">given </w:t>
      </w:r>
      <w:r w:rsidR="008F22E9" w:rsidRPr="773B6529">
        <w:rPr>
          <w:rFonts w:ascii="Times New Roman" w:hAnsi="Times New Roman" w:cs="Times New Roman"/>
          <w:sz w:val="24"/>
          <w:szCs w:val="24"/>
        </w:rPr>
        <w:t xml:space="preserve">to </w:t>
      </w:r>
      <w:r w:rsidR="007845CA" w:rsidRPr="773B6529">
        <w:rPr>
          <w:rFonts w:ascii="Times New Roman" w:hAnsi="Times New Roman" w:cs="Times New Roman"/>
          <w:sz w:val="24"/>
          <w:szCs w:val="24"/>
        </w:rPr>
        <w:t>a large</w:t>
      </w:r>
      <w:r w:rsidRPr="773B6529">
        <w:rPr>
          <w:rFonts w:ascii="Times New Roman" w:hAnsi="Times New Roman" w:cs="Times New Roman"/>
          <w:sz w:val="24"/>
          <w:szCs w:val="24"/>
        </w:rPr>
        <w:t xml:space="preserve"> reasoning model</w:t>
      </w:r>
      <w:r w:rsidRPr="773B6529" w:rsidDel="007845CA">
        <w:rPr>
          <w:rFonts w:ascii="Times New Roman" w:hAnsi="Times New Roman" w:cs="Times New Roman"/>
          <w:sz w:val="24"/>
          <w:szCs w:val="24"/>
        </w:rPr>
        <w:t xml:space="preserve"> </w:t>
      </w:r>
      <w:r w:rsidR="00F71168" w:rsidRPr="773B6529">
        <w:rPr>
          <w:rFonts w:ascii="Times New Roman" w:hAnsi="Times New Roman" w:cs="Times New Roman"/>
          <w:sz w:val="24"/>
          <w:szCs w:val="24"/>
        </w:rPr>
        <w:t xml:space="preserve">with instructions on how to </w:t>
      </w:r>
      <w:r w:rsidR="00BF336C" w:rsidRPr="773B6529">
        <w:rPr>
          <w:rFonts w:ascii="Times New Roman" w:hAnsi="Times New Roman" w:cs="Times New Roman"/>
          <w:sz w:val="24"/>
          <w:szCs w:val="24"/>
        </w:rPr>
        <w:t>perform the assessment</w:t>
      </w:r>
      <w:r w:rsidRPr="773B6529">
        <w:rPr>
          <w:rFonts w:ascii="Times New Roman" w:hAnsi="Times New Roman" w:cs="Times New Roman"/>
          <w:sz w:val="24"/>
          <w:szCs w:val="24"/>
        </w:rPr>
        <w:t xml:space="preserve">. The model is instructed to weigh arguments </w:t>
      </w:r>
      <w:r w:rsidR="00EF00DA" w:rsidRPr="773B6529">
        <w:rPr>
          <w:rFonts w:ascii="Times New Roman" w:hAnsi="Times New Roman" w:cs="Times New Roman"/>
          <w:sz w:val="24"/>
          <w:szCs w:val="24"/>
        </w:rPr>
        <w:t>f</w:t>
      </w:r>
      <w:r w:rsidRPr="773B6529">
        <w:rPr>
          <w:rFonts w:ascii="Times New Roman" w:hAnsi="Times New Roman" w:cs="Times New Roman"/>
          <w:sz w:val="24"/>
          <w:szCs w:val="24"/>
        </w:rPr>
        <w:t xml:space="preserve">or and against novelty, to place the paper on a 0–100 scale, and to give lower and upper bounds representing a </w:t>
      </w:r>
      <w:commentRangeStart w:id="57"/>
      <w:r w:rsidRPr="773B6529">
        <w:rPr>
          <w:rFonts w:ascii="Times New Roman" w:hAnsi="Times New Roman" w:cs="Times New Roman"/>
          <w:sz w:val="24"/>
          <w:szCs w:val="24"/>
        </w:rPr>
        <w:t xml:space="preserve">95% </w:t>
      </w:r>
      <w:r w:rsidR="007845CA" w:rsidRPr="773B6529">
        <w:rPr>
          <w:rFonts w:ascii="Times New Roman" w:hAnsi="Times New Roman" w:cs="Times New Roman"/>
          <w:sz w:val="24"/>
          <w:szCs w:val="24"/>
        </w:rPr>
        <w:t xml:space="preserve">uncertainty </w:t>
      </w:r>
      <w:r w:rsidRPr="773B6529">
        <w:rPr>
          <w:rFonts w:ascii="Times New Roman" w:hAnsi="Times New Roman" w:cs="Times New Roman"/>
          <w:sz w:val="24"/>
          <w:szCs w:val="24"/>
        </w:rPr>
        <w:t>interval</w:t>
      </w:r>
      <w:commentRangeEnd w:id="57"/>
      <w:r w:rsidRPr="773B6529">
        <w:rPr>
          <w:rStyle w:val="CommentReference"/>
          <w:rFonts w:ascii="Times New Roman" w:hAnsi="Times New Roman" w:cs="Times New Roman"/>
          <w:sz w:val="24"/>
          <w:szCs w:val="24"/>
        </w:rPr>
        <w:commentReference w:id="57"/>
      </w:r>
      <w:r w:rsidRPr="773B6529">
        <w:rPr>
          <w:rFonts w:ascii="Times New Roman" w:hAnsi="Times New Roman" w:cs="Times New Roman"/>
          <w:sz w:val="24"/>
          <w:szCs w:val="24"/>
        </w:rPr>
        <w:t>. The main prompt, its inputs</w:t>
      </w:r>
      <w:r w:rsidR="00281F9F" w:rsidRPr="773B6529">
        <w:rPr>
          <w:rFonts w:ascii="Times New Roman" w:hAnsi="Times New Roman" w:cs="Times New Roman"/>
          <w:sz w:val="24"/>
          <w:szCs w:val="24"/>
        </w:rPr>
        <w:t>,</w:t>
      </w:r>
      <w:r w:rsidRPr="773B6529">
        <w:rPr>
          <w:rFonts w:ascii="Times New Roman" w:hAnsi="Times New Roman" w:cs="Times New Roman"/>
          <w:sz w:val="24"/>
          <w:szCs w:val="24"/>
        </w:rPr>
        <w:t xml:space="preserve"> and its outputs are described in </w:t>
      </w:r>
      <w:r w:rsidR="002B0B41" w:rsidRPr="773B6529">
        <w:rPr>
          <w:rFonts w:ascii="Times New Roman" w:hAnsi="Times New Roman" w:cs="Times New Roman"/>
          <w:sz w:val="24"/>
          <w:szCs w:val="24"/>
        </w:rPr>
        <w:t xml:space="preserve">Section </w:t>
      </w:r>
      <w:r w:rsidR="004C3C24" w:rsidRPr="773B6529">
        <w:rPr>
          <w:rFonts w:ascii="Times New Roman" w:hAnsi="Times New Roman" w:cs="Times New Roman"/>
          <w:sz w:val="24"/>
          <w:szCs w:val="24"/>
        </w:rPr>
        <w:t>S</w:t>
      </w:r>
      <w:r w:rsidRPr="773B6529">
        <w:rPr>
          <w:rFonts w:ascii="Times New Roman" w:hAnsi="Times New Roman" w:cs="Times New Roman"/>
          <w:sz w:val="24"/>
          <w:szCs w:val="24"/>
        </w:rPr>
        <w:t xml:space="preserve">.3. In the last stage, the outputs are post-processed to fit the </w:t>
      </w:r>
      <w:r w:rsidR="00971D65" w:rsidRPr="773B6529">
        <w:rPr>
          <w:rFonts w:ascii="Times New Roman" w:hAnsi="Times New Roman" w:cs="Times New Roman"/>
          <w:sz w:val="24"/>
          <w:szCs w:val="24"/>
        </w:rPr>
        <w:t>C</w:t>
      </w:r>
      <w:r w:rsidRPr="773B6529">
        <w:rPr>
          <w:rFonts w:ascii="Times New Roman" w:hAnsi="Times New Roman" w:cs="Times New Roman"/>
          <w:sz w:val="24"/>
          <w:szCs w:val="24"/>
        </w:rPr>
        <w:t>hallenge format (</w:t>
      </w:r>
      <w:r w:rsidR="002B0B41" w:rsidRPr="773B6529">
        <w:rPr>
          <w:rFonts w:ascii="Times New Roman" w:hAnsi="Times New Roman" w:cs="Times New Roman"/>
          <w:sz w:val="24"/>
          <w:szCs w:val="24"/>
        </w:rPr>
        <w:t xml:space="preserve">see Section </w:t>
      </w:r>
      <w:r w:rsidR="004C3C24" w:rsidRPr="773B6529">
        <w:rPr>
          <w:rFonts w:ascii="Times New Roman" w:hAnsi="Times New Roman" w:cs="Times New Roman"/>
          <w:sz w:val="24"/>
          <w:szCs w:val="24"/>
        </w:rPr>
        <w:t>S</w:t>
      </w:r>
      <w:r w:rsidRPr="773B6529">
        <w:rPr>
          <w:rFonts w:ascii="Times New Roman" w:hAnsi="Times New Roman" w:cs="Times New Roman"/>
          <w:sz w:val="24"/>
          <w:szCs w:val="24"/>
        </w:rPr>
        <w:t>.4).</w:t>
      </w:r>
    </w:p>
    <w:p w14:paraId="06711023" w14:textId="02C48F1A" w:rsidR="00396531" w:rsidRPr="00DA58D6" w:rsidRDefault="00D2577A" w:rsidP="008B138A">
      <w:pPr>
        <w:spacing w:after="100" w:line="480" w:lineRule="auto"/>
        <w:jc w:val="both"/>
        <w:rPr>
          <w:rFonts w:ascii="Times New Roman" w:hAnsi="Times New Roman" w:cs="Times New Roman"/>
          <w:sz w:val="24"/>
          <w:szCs w:val="24"/>
        </w:rPr>
      </w:pPr>
      <w:r w:rsidRPr="773B6529">
        <w:rPr>
          <w:rFonts w:ascii="Times New Roman" w:hAnsi="Times New Roman" w:cs="Times New Roman"/>
          <w:b/>
          <w:sz w:val="24"/>
          <w:szCs w:val="24"/>
        </w:rPr>
        <w:t xml:space="preserve">Table </w:t>
      </w:r>
      <w:r w:rsidR="004C3C24" w:rsidRPr="773B6529">
        <w:rPr>
          <w:rFonts w:ascii="Times New Roman" w:hAnsi="Times New Roman" w:cs="Times New Roman"/>
          <w:b/>
          <w:sz w:val="24"/>
          <w:szCs w:val="24"/>
        </w:rPr>
        <w:t>S</w:t>
      </w:r>
      <w:r w:rsidRPr="773B6529">
        <w:rPr>
          <w:rFonts w:ascii="Times New Roman" w:hAnsi="Times New Roman" w:cs="Times New Roman"/>
          <w:b/>
          <w:sz w:val="24"/>
          <w:szCs w:val="24"/>
        </w:rPr>
        <w:t xml:space="preserve">.1. </w:t>
      </w:r>
      <w:r w:rsidRPr="773B6529">
        <w:rPr>
          <w:rFonts w:ascii="Times New Roman" w:hAnsi="Times New Roman" w:cs="Times New Roman"/>
          <w:sz w:val="24"/>
          <w:szCs w:val="24"/>
        </w:rPr>
        <w:t xml:space="preserve">Models and </w:t>
      </w:r>
      <w:del w:id="58" w:author="charlaynew" w:date="2026-10-29T20:16:00Z" w16du:dateUtc="2026-10-29T20:16:56Z">
        <w:r w:rsidRPr="1C4E4C33" w:rsidDel="00D2577A">
          <w:rPr>
            <w:rFonts w:ascii="Times New Roman" w:hAnsi="Times New Roman" w:cs="Times New Roman"/>
            <w:sz w:val="24"/>
            <w:szCs w:val="24"/>
          </w:rPr>
          <w:delText>i</w:delText>
        </w:r>
      </w:del>
      <w:ins w:id="59" w:author="charlaynew" w:date="2026-10-29T20:16:00Z" w16du:dateUtc="2026-10-29T20:16:56Z">
        <w:r w:rsidR="41A596B1" w:rsidRPr="1C4E4C33">
          <w:rPr>
            <w:rFonts w:ascii="Times New Roman" w:hAnsi="Times New Roman" w:cs="Times New Roman"/>
            <w:sz w:val="24"/>
            <w:szCs w:val="24"/>
          </w:rPr>
          <w:t>I</w:t>
        </w:r>
      </w:ins>
      <w:r w:rsidRPr="1C4E4C33">
        <w:rPr>
          <w:rFonts w:ascii="Times New Roman" w:hAnsi="Times New Roman" w:cs="Times New Roman"/>
          <w:sz w:val="24"/>
          <w:szCs w:val="24"/>
        </w:rPr>
        <w:t>nputs</w:t>
      </w:r>
      <w:r w:rsidRPr="773B6529">
        <w:rPr>
          <w:rFonts w:ascii="Times New Roman" w:hAnsi="Times New Roman" w:cs="Times New Roman"/>
          <w:sz w:val="24"/>
          <w:szCs w:val="24"/>
        </w:rPr>
        <w:t xml:space="preserve"> per </w:t>
      </w:r>
      <w:del w:id="60" w:author="charlaynew" w:date="2026-10-29T20:17:00Z" w16du:dateUtc="2026-10-29T20:17:00Z">
        <w:r w:rsidRPr="1C4E4C33" w:rsidDel="00D2577A">
          <w:rPr>
            <w:rFonts w:ascii="Times New Roman" w:hAnsi="Times New Roman" w:cs="Times New Roman"/>
            <w:sz w:val="24"/>
            <w:szCs w:val="24"/>
          </w:rPr>
          <w:delText>p</w:delText>
        </w:r>
      </w:del>
      <w:ins w:id="61" w:author="charlaynew" w:date="2026-10-29T20:17:00Z" w16du:dateUtc="2026-10-29T20:17:00Z">
        <w:r w:rsidR="6AAF8EF7" w:rsidRPr="1C4E4C33">
          <w:rPr>
            <w:rFonts w:ascii="Times New Roman" w:hAnsi="Times New Roman" w:cs="Times New Roman"/>
            <w:sz w:val="24"/>
            <w:szCs w:val="24"/>
          </w:rPr>
          <w:t>P</w:t>
        </w:r>
      </w:ins>
      <w:r w:rsidRPr="1C4E4C33">
        <w:rPr>
          <w:rFonts w:ascii="Times New Roman" w:hAnsi="Times New Roman" w:cs="Times New Roman"/>
          <w:sz w:val="24"/>
          <w:szCs w:val="24"/>
        </w:rPr>
        <w:t xml:space="preserve">ipeline </w:t>
      </w:r>
      <w:del w:id="62" w:author="charlaynew" w:date="2026-10-29T20:17:00Z" w16du:dateUtc="2026-10-29T20:17:04Z">
        <w:r w:rsidRPr="1C4E4C33" w:rsidDel="00D2577A">
          <w:rPr>
            <w:rFonts w:ascii="Times New Roman" w:hAnsi="Times New Roman" w:cs="Times New Roman"/>
            <w:sz w:val="24"/>
            <w:szCs w:val="24"/>
          </w:rPr>
          <w:delText>s</w:delText>
        </w:r>
      </w:del>
      <w:ins w:id="63" w:author="charlaynew" w:date="2026-10-29T20:17:00Z" w16du:dateUtc="2026-10-29T20:17:04Z">
        <w:r w:rsidR="25ECA29B" w:rsidRPr="1C4E4C33">
          <w:rPr>
            <w:rFonts w:ascii="Times New Roman" w:hAnsi="Times New Roman" w:cs="Times New Roman"/>
            <w:sz w:val="24"/>
            <w:szCs w:val="24"/>
          </w:rPr>
          <w:t>S</w:t>
        </w:r>
      </w:ins>
      <w:r w:rsidRPr="1C4E4C33">
        <w:rPr>
          <w:rFonts w:ascii="Times New Roman" w:hAnsi="Times New Roman" w:cs="Times New Roman"/>
          <w:sz w:val="24"/>
          <w:szCs w:val="24"/>
        </w:rPr>
        <w:t>tep</w:t>
      </w:r>
    </w:p>
    <w:tbl>
      <w:tblPr>
        <w:tblW w:w="9072" w:type="dxa"/>
        <w:tblBorders>
          <w:top w:val="none" w:sz="0" w:space="0" w:color="FFFFFF" w:themeColor="background1"/>
          <w:left w:val="none" w:sz="0" w:space="0" w:color="FFFFFF" w:themeColor="background1"/>
          <w:bottom w:val="none" w:sz="0" w:space="0" w:color="FFFFFF" w:themeColor="background1"/>
          <w:right w:val="none" w:sz="0" w:space="0" w:color="FFFFFF" w:themeColor="background1"/>
          <w:insideH w:val="none" w:sz="0" w:space="0" w:color="FFFFFF" w:themeColor="background1"/>
          <w:insideV w:val="none" w:sz="0" w:space="0" w:color="FFFFFF" w:themeColor="background1"/>
        </w:tblBorders>
        <w:tblCellMar>
          <w:left w:w="10" w:type="dxa"/>
          <w:right w:w="10" w:type="dxa"/>
        </w:tblCellMar>
        <w:tblLook w:val="0000" w:firstRow="0" w:lastRow="0" w:firstColumn="0" w:lastColumn="0" w:noHBand="0" w:noVBand="0"/>
        <w:tblPrChange w:id="64" w:author="t.hartono" w:date="2026-10-30T09:14:00Z" w16du:dateUtc="2026-10-30T08:14:00Z">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PrChange>
      </w:tblPr>
      <w:tblGrid>
        <w:gridCol w:w="1496"/>
        <w:gridCol w:w="1247"/>
        <w:gridCol w:w="2143"/>
        <w:gridCol w:w="1155"/>
        <w:gridCol w:w="3031"/>
        <w:tblGridChange w:id="65">
          <w:tblGrid>
            <w:gridCol w:w="1496"/>
            <w:gridCol w:w="1"/>
            <w:gridCol w:w="1246"/>
            <w:gridCol w:w="1"/>
            <w:gridCol w:w="2142"/>
            <w:gridCol w:w="1"/>
            <w:gridCol w:w="1025"/>
            <w:gridCol w:w="129"/>
            <w:gridCol w:w="3031"/>
          </w:tblGrid>
        </w:tblGridChange>
      </w:tblGrid>
      <w:tr w:rsidR="00396531" w:rsidRPr="00DA58D6" w14:paraId="352BA3F7" w14:textId="77777777" w:rsidTr="71A50ACE">
        <w:trPr>
          <w:tblHeader/>
          <w:trPrChange w:id="66" w:author="t.hartono" w:date="2026-10-30T09:14:00Z" w16du:dateUtc="2026-10-30T08:14:00Z">
            <w:trPr>
              <w:tblHeader/>
            </w:trPr>
          </w:trPrChange>
        </w:trPr>
        <w:tc>
          <w:tcPr>
            <w:tcW w:w="1496"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Change w:id="67" w:author="t.hartono" w:date="2026-10-30T09:14:00Z" w16du:dateUtc="2026-10-30T08:14:00Z">
              <w:tcPr>
                <w:tcW w:w="1500" w:type="dxa"/>
                <w:gridSpan w:val="2"/>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tcPrChange>
          </w:tcPr>
          <w:p w14:paraId="3A84C351"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Step</w:t>
            </w:r>
          </w:p>
        </w:tc>
        <w:tc>
          <w:tcPr>
            <w:tcW w:w="1247"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Change w:id="68" w:author="t.hartono" w:date="2026-10-30T09:14:00Z" w16du:dateUtc="2026-10-30T08:14:00Z">
              <w:tcPr>
                <w:tcW w:w="1250" w:type="dxa"/>
                <w:gridSpan w:val="2"/>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tcPrChange>
          </w:tcPr>
          <w:p w14:paraId="1245C189"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Model</w:t>
            </w:r>
          </w:p>
        </w:tc>
        <w:tc>
          <w:tcPr>
            <w:tcW w:w="2143"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Change w:id="69" w:author="t.hartono" w:date="2026-10-30T09:14:00Z" w16du:dateUtc="2026-10-30T08:14:00Z">
              <w:tcPr>
                <w:tcW w:w="2150" w:type="dxa"/>
                <w:gridSpan w:val="2"/>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tcPrChange>
          </w:tcPr>
          <w:p w14:paraId="191E66B6"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Snapshot</w:t>
            </w:r>
          </w:p>
        </w:tc>
        <w:tc>
          <w:tcPr>
            <w:tcW w:w="1155"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Change w:id="70" w:author="t.hartono" w:date="2026-10-30T09:14:00Z" w16du:dateUtc="2026-10-30T08:14:00Z">
              <w:tcPr>
                <w:tcW w:w="10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tcPrChange>
          </w:tcPr>
          <w:p w14:paraId="3E570199"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Reasoning effort</w:t>
            </w:r>
          </w:p>
        </w:tc>
        <w:tc>
          <w:tcPr>
            <w:tcW w:w="3031"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Change w:id="71" w:author="t.hartono" w:date="2026-10-30T09:14:00Z" w16du:dateUtc="2026-10-30T08:14:00Z">
              <w:tcPr>
                <w:tcW w:w="3172" w:type="dxa"/>
                <w:gridSpan w:val="2"/>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tcPrChange>
          </w:tcPr>
          <w:p w14:paraId="2AE52E3D"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Inputs (excluding prompt)</w:t>
            </w:r>
          </w:p>
        </w:tc>
      </w:tr>
      <w:tr w:rsidR="00396531" w:rsidRPr="00DA58D6" w14:paraId="5C8BCEF9" w14:textId="77777777" w:rsidTr="71A50ACE">
        <w:tc>
          <w:tcPr>
            <w:tcW w:w="149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72" w:author="t.hartono" w:date="2026-10-30T09:14:00Z" w16du:dateUtc="2026-10-30T08:14:00Z">
              <w:tcPr>
                <w:tcW w:w="1500" w:type="dxa"/>
                <w:gridSpan w:val="2"/>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663E1158"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Summarize content</w:t>
            </w:r>
          </w:p>
        </w:tc>
        <w:tc>
          <w:tcPr>
            <w:tcW w:w="124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73" w:author="t.hartono" w:date="2026-10-30T09:14:00Z" w16du:dateUtc="2026-10-30T08:14:00Z">
              <w:tcPr>
                <w:tcW w:w="1250" w:type="dxa"/>
                <w:gridSpan w:val="2"/>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762C5C45"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GPT-5 nano</w:t>
            </w:r>
          </w:p>
        </w:tc>
        <w:tc>
          <w:tcPr>
            <w:tcW w:w="214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74" w:author="t.hartono" w:date="2026-10-30T09:14:00Z" w16du:dateUtc="2026-10-30T08:14:00Z">
              <w:tcPr>
                <w:tcW w:w="2150" w:type="dxa"/>
                <w:gridSpan w:val="2"/>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1EDCB436"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eastAsia="Consolas" w:hAnsi="Times New Roman" w:cs="Times New Roman"/>
              </w:rPr>
              <w:t>gpt-5-nano-2025-08-07</w:t>
            </w:r>
          </w:p>
        </w:tc>
        <w:tc>
          <w:tcPr>
            <w:tcW w:w="1155"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75" w:author="t.hartono" w:date="2026-10-30T09:14:00Z" w16du:dateUtc="2026-10-30T08:14:00Z">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13FA39E3"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medium</w:t>
            </w:r>
          </w:p>
        </w:tc>
        <w:tc>
          <w:tcPr>
            <w:tcW w:w="303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76" w:author="t.hartono" w:date="2026-10-30T09:14:00Z" w16du:dateUtc="2026-10-30T08:14:00Z">
              <w:tcPr>
                <w:tcW w:w="3172" w:type="dxa"/>
                <w:gridSpan w:val="2"/>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018B6AC6"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full text, title, abstract</w:t>
            </w:r>
          </w:p>
        </w:tc>
      </w:tr>
      <w:tr w:rsidR="00396531" w:rsidRPr="00DA58D6" w14:paraId="0B4DF508" w14:textId="77777777" w:rsidTr="71A50ACE">
        <w:tc>
          <w:tcPr>
            <w:tcW w:w="149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77" w:author="t.hartono" w:date="2026-10-30T09:14:00Z" w16du:dateUtc="2026-10-30T08:14:00Z">
              <w:tcPr>
                <w:tcW w:w="1500" w:type="dxa"/>
                <w:gridSpan w:val="2"/>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7A900444"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Filter references</w:t>
            </w:r>
          </w:p>
        </w:tc>
        <w:tc>
          <w:tcPr>
            <w:tcW w:w="124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78" w:author="t.hartono" w:date="2026-10-30T09:14:00Z" w16du:dateUtc="2026-10-30T08:14:00Z">
              <w:tcPr>
                <w:tcW w:w="1250" w:type="dxa"/>
                <w:gridSpan w:val="2"/>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020099E5"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GPT-5 nano</w:t>
            </w:r>
          </w:p>
        </w:tc>
        <w:tc>
          <w:tcPr>
            <w:tcW w:w="214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79" w:author="t.hartono" w:date="2026-10-30T09:14:00Z" w16du:dateUtc="2026-10-30T08:14:00Z">
              <w:tcPr>
                <w:tcW w:w="2150" w:type="dxa"/>
                <w:gridSpan w:val="2"/>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6C1C9CF6"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eastAsia="Consolas" w:hAnsi="Times New Roman" w:cs="Times New Roman"/>
              </w:rPr>
              <w:t>gpt-5-nano-2025-08-07</w:t>
            </w:r>
          </w:p>
        </w:tc>
        <w:tc>
          <w:tcPr>
            <w:tcW w:w="1155"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80" w:author="t.hartono" w:date="2026-10-30T09:14:00Z" w16du:dateUtc="2026-10-30T08:14:00Z">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20BE811B"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medium</w:t>
            </w:r>
          </w:p>
        </w:tc>
        <w:tc>
          <w:tcPr>
            <w:tcW w:w="303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Change w:id="81" w:author="t.hartono" w:date="2026-10-30T09:14:00Z" w16du:dateUtc="2026-10-30T08:14:00Z">
              <w:tcPr>
                <w:tcW w:w="3172" w:type="dxa"/>
                <w:gridSpan w:val="2"/>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tcPrChange>
          </w:tcPr>
          <w:p w14:paraId="476BBD67" w14:textId="125D1A2A"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 xml:space="preserve">title, abstract, full-text summary (if available), </w:t>
            </w:r>
            <w:commentRangeStart w:id="82"/>
            <w:r w:rsidRPr="00DA58D6">
              <w:rPr>
                <w:rFonts w:ascii="Times New Roman" w:hAnsi="Times New Roman" w:cs="Times New Roman"/>
              </w:rPr>
              <w:t>references with an available abstract</w:t>
            </w:r>
            <w:commentRangeEnd w:id="82"/>
            <w:r w:rsidRPr="00E0792B">
              <w:rPr>
                <w:rStyle w:val="CommentReference"/>
                <w:rFonts w:ascii="Times New Roman" w:hAnsi="Times New Roman" w:cs="Times New Roman"/>
                <w:sz w:val="19"/>
                <w:szCs w:val="19"/>
              </w:rPr>
              <w:commentReference w:id="82"/>
            </w:r>
            <w:r w:rsidRPr="00E0792B">
              <w:rPr>
                <w:rFonts w:ascii="Times New Roman" w:hAnsi="Times New Roman" w:cs="Times New Roman"/>
              </w:rPr>
              <w:t xml:space="preserve"> (title, abstract, publication date)</w:t>
            </w:r>
          </w:p>
        </w:tc>
      </w:tr>
      <w:tr w:rsidR="00396531" w:rsidRPr="00DA58D6" w14:paraId="598F1668" w14:textId="77777777" w:rsidTr="71A50ACE">
        <w:tc>
          <w:tcPr>
            <w:tcW w:w="1496"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Change w:id="83" w:author="t.hartono" w:date="2026-10-30T09:14:00Z" w16du:dateUtc="2026-10-30T08:14:00Z">
              <w:tcPr>
                <w:tcW w:w="1500" w:type="dxa"/>
                <w:gridSpan w:val="2"/>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tcPrChange>
          </w:tcPr>
          <w:p w14:paraId="48BDFADD"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Assess novelty</w:t>
            </w:r>
          </w:p>
        </w:tc>
        <w:tc>
          <w:tcPr>
            <w:tcW w:w="1247"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Change w:id="84" w:author="t.hartono" w:date="2026-10-30T09:14:00Z" w16du:dateUtc="2026-10-30T08:14:00Z">
              <w:tcPr>
                <w:tcW w:w="1250" w:type="dxa"/>
                <w:gridSpan w:val="2"/>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tcPrChange>
          </w:tcPr>
          <w:p w14:paraId="3B4DCAA6"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GPT-5</w:t>
            </w:r>
          </w:p>
        </w:tc>
        <w:tc>
          <w:tcPr>
            <w:tcW w:w="2143"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Change w:id="85" w:author="t.hartono" w:date="2026-10-30T09:14:00Z" w16du:dateUtc="2026-10-30T08:14:00Z">
              <w:tcPr>
                <w:tcW w:w="2150" w:type="dxa"/>
                <w:gridSpan w:val="2"/>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tcPrChange>
          </w:tcPr>
          <w:p w14:paraId="32641E65" w14:textId="12A1896A" w:rsidR="00396531" w:rsidRPr="00DA58D6" w:rsidRDefault="006020A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gpt-5-2025-08-07</w:t>
            </w:r>
          </w:p>
        </w:tc>
        <w:tc>
          <w:tcPr>
            <w:tcW w:w="1155"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Change w:id="86" w:author="t.hartono" w:date="2026-10-30T09:14:00Z" w16du:dateUtc="2026-10-30T08:14:00Z">
              <w:tcPr>
                <w:tcW w:w="10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tcPrChange>
          </w:tcPr>
          <w:p w14:paraId="45EEC53C"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medium</w:t>
            </w:r>
          </w:p>
        </w:tc>
        <w:tc>
          <w:tcPr>
            <w:tcW w:w="3031"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Change w:id="87" w:author="t.hartono" w:date="2026-10-30T09:14:00Z" w16du:dateUtc="2026-10-30T08:14:00Z">
              <w:tcPr>
                <w:tcW w:w="3172" w:type="dxa"/>
                <w:gridSpan w:val="2"/>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tcPrChange>
          </w:tcPr>
          <w:p w14:paraId="74115FA4"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title, abstract, venue, full-text summary, filtered references, publication date</w:t>
            </w:r>
          </w:p>
        </w:tc>
      </w:tr>
    </w:tbl>
    <w:p w14:paraId="615B691F" w14:textId="77777777" w:rsidR="00396531" w:rsidRPr="00DA58D6" w:rsidRDefault="00396531" w:rsidP="008B138A">
      <w:pPr>
        <w:spacing w:after="100" w:line="480" w:lineRule="auto"/>
        <w:jc w:val="both"/>
        <w:rPr>
          <w:rFonts w:ascii="Times New Roman" w:hAnsi="Times New Roman" w:cs="Times New Roman"/>
        </w:rPr>
      </w:pPr>
    </w:p>
    <w:p w14:paraId="4E2A0D47" w14:textId="374F7831" w:rsidR="00AA0FF4" w:rsidRPr="00DA58D6" w:rsidRDefault="005615B4">
      <w:pPr>
        <w:spacing w:after="100" w:line="480" w:lineRule="auto"/>
        <w:ind w:firstLine="708"/>
        <w:jc w:val="both"/>
        <w:rPr>
          <w:rFonts w:ascii="Times New Roman" w:hAnsi="Times New Roman" w:cs="Times New Roman"/>
          <w:sz w:val="24"/>
          <w:szCs w:val="24"/>
        </w:rPr>
        <w:pPrChange w:id="88" w:author="charlaynew" w:date="2026-10-29T21:56:00Z" w16du:dateUtc="2026-10-29T20:56:00Z">
          <w:pPr>
            <w:spacing w:after="100" w:line="480" w:lineRule="auto"/>
            <w:jc w:val="both"/>
          </w:pPr>
        </w:pPrChange>
      </w:pPr>
      <w:r w:rsidRPr="6225DA46">
        <w:rPr>
          <w:rFonts w:ascii="Times New Roman" w:hAnsi="Times New Roman" w:cs="Times New Roman"/>
          <w:sz w:val="24"/>
          <w:szCs w:val="24"/>
        </w:rPr>
        <w:t xml:space="preserve">LENS uses </w:t>
      </w:r>
      <w:r w:rsidR="00595F78" w:rsidRPr="6225DA46">
        <w:rPr>
          <w:rFonts w:ascii="Times New Roman" w:hAnsi="Times New Roman" w:cs="Times New Roman"/>
          <w:sz w:val="24"/>
          <w:szCs w:val="24"/>
        </w:rPr>
        <w:t>GPT-5, OpenAI’s latest proprietary reasoning model family available at the time of development</w:t>
      </w:r>
      <w:r w:rsidR="003D26B9" w:rsidRPr="6225DA46">
        <w:rPr>
          <w:rFonts w:ascii="Times New Roman" w:hAnsi="Times New Roman" w:cs="Times New Roman"/>
          <w:sz w:val="24"/>
          <w:szCs w:val="24"/>
        </w:rPr>
        <w:t>:</w:t>
      </w:r>
      <w:r w:rsidR="00A8362A" w:rsidRPr="6225DA46">
        <w:rPr>
          <w:rFonts w:ascii="Times New Roman" w:hAnsi="Times New Roman" w:cs="Times New Roman"/>
          <w:sz w:val="24"/>
          <w:szCs w:val="24"/>
        </w:rPr>
        <w:t xml:space="preserve"> GP</w:t>
      </w:r>
      <w:r w:rsidR="00721C07" w:rsidRPr="6225DA46">
        <w:rPr>
          <w:rFonts w:ascii="Times New Roman" w:hAnsi="Times New Roman" w:cs="Times New Roman"/>
          <w:sz w:val="24"/>
          <w:szCs w:val="24"/>
        </w:rPr>
        <w:t>T</w:t>
      </w:r>
      <w:r w:rsidR="00A8362A" w:rsidRPr="6225DA46">
        <w:rPr>
          <w:rFonts w:ascii="Times New Roman" w:hAnsi="Times New Roman" w:cs="Times New Roman"/>
          <w:sz w:val="24"/>
          <w:szCs w:val="24"/>
        </w:rPr>
        <w:t>-5 nano</w:t>
      </w:r>
      <w:del w:id="89" w:author="charlaynew" w:date="2026-10-29T19:36:00Z" w16du:dateUtc="2026-10-29T19:36:54Z">
        <w:r w:rsidR="00827E92" w:rsidRPr="6225DA46">
          <w:rPr>
            <w:rFonts w:ascii="Times New Roman" w:hAnsi="Times New Roman" w:cs="Times New Roman"/>
            <w:sz w:val="24"/>
            <w:szCs w:val="24"/>
          </w:rPr>
          <w:delText>,</w:delText>
        </w:r>
      </w:del>
      <w:r w:rsidR="00827E92" w:rsidRPr="6225DA46">
        <w:rPr>
          <w:rFonts w:ascii="Times New Roman" w:hAnsi="Times New Roman" w:cs="Times New Roman"/>
          <w:sz w:val="24"/>
          <w:szCs w:val="24"/>
        </w:rPr>
        <w:t xml:space="preserve"> for </w:t>
      </w:r>
      <w:r w:rsidR="00234CE3" w:rsidRPr="6225DA46">
        <w:rPr>
          <w:rFonts w:ascii="Times New Roman" w:hAnsi="Times New Roman" w:cs="Times New Roman"/>
          <w:sz w:val="24"/>
          <w:szCs w:val="24"/>
        </w:rPr>
        <w:t>preprocessing tasks</w:t>
      </w:r>
      <w:r w:rsidR="004432AD" w:rsidRPr="6225DA46">
        <w:rPr>
          <w:rFonts w:ascii="Times New Roman" w:hAnsi="Times New Roman" w:cs="Times New Roman"/>
          <w:sz w:val="24"/>
          <w:szCs w:val="24"/>
        </w:rPr>
        <w:t xml:space="preserve"> </w:t>
      </w:r>
      <w:r w:rsidR="00A8362A" w:rsidRPr="6225DA46">
        <w:rPr>
          <w:rFonts w:ascii="Times New Roman" w:hAnsi="Times New Roman" w:cs="Times New Roman"/>
          <w:sz w:val="24"/>
          <w:szCs w:val="24"/>
        </w:rPr>
        <w:t>(</w:t>
      </w:r>
      <w:r w:rsidR="002807F3" w:rsidRPr="6225DA46">
        <w:rPr>
          <w:rFonts w:ascii="Times New Roman" w:hAnsi="Times New Roman" w:cs="Times New Roman"/>
          <w:sz w:val="24"/>
          <w:szCs w:val="24"/>
        </w:rPr>
        <w:t>knowledge cutoff May 31</w:t>
      </w:r>
      <w:r w:rsidR="00441143" w:rsidRPr="6225DA46">
        <w:rPr>
          <w:rFonts w:ascii="Times New Roman" w:hAnsi="Times New Roman" w:cs="Times New Roman"/>
          <w:sz w:val="24"/>
          <w:szCs w:val="24"/>
        </w:rPr>
        <w:t>, 2024; OpenAI 2025b</w:t>
      </w:r>
      <w:r w:rsidR="001F6BD0" w:rsidRPr="6225DA46">
        <w:rPr>
          <w:rFonts w:ascii="Times New Roman" w:hAnsi="Times New Roman" w:cs="Times New Roman"/>
          <w:sz w:val="24"/>
          <w:szCs w:val="24"/>
        </w:rPr>
        <w:t>) and</w:t>
      </w:r>
      <w:r w:rsidR="00820CF3" w:rsidRPr="6225DA46">
        <w:rPr>
          <w:rFonts w:ascii="Times New Roman" w:hAnsi="Times New Roman" w:cs="Times New Roman"/>
          <w:sz w:val="24"/>
          <w:szCs w:val="24"/>
        </w:rPr>
        <w:t xml:space="preserve"> </w:t>
      </w:r>
      <w:r w:rsidR="00C33DEF" w:rsidRPr="6225DA46">
        <w:rPr>
          <w:rFonts w:ascii="Times New Roman" w:hAnsi="Times New Roman" w:cs="Times New Roman"/>
          <w:sz w:val="24"/>
          <w:szCs w:val="24"/>
        </w:rPr>
        <w:t>the full GPT-5 model</w:t>
      </w:r>
      <w:r w:rsidR="00441143" w:rsidRPr="6225DA46">
        <w:rPr>
          <w:rFonts w:ascii="Times New Roman" w:hAnsi="Times New Roman" w:cs="Times New Roman"/>
          <w:sz w:val="24"/>
          <w:szCs w:val="24"/>
        </w:rPr>
        <w:t xml:space="preserve"> </w:t>
      </w:r>
      <w:r w:rsidR="00373F75" w:rsidRPr="6225DA46">
        <w:rPr>
          <w:rFonts w:ascii="Times New Roman" w:hAnsi="Times New Roman" w:cs="Times New Roman"/>
          <w:sz w:val="24"/>
          <w:szCs w:val="24"/>
        </w:rPr>
        <w:t xml:space="preserve">for the </w:t>
      </w:r>
      <w:r w:rsidR="00A83F20" w:rsidRPr="6225DA46">
        <w:rPr>
          <w:rFonts w:ascii="Times New Roman" w:hAnsi="Times New Roman" w:cs="Times New Roman"/>
          <w:sz w:val="24"/>
          <w:szCs w:val="24"/>
        </w:rPr>
        <w:t xml:space="preserve">more </w:t>
      </w:r>
      <w:r w:rsidR="00373F75" w:rsidRPr="6225DA46">
        <w:rPr>
          <w:rFonts w:ascii="Times New Roman" w:hAnsi="Times New Roman" w:cs="Times New Roman"/>
          <w:sz w:val="24"/>
          <w:szCs w:val="24"/>
        </w:rPr>
        <w:t xml:space="preserve">complex </w:t>
      </w:r>
      <w:r w:rsidR="006471D5" w:rsidRPr="6225DA46">
        <w:rPr>
          <w:rFonts w:ascii="Times New Roman" w:hAnsi="Times New Roman" w:cs="Times New Roman"/>
          <w:sz w:val="24"/>
          <w:szCs w:val="24"/>
        </w:rPr>
        <w:t>novelty</w:t>
      </w:r>
      <w:r w:rsidR="00721C07" w:rsidRPr="6225DA46">
        <w:rPr>
          <w:rFonts w:ascii="Times New Roman" w:hAnsi="Times New Roman" w:cs="Times New Roman"/>
          <w:sz w:val="24"/>
          <w:szCs w:val="24"/>
        </w:rPr>
        <w:t xml:space="preserve"> assess</w:t>
      </w:r>
      <w:r w:rsidR="00A83F20" w:rsidRPr="6225DA46">
        <w:rPr>
          <w:rFonts w:ascii="Times New Roman" w:hAnsi="Times New Roman" w:cs="Times New Roman"/>
          <w:sz w:val="24"/>
          <w:szCs w:val="24"/>
        </w:rPr>
        <w:t>ment</w:t>
      </w:r>
      <w:r w:rsidR="00721C07" w:rsidRPr="6225DA46">
        <w:rPr>
          <w:rFonts w:ascii="Times New Roman" w:hAnsi="Times New Roman" w:cs="Times New Roman"/>
          <w:sz w:val="24"/>
          <w:szCs w:val="24"/>
        </w:rPr>
        <w:t xml:space="preserve"> stage </w:t>
      </w:r>
      <w:r w:rsidR="00373553" w:rsidRPr="6225DA46">
        <w:rPr>
          <w:rFonts w:ascii="Times New Roman" w:hAnsi="Times New Roman" w:cs="Times New Roman"/>
          <w:sz w:val="24"/>
          <w:szCs w:val="24"/>
        </w:rPr>
        <w:t xml:space="preserve">(knowledge cutoff </w:t>
      </w:r>
      <w:r w:rsidR="00A83F20" w:rsidRPr="6225DA46">
        <w:rPr>
          <w:rFonts w:ascii="Times New Roman" w:hAnsi="Times New Roman" w:cs="Times New Roman"/>
          <w:sz w:val="24"/>
          <w:szCs w:val="24"/>
        </w:rPr>
        <w:t>September</w:t>
      </w:r>
      <w:r w:rsidR="00373553" w:rsidRPr="6225DA46">
        <w:rPr>
          <w:rFonts w:ascii="Times New Roman" w:hAnsi="Times New Roman" w:cs="Times New Roman"/>
          <w:sz w:val="24"/>
          <w:szCs w:val="24"/>
        </w:rPr>
        <w:t xml:space="preserve"> 30, 2024</w:t>
      </w:r>
      <w:r w:rsidR="00FC0EF8" w:rsidRPr="6225DA46">
        <w:rPr>
          <w:rFonts w:ascii="Times New Roman" w:hAnsi="Times New Roman" w:cs="Times New Roman"/>
          <w:sz w:val="24"/>
          <w:szCs w:val="24"/>
        </w:rPr>
        <w:t>; OpenAI 2025a)</w:t>
      </w:r>
      <w:r w:rsidR="00BE29DF" w:rsidRPr="6225DA46">
        <w:rPr>
          <w:rFonts w:ascii="Times New Roman" w:hAnsi="Times New Roman" w:cs="Times New Roman"/>
          <w:sz w:val="24"/>
          <w:szCs w:val="24"/>
        </w:rPr>
        <w:t>; see also OpenAI (2025c)</w:t>
      </w:r>
      <w:r w:rsidR="00300F81" w:rsidRPr="6225DA46">
        <w:rPr>
          <w:rFonts w:ascii="Times New Roman" w:hAnsi="Times New Roman" w:cs="Times New Roman"/>
          <w:sz w:val="24"/>
          <w:szCs w:val="24"/>
        </w:rPr>
        <w:t>.</w:t>
      </w:r>
    </w:p>
    <w:p w14:paraId="0ADCC632" w14:textId="20BD14C2" w:rsidR="00396531" w:rsidRPr="00DA58D6" w:rsidRDefault="35AA2517" w:rsidP="008B138A">
      <w:pPr>
        <w:pStyle w:val="Heading2"/>
        <w:spacing w:before="0" w:line="480" w:lineRule="auto"/>
        <w:jc w:val="both"/>
        <w:rPr>
          <w:rFonts w:ascii="Times New Roman" w:hAnsi="Times New Roman" w:cs="Times New Roman"/>
        </w:rPr>
      </w:pPr>
      <w:ins w:id="90" w:author="charlaynew" w:date="2026-10-29T14:01:00Z" w16du:dateUtc="2026-10-29T14:01:52Z">
        <w:r w:rsidRPr="60CC0574">
          <w:rPr>
            <w:rFonts w:ascii="Times New Roman" w:hAnsi="Times New Roman" w:cs="Times New Roman"/>
            <w:rPrChange w:id="91" w:author="charlaynew" w:date="2026-10-29T15:02:00Z" w16du:dateUtc="2026-10-29T14:02:00Z">
              <w:rPr>
                <w:rFonts w:ascii="Times New Roman" w:hAnsi="Times New Roman" w:cs="Times New Roman"/>
                <w:sz w:val="28"/>
                <w:szCs w:val="28"/>
              </w:rPr>
            </w:rPrChange>
          </w:rPr>
          <w:t>S.2.1</w:t>
        </w:r>
      </w:ins>
      <w:ins w:id="92" w:author="charlaynew" w:date="2026-10-29T19:42:00Z" w16du:dateUtc="2026-10-29T19:42:55Z">
        <w:r w:rsidR="6EC57B3D" w:rsidRPr="55645FC1">
          <w:rPr>
            <w:rFonts w:ascii="Times New Roman" w:hAnsi="Times New Roman" w:cs="Times New Roman"/>
          </w:rPr>
          <w:t>.</w:t>
        </w:r>
      </w:ins>
      <w:ins w:id="93" w:author="charlaynew" w:date="2026-10-29T14:01:00Z" w16du:dateUtc="2026-10-29T14:01:53Z">
        <w:r w:rsidRPr="60CC0574">
          <w:rPr>
            <w:rFonts w:ascii="Times New Roman" w:hAnsi="Times New Roman" w:cs="Times New Roman"/>
            <w:rPrChange w:id="94" w:author="charlaynew" w:date="2026-10-29T15:02:00Z" w16du:dateUtc="2026-10-29T14:02:00Z">
              <w:rPr>
                <w:rFonts w:ascii="Times New Roman" w:hAnsi="Times New Roman" w:cs="Times New Roman"/>
                <w:sz w:val="28"/>
                <w:szCs w:val="28"/>
              </w:rPr>
            </w:rPrChange>
          </w:rPr>
          <w:t xml:space="preserve"> </w:t>
        </w:r>
      </w:ins>
      <w:r w:rsidR="00D2577A" w:rsidRPr="60CC0574">
        <w:rPr>
          <w:rFonts w:ascii="Times New Roman" w:hAnsi="Times New Roman" w:cs="Times New Roman"/>
        </w:rPr>
        <w:t>Inputs and coverage</w:t>
      </w:r>
    </w:p>
    <w:p w14:paraId="52AC3046" w14:textId="5488B51F" w:rsidR="00396531" w:rsidRPr="00DA58D6" w:rsidRDefault="00D2577A" w:rsidP="00F95956">
      <w:pPr>
        <w:spacing w:after="100" w:line="480" w:lineRule="auto"/>
        <w:ind w:firstLine="706"/>
        <w:jc w:val="both"/>
        <w:rPr>
          <w:rFonts w:ascii="Times New Roman" w:hAnsi="Times New Roman" w:cs="Times New Roman"/>
          <w:sz w:val="24"/>
          <w:szCs w:val="24"/>
        </w:rPr>
      </w:pPr>
      <w:r w:rsidRPr="6225DA46">
        <w:rPr>
          <w:rFonts w:ascii="Times New Roman" w:hAnsi="Times New Roman" w:cs="Times New Roman"/>
          <w:sz w:val="24"/>
          <w:szCs w:val="24"/>
        </w:rPr>
        <w:t xml:space="preserve">For </w:t>
      </w:r>
      <w:commentRangeStart w:id="95"/>
      <w:r w:rsidRPr="6225DA46">
        <w:rPr>
          <w:rFonts w:ascii="Times New Roman" w:hAnsi="Times New Roman" w:cs="Times New Roman"/>
          <w:sz w:val="24"/>
          <w:szCs w:val="24"/>
        </w:rPr>
        <w:t>58.2</w:t>
      </w:r>
      <w:commentRangeEnd w:id="95"/>
      <w:r w:rsidRPr="6225DA46">
        <w:rPr>
          <w:rStyle w:val="CommentReference"/>
          <w:rFonts w:ascii="Times New Roman" w:hAnsi="Times New Roman" w:cs="Times New Roman"/>
          <w:sz w:val="24"/>
          <w:szCs w:val="24"/>
        </w:rPr>
        <w:commentReference w:id="95"/>
      </w:r>
      <w:r w:rsidRPr="6225DA46">
        <w:rPr>
          <w:rFonts w:ascii="Times New Roman" w:hAnsi="Times New Roman" w:cs="Times New Roman"/>
          <w:sz w:val="24"/>
          <w:szCs w:val="24"/>
        </w:rPr>
        <w:t xml:space="preserve">% of the roughly 100,000 </w:t>
      </w:r>
      <w:r w:rsidR="00395171" w:rsidRPr="6225DA46">
        <w:rPr>
          <w:rFonts w:ascii="Times New Roman" w:hAnsi="Times New Roman" w:cs="Times New Roman"/>
          <w:sz w:val="24"/>
          <w:szCs w:val="24"/>
        </w:rPr>
        <w:t>C</w:t>
      </w:r>
      <w:r w:rsidRPr="6225DA46">
        <w:rPr>
          <w:rFonts w:ascii="Times New Roman" w:hAnsi="Times New Roman" w:cs="Times New Roman"/>
          <w:sz w:val="24"/>
          <w:szCs w:val="24"/>
        </w:rPr>
        <w:t xml:space="preserve">hallenge papers, both </w:t>
      </w:r>
      <w:del w:id="96" w:author="charlaynew" w:date="2026-10-29T19:37:00Z" w16du:dateUtc="2026-10-29T19:37:33Z">
        <w:r w:rsidRPr="7229B8FA" w:rsidDel="00395171">
          <w:rPr>
            <w:rFonts w:ascii="Times New Roman" w:hAnsi="Times New Roman" w:cs="Times New Roman"/>
            <w:sz w:val="24"/>
            <w:szCs w:val="24"/>
          </w:rPr>
          <w:delText>A</w:delText>
        </w:r>
      </w:del>
      <w:ins w:id="97" w:author="charlaynew" w:date="2026-10-29T19:37:00Z" w16du:dateUtc="2026-10-29T19:37:33Z">
        <w:r w:rsidR="71F984B7" w:rsidRPr="7229B8FA">
          <w:rPr>
            <w:rFonts w:ascii="Times New Roman" w:hAnsi="Times New Roman" w:cs="Times New Roman"/>
            <w:sz w:val="24"/>
            <w:szCs w:val="24"/>
          </w:rPr>
          <w:t>a</w:t>
        </w:r>
      </w:ins>
      <w:r w:rsidRPr="7229B8FA">
        <w:rPr>
          <w:rFonts w:ascii="Times New Roman" w:hAnsi="Times New Roman" w:cs="Times New Roman"/>
          <w:sz w:val="24"/>
          <w:szCs w:val="24"/>
        </w:rPr>
        <w:t>bstract</w:t>
      </w:r>
      <w:r w:rsidRPr="6225DA46">
        <w:rPr>
          <w:rFonts w:ascii="Times New Roman" w:hAnsi="Times New Roman" w:cs="Times New Roman"/>
          <w:sz w:val="24"/>
          <w:szCs w:val="24"/>
        </w:rPr>
        <w:t xml:space="preserve"> and </w:t>
      </w:r>
      <w:del w:id="98" w:author="charlaynew" w:date="2026-10-29T19:37:00Z" w16du:dateUtc="2026-10-29T19:37:45Z">
        <w:r w:rsidRPr="7229B8FA" w:rsidDel="00395171">
          <w:rPr>
            <w:rFonts w:ascii="Times New Roman" w:hAnsi="Times New Roman" w:cs="Times New Roman"/>
            <w:sz w:val="24"/>
            <w:szCs w:val="24"/>
          </w:rPr>
          <w:delText>F</w:delText>
        </w:r>
      </w:del>
      <w:ins w:id="99" w:author="charlaynew" w:date="2026-10-29T19:37:00Z" w16du:dateUtc="2026-10-29T19:37:45Z">
        <w:r w:rsidR="17A55E1C" w:rsidRPr="7229B8FA">
          <w:rPr>
            <w:rFonts w:ascii="Times New Roman" w:hAnsi="Times New Roman" w:cs="Times New Roman"/>
            <w:sz w:val="24"/>
            <w:szCs w:val="24"/>
          </w:rPr>
          <w:t>f</w:t>
        </w:r>
      </w:ins>
      <w:r w:rsidRPr="7229B8FA">
        <w:rPr>
          <w:rFonts w:ascii="Times New Roman" w:hAnsi="Times New Roman" w:cs="Times New Roman"/>
          <w:sz w:val="24"/>
          <w:szCs w:val="24"/>
        </w:rPr>
        <w:t xml:space="preserve">ull </w:t>
      </w:r>
      <w:del w:id="100" w:author="charlaynew" w:date="2026-10-29T19:37:00Z" w16du:dateUtc="2026-10-29T19:37:47Z">
        <w:r w:rsidRPr="7229B8FA" w:rsidDel="00395171">
          <w:rPr>
            <w:rFonts w:ascii="Times New Roman" w:hAnsi="Times New Roman" w:cs="Times New Roman"/>
            <w:sz w:val="24"/>
            <w:szCs w:val="24"/>
          </w:rPr>
          <w:delText>T</w:delText>
        </w:r>
      </w:del>
      <w:ins w:id="101" w:author="charlaynew" w:date="2026-10-29T19:37:00Z" w16du:dateUtc="2026-10-29T19:37:47Z">
        <w:r w:rsidR="64134349" w:rsidRPr="7229B8FA">
          <w:rPr>
            <w:rFonts w:ascii="Times New Roman" w:hAnsi="Times New Roman" w:cs="Times New Roman"/>
            <w:sz w:val="24"/>
            <w:szCs w:val="24"/>
          </w:rPr>
          <w:t>t</w:t>
        </w:r>
      </w:ins>
      <w:r w:rsidRPr="7229B8FA">
        <w:rPr>
          <w:rFonts w:ascii="Times New Roman" w:hAnsi="Times New Roman" w:cs="Times New Roman"/>
          <w:sz w:val="24"/>
          <w:szCs w:val="24"/>
        </w:rPr>
        <w:t>ext</w:t>
      </w:r>
      <w:r w:rsidRPr="6225DA46">
        <w:rPr>
          <w:rFonts w:ascii="Times New Roman" w:hAnsi="Times New Roman" w:cs="Times New Roman"/>
          <w:sz w:val="24"/>
          <w:szCs w:val="24"/>
        </w:rPr>
        <w:t xml:space="preserve"> were available; 40.3% were scored from the </w:t>
      </w:r>
      <w:del w:id="102" w:author="charlaynew" w:date="2026-10-29T19:37:00Z" w16du:dateUtc="2026-10-29T19:37:54Z">
        <w:r w:rsidRPr="7229B8FA" w:rsidDel="00873D0B">
          <w:rPr>
            <w:rFonts w:ascii="Times New Roman" w:hAnsi="Times New Roman" w:cs="Times New Roman"/>
            <w:sz w:val="24"/>
            <w:szCs w:val="24"/>
          </w:rPr>
          <w:delText>A</w:delText>
        </w:r>
      </w:del>
      <w:ins w:id="103" w:author="charlaynew" w:date="2026-10-29T19:37:00Z" w16du:dateUtc="2026-10-29T19:37:54Z">
        <w:r w:rsidR="0A40EC4F" w:rsidRPr="7229B8FA">
          <w:rPr>
            <w:rFonts w:ascii="Times New Roman" w:hAnsi="Times New Roman" w:cs="Times New Roman"/>
            <w:sz w:val="24"/>
            <w:szCs w:val="24"/>
          </w:rPr>
          <w:t>a</w:t>
        </w:r>
      </w:ins>
      <w:r w:rsidRPr="7229B8FA">
        <w:rPr>
          <w:rFonts w:ascii="Times New Roman" w:hAnsi="Times New Roman" w:cs="Times New Roman"/>
          <w:sz w:val="24"/>
          <w:szCs w:val="24"/>
        </w:rPr>
        <w:t>bstract</w:t>
      </w:r>
      <w:r w:rsidRPr="6225DA46">
        <w:rPr>
          <w:rFonts w:ascii="Times New Roman" w:hAnsi="Times New Roman" w:cs="Times New Roman"/>
          <w:sz w:val="24"/>
          <w:szCs w:val="24"/>
        </w:rPr>
        <w:t xml:space="preserve"> alone; 1.2% had only a </w:t>
      </w:r>
      <w:del w:id="104" w:author="charlaynew" w:date="2026-10-29T19:37:00Z" w16du:dateUtc="2026-10-29T19:37:57Z">
        <w:r w:rsidRPr="7229B8FA" w:rsidDel="00873D0B">
          <w:rPr>
            <w:rFonts w:ascii="Times New Roman" w:hAnsi="Times New Roman" w:cs="Times New Roman"/>
            <w:sz w:val="24"/>
            <w:szCs w:val="24"/>
          </w:rPr>
          <w:delText>F</w:delText>
        </w:r>
      </w:del>
      <w:ins w:id="105" w:author="charlaynew" w:date="2026-10-29T19:37:00Z" w16du:dateUtc="2026-10-29T19:37:57Z">
        <w:r w:rsidR="56EBFEAF" w:rsidRPr="7229B8FA">
          <w:rPr>
            <w:rFonts w:ascii="Times New Roman" w:hAnsi="Times New Roman" w:cs="Times New Roman"/>
            <w:sz w:val="24"/>
            <w:szCs w:val="24"/>
          </w:rPr>
          <w:t>f</w:t>
        </w:r>
      </w:ins>
      <w:r w:rsidRPr="7229B8FA">
        <w:rPr>
          <w:rFonts w:ascii="Times New Roman" w:hAnsi="Times New Roman" w:cs="Times New Roman"/>
          <w:sz w:val="24"/>
          <w:szCs w:val="24"/>
        </w:rPr>
        <w:t xml:space="preserve">ull </w:t>
      </w:r>
      <w:del w:id="106" w:author="charlaynew" w:date="2026-10-29T19:37:00Z" w16du:dateUtc="2026-10-29T19:37:59Z">
        <w:r w:rsidRPr="7229B8FA" w:rsidDel="00873D0B">
          <w:rPr>
            <w:rFonts w:ascii="Times New Roman" w:hAnsi="Times New Roman" w:cs="Times New Roman"/>
            <w:sz w:val="24"/>
            <w:szCs w:val="24"/>
          </w:rPr>
          <w:delText>T</w:delText>
        </w:r>
      </w:del>
      <w:ins w:id="107" w:author="charlaynew" w:date="2026-10-29T19:38:00Z" w16du:dateUtc="2026-10-29T19:38:00Z">
        <w:r w:rsidR="6A3CB4FC" w:rsidRPr="7229B8FA">
          <w:rPr>
            <w:rFonts w:ascii="Times New Roman" w:hAnsi="Times New Roman" w:cs="Times New Roman"/>
            <w:sz w:val="24"/>
            <w:szCs w:val="24"/>
          </w:rPr>
          <w:t>t</w:t>
        </w:r>
      </w:ins>
      <w:r w:rsidRPr="7229B8FA">
        <w:rPr>
          <w:rFonts w:ascii="Times New Roman" w:hAnsi="Times New Roman" w:cs="Times New Roman"/>
          <w:sz w:val="24"/>
          <w:szCs w:val="24"/>
        </w:rPr>
        <w:t>ext</w:t>
      </w:r>
      <w:r w:rsidRPr="6225DA46">
        <w:rPr>
          <w:rFonts w:ascii="Times New Roman" w:hAnsi="Times New Roman" w:cs="Times New Roman"/>
          <w:sz w:val="24"/>
          <w:szCs w:val="24"/>
        </w:rPr>
        <w:t xml:space="preserve"> without a separate </w:t>
      </w:r>
      <w:del w:id="108" w:author="charlaynew" w:date="2026-10-29T19:38:00Z" w16du:dateUtc="2026-10-29T19:38:04Z">
        <w:r w:rsidRPr="7229B8FA" w:rsidDel="007959C4">
          <w:rPr>
            <w:rFonts w:ascii="Times New Roman" w:hAnsi="Times New Roman" w:cs="Times New Roman"/>
            <w:sz w:val="24"/>
            <w:szCs w:val="24"/>
          </w:rPr>
          <w:delText>A</w:delText>
        </w:r>
      </w:del>
      <w:ins w:id="109" w:author="charlaynew" w:date="2026-10-29T19:38:00Z" w16du:dateUtc="2026-10-29T19:38:04Z">
        <w:r w:rsidR="5BDCFE8B" w:rsidRPr="7229B8FA">
          <w:rPr>
            <w:rFonts w:ascii="Times New Roman" w:hAnsi="Times New Roman" w:cs="Times New Roman"/>
            <w:sz w:val="24"/>
            <w:szCs w:val="24"/>
          </w:rPr>
          <w:t>a</w:t>
        </w:r>
      </w:ins>
      <w:r w:rsidRPr="7229B8FA">
        <w:rPr>
          <w:rFonts w:ascii="Times New Roman" w:hAnsi="Times New Roman" w:cs="Times New Roman"/>
          <w:sz w:val="24"/>
          <w:szCs w:val="24"/>
        </w:rPr>
        <w:t>bstract</w:t>
      </w:r>
      <w:r w:rsidRPr="6225DA46">
        <w:rPr>
          <w:rFonts w:ascii="Times New Roman" w:hAnsi="Times New Roman" w:cs="Times New Roman"/>
          <w:sz w:val="24"/>
          <w:szCs w:val="24"/>
        </w:rPr>
        <w:t xml:space="preserve">; and for 0.2% neither could be retrieved (Table </w:t>
      </w:r>
      <w:r w:rsidR="004C3C24" w:rsidRPr="6225DA46">
        <w:rPr>
          <w:rFonts w:ascii="Times New Roman" w:hAnsi="Times New Roman" w:cs="Times New Roman"/>
          <w:sz w:val="24"/>
          <w:szCs w:val="24"/>
        </w:rPr>
        <w:t>S</w:t>
      </w:r>
      <w:r w:rsidRPr="6225DA46">
        <w:rPr>
          <w:rFonts w:ascii="Times New Roman" w:hAnsi="Times New Roman" w:cs="Times New Roman"/>
          <w:sz w:val="24"/>
          <w:szCs w:val="24"/>
        </w:rPr>
        <w:t xml:space="preserve">.2). The </w:t>
      </w:r>
      <w:r w:rsidR="54669820" w:rsidRPr="56A5C7B0">
        <w:rPr>
          <w:rFonts w:ascii="Times New Roman" w:hAnsi="Times New Roman" w:cs="Times New Roman"/>
          <w:sz w:val="24"/>
          <w:szCs w:val="24"/>
        </w:rPr>
        <w:t>f</w:t>
      </w:r>
      <w:r w:rsidRPr="56A5C7B0">
        <w:rPr>
          <w:rFonts w:ascii="Times New Roman" w:hAnsi="Times New Roman" w:cs="Times New Roman"/>
          <w:sz w:val="24"/>
          <w:szCs w:val="24"/>
        </w:rPr>
        <w:t>ull</w:t>
      </w:r>
      <w:r w:rsidRPr="6225DA46">
        <w:rPr>
          <w:rFonts w:ascii="Times New Roman" w:hAnsi="Times New Roman" w:cs="Times New Roman"/>
          <w:sz w:val="24"/>
          <w:szCs w:val="24"/>
        </w:rPr>
        <w:t>-</w:t>
      </w:r>
      <w:del w:id="110" w:author="charlaynew" w:date="2026-10-30T09:47:00Z" w16du:dateUtc="2026-10-30T09:47:10Z">
        <w:r w:rsidRPr="6685DF0A" w:rsidDel="00AA5710">
          <w:rPr>
            <w:rFonts w:ascii="Times New Roman" w:hAnsi="Times New Roman" w:cs="Times New Roman"/>
            <w:sz w:val="24"/>
            <w:szCs w:val="24"/>
          </w:rPr>
          <w:delText>T</w:delText>
        </w:r>
      </w:del>
      <w:ins w:id="111" w:author="charlaynew" w:date="2026-10-30T09:47:00Z" w16du:dateUtc="2026-10-30T09:47:10Z">
        <w:r w:rsidR="521EB33A" w:rsidRPr="6685DF0A">
          <w:rPr>
            <w:rFonts w:ascii="Times New Roman" w:hAnsi="Times New Roman" w:cs="Times New Roman"/>
            <w:sz w:val="24"/>
            <w:szCs w:val="24"/>
          </w:rPr>
          <w:t>t</w:t>
        </w:r>
      </w:ins>
      <w:r w:rsidRPr="6685DF0A">
        <w:rPr>
          <w:rFonts w:ascii="Times New Roman" w:hAnsi="Times New Roman" w:cs="Times New Roman"/>
          <w:sz w:val="24"/>
          <w:szCs w:val="24"/>
        </w:rPr>
        <w:t>ext</w:t>
      </w:r>
      <w:r w:rsidRPr="6225DA46">
        <w:rPr>
          <w:rFonts w:ascii="Times New Roman" w:hAnsi="Times New Roman" w:cs="Times New Roman"/>
          <w:sz w:val="24"/>
          <w:szCs w:val="24"/>
        </w:rPr>
        <w:t xml:space="preserve">-only papers most likely contain their </w:t>
      </w:r>
      <w:del w:id="112" w:author="charlaynew" w:date="2026-10-29T19:38:00Z" w16du:dateUtc="2026-10-29T19:38:25Z">
        <w:r w:rsidRPr="7229B8FA" w:rsidDel="00AA5710">
          <w:rPr>
            <w:rFonts w:ascii="Times New Roman" w:hAnsi="Times New Roman" w:cs="Times New Roman"/>
            <w:sz w:val="24"/>
            <w:szCs w:val="24"/>
          </w:rPr>
          <w:delText>A</w:delText>
        </w:r>
      </w:del>
      <w:ins w:id="113" w:author="charlaynew" w:date="2026-10-29T19:38:00Z" w16du:dateUtc="2026-10-29T19:38:25Z">
        <w:r w:rsidR="4F891D85" w:rsidRPr="7229B8FA">
          <w:rPr>
            <w:rFonts w:ascii="Times New Roman" w:hAnsi="Times New Roman" w:cs="Times New Roman"/>
            <w:sz w:val="24"/>
            <w:szCs w:val="24"/>
          </w:rPr>
          <w:t>a</w:t>
        </w:r>
      </w:ins>
      <w:r w:rsidRPr="7229B8FA">
        <w:rPr>
          <w:rFonts w:ascii="Times New Roman" w:hAnsi="Times New Roman" w:cs="Times New Roman"/>
          <w:sz w:val="24"/>
          <w:szCs w:val="24"/>
        </w:rPr>
        <w:t>bstract</w:t>
      </w:r>
      <w:r w:rsidRPr="6225DA46">
        <w:rPr>
          <w:rFonts w:ascii="Times New Roman" w:hAnsi="Times New Roman" w:cs="Times New Roman"/>
          <w:sz w:val="24"/>
          <w:szCs w:val="24"/>
        </w:rPr>
        <w:t xml:space="preserve"> within the </w:t>
      </w:r>
      <w:del w:id="114" w:author="charlaynew" w:date="2026-10-29T19:38:00Z" w16du:dateUtc="2026-10-29T19:38:27Z">
        <w:r w:rsidRPr="7229B8FA" w:rsidDel="00AA5710">
          <w:rPr>
            <w:rFonts w:ascii="Times New Roman" w:hAnsi="Times New Roman" w:cs="Times New Roman"/>
            <w:sz w:val="24"/>
            <w:szCs w:val="24"/>
          </w:rPr>
          <w:delText>F</w:delText>
        </w:r>
      </w:del>
      <w:ins w:id="115" w:author="charlaynew" w:date="2026-10-29T19:38:00Z" w16du:dateUtc="2026-10-29T19:38:27Z">
        <w:r w:rsidR="4CED51EF" w:rsidRPr="7229B8FA">
          <w:rPr>
            <w:rFonts w:ascii="Times New Roman" w:hAnsi="Times New Roman" w:cs="Times New Roman"/>
            <w:sz w:val="24"/>
            <w:szCs w:val="24"/>
          </w:rPr>
          <w:t>f</w:t>
        </w:r>
      </w:ins>
      <w:r w:rsidRPr="7229B8FA">
        <w:rPr>
          <w:rFonts w:ascii="Times New Roman" w:hAnsi="Times New Roman" w:cs="Times New Roman"/>
          <w:sz w:val="24"/>
          <w:szCs w:val="24"/>
        </w:rPr>
        <w:t xml:space="preserve">ull </w:t>
      </w:r>
      <w:del w:id="116" w:author="charlaynew" w:date="2026-10-29T19:38:00Z" w16du:dateUtc="2026-10-29T19:38:30Z">
        <w:r w:rsidRPr="7229B8FA" w:rsidDel="00AA5710">
          <w:rPr>
            <w:rFonts w:ascii="Times New Roman" w:hAnsi="Times New Roman" w:cs="Times New Roman"/>
            <w:sz w:val="24"/>
            <w:szCs w:val="24"/>
          </w:rPr>
          <w:delText>T</w:delText>
        </w:r>
      </w:del>
      <w:ins w:id="117" w:author="charlaynew" w:date="2026-10-29T19:38:00Z" w16du:dateUtc="2026-10-29T19:38:30Z">
        <w:r w:rsidR="1EF2F24E" w:rsidRPr="7229B8FA">
          <w:rPr>
            <w:rFonts w:ascii="Times New Roman" w:hAnsi="Times New Roman" w:cs="Times New Roman"/>
            <w:sz w:val="24"/>
            <w:szCs w:val="24"/>
          </w:rPr>
          <w:t>t</w:t>
        </w:r>
      </w:ins>
      <w:r w:rsidRPr="7229B8FA">
        <w:rPr>
          <w:rFonts w:ascii="Times New Roman" w:hAnsi="Times New Roman" w:cs="Times New Roman"/>
          <w:sz w:val="24"/>
          <w:szCs w:val="24"/>
        </w:rPr>
        <w:t>ext</w:t>
      </w:r>
      <w:r w:rsidRPr="6225DA46">
        <w:rPr>
          <w:rFonts w:ascii="Times New Roman" w:hAnsi="Times New Roman" w:cs="Times New Roman"/>
          <w:sz w:val="24"/>
          <w:szCs w:val="24"/>
        </w:rPr>
        <w:t xml:space="preserve">, but </w:t>
      </w:r>
      <w:r w:rsidR="00C47FEC" w:rsidRPr="6225DA46">
        <w:rPr>
          <w:rFonts w:ascii="Times New Roman" w:hAnsi="Times New Roman" w:cs="Times New Roman"/>
          <w:sz w:val="24"/>
          <w:szCs w:val="24"/>
        </w:rPr>
        <w:t>it was</w:t>
      </w:r>
      <w:r w:rsidRPr="6225DA46">
        <w:rPr>
          <w:rFonts w:ascii="Times New Roman" w:hAnsi="Times New Roman" w:cs="Times New Roman"/>
          <w:sz w:val="24"/>
          <w:szCs w:val="24"/>
        </w:rPr>
        <w:t xml:space="preserve"> not extracted</w:t>
      </w:r>
      <w:r w:rsidR="00C47FEC" w:rsidRPr="6225DA46">
        <w:rPr>
          <w:rFonts w:ascii="Times New Roman" w:hAnsi="Times New Roman" w:cs="Times New Roman"/>
          <w:sz w:val="24"/>
          <w:szCs w:val="24"/>
        </w:rPr>
        <w:t xml:space="preserve"> separately</w:t>
      </w:r>
      <w:r w:rsidRPr="6225DA46">
        <w:rPr>
          <w:rFonts w:ascii="Times New Roman" w:hAnsi="Times New Roman" w:cs="Times New Roman"/>
          <w:sz w:val="24"/>
          <w:szCs w:val="24"/>
        </w:rPr>
        <w:t xml:space="preserve"> in the </w:t>
      </w:r>
      <w:r w:rsidR="00AA5710" w:rsidRPr="6225DA46">
        <w:rPr>
          <w:rFonts w:ascii="Times New Roman" w:hAnsi="Times New Roman" w:cs="Times New Roman"/>
          <w:sz w:val="24"/>
          <w:szCs w:val="24"/>
        </w:rPr>
        <w:t>C</w:t>
      </w:r>
      <w:r w:rsidRPr="6225DA46">
        <w:rPr>
          <w:rFonts w:ascii="Times New Roman" w:hAnsi="Times New Roman" w:cs="Times New Roman"/>
          <w:sz w:val="24"/>
          <w:szCs w:val="24"/>
        </w:rPr>
        <w:t>hallenge run.</w:t>
      </w:r>
    </w:p>
    <w:p w14:paraId="32C4CB8A" w14:textId="31475C19" w:rsidR="00396531" w:rsidRPr="00DA58D6" w:rsidRDefault="00D2577A" w:rsidP="008B138A">
      <w:pPr>
        <w:spacing w:after="100" w:line="480" w:lineRule="auto"/>
        <w:jc w:val="both"/>
        <w:rPr>
          <w:rFonts w:ascii="Times New Roman" w:hAnsi="Times New Roman" w:cs="Times New Roman"/>
          <w:sz w:val="24"/>
          <w:szCs w:val="24"/>
        </w:rPr>
      </w:pPr>
      <w:r w:rsidRPr="6225DA46">
        <w:rPr>
          <w:rFonts w:ascii="Times New Roman" w:hAnsi="Times New Roman" w:cs="Times New Roman"/>
          <w:b/>
          <w:sz w:val="24"/>
          <w:szCs w:val="24"/>
        </w:rPr>
        <w:t xml:space="preserve">Table </w:t>
      </w:r>
      <w:r w:rsidR="004C3C24" w:rsidRPr="6225DA46">
        <w:rPr>
          <w:rFonts w:ascii="Times New Roman" w:hAnsi="Times New Roman" w:cs="Times New Roman"/>
          <w:b/>
          <w:sz w:val="24"/>
          <w:szCs w:val="24"/>
        </w:rPr>
        <w:t>S</w:t>
      </w:r>
      <w:r w:rsidRPr="6225DA46">
        <w:rPr>
          <w:rFonts w:ascii="Times New Roman" w:hAnsi="Times New Roman" w:cs="Times New Roman"/>
          <w:b/>
          <w:sz w:val="24"/>
          <w:szCs w:val="24"/>
        </w:rPr>
        <w:t xml:space="preserve">.2. </w:t>
      </w:r>
      <w:r w:rsidRPr="6225DA46">
        <w:rPr>
          <w:rFonts w:ascii="Times New Roman" w:hAnsi="Times New Roman" w:cs="Times New Roman"/>
          <w:sz w:val="24"/>
          <w:szCs w:val="24"/>
        </w:rPr>
        <w:t xml:space="preserve">Input </w:t>
      </w:r>
      <w:del w:id="118" w:author="charlaynew" w:date="2026-10-29T20:16:00Z" w16du:dateUtc="2026-10-29T20:16:39Z">
        <w:r w:rsidRPr="1C4E4C33" w:rsidDel="00D2577A">
          <w:rPr>
            <w:rFonts w:ascii="Times New Roman" w:hAnsi="Times New Roman" w:cs="Times New Roman"/>
            <w:sz w:val="24"/>
            <w:szCs w:val="24"/>
          </w:rPr>
          <w:delText>a</w:delText>
        </w:r>
      </w:del>
      <w:ins w:id="119" w:author="charlaynew" w:date="2026-10-29T20:16:00Z" w16du:dateUtc="2026-10-29T20:16:39Z">
        <w:r w:rsidR="10342ECB" w:rsidRPr="1C4E4C33">
          <w:rPr>
            <w:rFonts w:ascii="Times New Roman" w:hAnsi="Times New Roman" w:cs="Times New Roman"/>
            <w:sz w:val="24"/>
            <w:szCs w:val="24"/>
          </w:rPr>
          <w:t>A</w:t>
        </w:r>
      </w:ins>
      <w:r w:rsidRPr="1C4E4C33">
        <w:rPr>
          <w:rFonts w:ascii="Times New Roman" w:hAnsi="Times New Roman" w:cs="Times New Roman"/>
          <w:sz w:val="24"/>
          <w:szCs w:val="24"/>
        </w:rPr>
        <w:t>vailability</w:t>
      </w:r>
      <w:r w:rsidRPr="6225DA46">
        <w:rPr>
          <w:rFonts w:ascii="Times New Roman" w:hAnsi="Times New Roman" w:cs="Times New Roman"/>
          <w:sz w:val="24"/>
          <w:szCs w:val="24"/>
        </w:rPr>
        <w:t xml:space="preserve"> in the </w:t>
      </w:r>
      <w:r w:rsidR="00A26083" w:rsidRPr="6225DA46">
        <w:rPr>
          <w:rFonts w:ascii="Times New Roman" w:hAnsi="Times New Roman" w:cs="Times New Roman"/>
          <w:sz w:val="24"/>
          <w:szCs w:val="24"/>
        </w:rPr>
        <w:t>C</w:t>
      </w:r>
      <w:r w:rsidRPr="6225DA46">
        <w:rPr>
          <w:rFonts w:ascii="Times New Roman" w:hAnsi="Times New Roman" w:cs="Times New Roman"/>
          <w:sz w:val="24"/>
          <w:szCs w:val="24"/>
        </w:rPr>
        <w:t xml:space="preserve">hallenge </w:t>
      </w:r>
      <w:del w:id="120" w:author="charlaynew" w:date="2026-10-29T20:16:00Z" w16du:dateUtc="2026-10-29T20:16:43Z">
        <w:r w:rsidRPr="1C4E4C33" w:rsidDel="00D2577A">
          <w:rPr>
            <w:rFonts w:ascii="Times New Roman" w:hAnsi="Times New Roman" w:cs="Times New Roman"/>
            <w:sz w:val="24"/>
            <w:szCs w:val="24"/>
          </w:rPr>
          <w:delText>r</w:delText>
        </w:r>
      </w:del>
      <w:ins w:id="121" w:author="charlaynew" w:date="2026-10-29T20:16:00Z" w16du:dateUtc="2026-10-29T20:16:43Z">
        <w:r w:rsidR="75839A72" w:rsidRPr="1C4E4C33">
          <w:rPr>
            <w:rFonts w:ascii="Times New Roman" w:hAnsi="Times New Roman" w:cs="Times New Roman"/>
            <w:sz w:val="24"/>
            <w:szCs w:val="24"/>
          </w:rPr>
          <w:t>R</w:t>
        </w:r>
      </w:ins>
      <w:r w:rsidRPr="1C4E4C33">
        <w:rPr>
          <w:rFonts w:ascii="Times New Roman" w:hAnsi="Times New Roman" w:cs="Times New Roman"/>
          <w:sz w:val="24"/>
          <w:szCs w:val="24"/>
        </w:rPr>
        <w:t>un</w:t>
      </w:r>
      <w:r w:rsidRPr="6225DA46">
        <w:rPr>
          <w:rFonts w:ascii="Times New Roman" w:hAnsi="Times New Roman" w:cs="Times New Roman"/>
          <w:sz w:val="24"/>
          <w:szCs w:val="24"/>
        </w:rPr>
        <w:t xml:space="preserve"> (≈100,000 papers)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43"/>
        <w:gridCol w:w="1985"/>
        <w:gridCol w:w="5244"/>
      </w:tblGrid>
      <w:tr w:rsidR="00396531" w:rsidRPr="00DA58D6" w14:paraId="3C17B510" w14:textId="77777777" w:rsidTr="0C732CC9">
        <w:trPr>
          <w:tblHeader/>
        </w:trPr>
        <w:tc>
          <w:tcPr>
            <w:tcW w:w="1843"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42C14C5E"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Input condition</w:t>
            </w:r>
          </w:p>
        </w:tc>
        <w:tc>
          <w:tcPr>
            <w:tcW w:w="1985"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0C9B86D2"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Share</w:t>
            </w:r>
          </w:p>
        </w:tc>
        <w:tc>
          <w:tcPr>
            <w:tcW w:w="5244"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458FE381"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Handling</w:t>
            </w:r>
          </w:p>
        </w:tc>
      </w:tr>
      <w:tr w:rsidR="00396531" w:rsidRPr="00DA58D6" w14:paraId="72A0391C" w14:textId="77777777" w:rsidTr="0C732CC9">
        <w:tc>
          <w:tcPr>
            <w:tcW w:w="184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48A018C" w14:textId="422CE675"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 xml:space="preserve">Abstract + </w:t>
            </w:r>
            <w:r w:rsidR="00872B6C">
              <w:rPr>
                <w:rFonts w:ascii="Times New Roman" w:hAnsi="Times New Roman" w:cs="Times New Roman"/>
              </w:rPr>
              <w:t>F</w:t>
            </w:r>
            <w:r w:rsidRPr="00DA58D6">
              <w:rPr>
                <w:rFonts w:ascii="Times New Roman" w:hAnsi="Times New Roman" w:cs="Times New Roman"/>
              </w:rPr>
              <w:t xml:space="preserve">ull </w:t>
            </w:r>
            <w:r w:rsidR="00872B6C">
              <w:rPr>
                <w:rFonts w:ascii="Times New Roman" w:hAnsi="Times New Roman" w:cs="Times New Roman"/>
              </w:rPr>
              <w:t>T</w:t>
            </w:r>
            <w:r w:rsidRPr="00DA58D6">
              <w:rPr>
                <w:rFonts w:ascii="Times New Roman" w:hAnsi="Times New Roman" w:cs="Times New Roman"/>
              </w:rPr>
              <w:t>ext</w:t>
            </w:r>
          </w:p>
        </w:tc>
        <w:tc>
          <w:tcPr>
            <w:tcW w:w="1985"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D6A56C9"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58.2%</w:t>
            </w:r>
          </w:p>
        </w:tc>
        <w:tc>
          <w:tcPr>
            <w:tcW w:w="5244"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239051D6"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standard pipeline</w:t>
            </w:r>
          </w:p>
        </w:tc>
      </w:tr>
      <w:tr w:rsidR="00396531" w:rsidRPr="00DA58D6" w14:paraId="0AAC1026" w14:textId="77777777" w:rsidTr="0C732CC9">
        <w:tc>
          <w:tcPr>
            <w:tcW w:w="184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7BBD41F"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Abstract only</w:t>
            </w:r>
          </w:p>
        </w:tc>
        <w:tc>
          <w:tcPr>
            <w:tcW w:w="1985"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BC560EF" w14:textId="21FA311C"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40.3%</w:t>
            </w:r>
          </w:p>
        </w:tc>
        <w:tc>
          <w:tcPr>
            <w:tcW w:w="5244"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E248916"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summary step skipped; reference filter uses title and abstract</w:t>
            </w:r>
          </w:p>
        </w:tc>
      </w:tr>
      <w:tr w:rsidR="00396531" w:rsidRPr="00DA58D6" w14:paraId="2779FF8F" w14:textId="77777777" w:rsidTr="0C732CC9">
        <w:tc>
          <w:tcPr>
            <w:tcW w:w="184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5F43EBA"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Full text only</w:t>
            </w:r>
          </w:p>
        </w:tc>
        <w:tc>
          <w:tcPr>
            <w:tcW w:w="1985"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6170C89"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1.2%</w:t>
            </w:r>
          </w:p>
        </w:tc>
        <w:tc>
          <w:tcPr>
            <w:tcW w:w="5244"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D48A8A1" w14:textId="0D11CA8C"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standard pipeline without abstract</w:t>
            </w:r>
          </w:p>
        </w:tc>
      </w:tr>
      <w:tr w:rsidR="00396531" w:rsidRPr="00DA58D6" w14:paraId="5120E09F" w14:textId="77777777" w:rsidTr="0C732CC9">
        <w:tc>
          <w:tcPr>
            <w:tcW w:w="1843"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0E4DC6FA"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Neither</w:t>
            </w:r>
          </w:p>
        </w:tc>
        <w:tc>
          <w:tcPr>
            <w:tcW w:w="1985"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58D716DF" w14:textId="163AC190"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0.2% (210</w:t>
            </w:r>
            <w:r w:rsidR="00116779" w:rsidRPr="00DA58D6">
              <w:rPr>
                <w:rFonts w:ascii="Times New Roman" w:hAnsi="Times New Roman" w:cs="Times New Roman"/>
              </w:rPr>
              <w:t xml:space="preserve"> </w:t>
            </w:r>
            <w:r w:rsidRPr="00DA58D6">
              <w:rPr>
                <w:rFonts w:ascii="Times New Roman" w:hAnsi="Times New Roman" w:cs="Times New Roman"/>
              </w:rPr>
              <w:t>papers)</w:t>
            </w:r>
          </w:p>
        </w:tc>
        <w:tc>
          <w:tcPr>
            <w:tcW w:w="5244"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4E954FBD" w14:textId="7D1830E9"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no LLM score; imputed in post-processing (</w:t>
            </w:r>
            <w:r w:rsidR="004C3C24">
              <w:rPr>
                <w:rFonts w:ascii="Times New Roman" w:hAnsi="Times New Roman" w:cs="Times New Roman"/>
              </w:rPr>
              <w:t>S</w:t>
            </w:r>
            <w:r w:rsidRPr="00DA58D6">
              <w:rPr>
                <w:rFonts w:ascii="Times New Roman" w:hAnsi="Times New Roman" w:cs="Times New Roman"/>
              </w:rPr>
              <w:t>.4)</w:t>
            </w:r>
          </w:p>
        </w:tc>
      </w:tr>
    </w:tbl>
    <w:p w14:paraId="7556213B" w14:textId="77777777" w:rsidR="00396531" w:rsidRPr="00DA58D6" w:rsidRDefault="00396531" w:rsidP="008B138A">
      <w:pPr>
        <w:spacing w:after="100" w:line="480" w:lineRule="auto"/>
        <w:jc w:val="both"/>
        <w:rPr>
          <w:rFonts w:ascii="Times New Roman" w:hAnsi="Times New Roman" w:cs="Times New Roman"/>
        </w:rPr>
      </w:pPr>
    </w:p>
    <w:p w14:paraId="0445BCBD" w14:textId="69510B6B" w:rsidR="00396531" w:rsidRPr="00DA58D6" w:rsidRDefault="50FDBDEE" w:rsidP="008B138A">
      <w:pPr>
        <w:pStyle w:val="Heading2"/>
        <w:spacing w:before="0" w:line="480" w:lineRule="auto"/>
        <w:jc w:val="both"/>
        <w:rPr>
          <w:rFonts w:ascii="Times New Roman" w:hAnsi="Times New Roman" w:cs="Times New Roman"/>
        </w:rPr>
      </w:pPr>
      <w:ins w:id="122" w:author="charlaynew" w:date="2026-10-29T14:02:00Z" w16du:dateUtc="2026-10-29T14:02:39Z">
        <w:r w:rsidRPr="1BCD967F">
          <w:rPr>
            <w:rFonts w:ascii="Times New Roman" w:hAnsi="Times New Roman" w:cs="Times New Roman"/>
          </w:rPr>
          <w:t>S.</w:t>
        </w:r>
      </w:ins>
      <w:ins w:id="123" w:author="charlaynew" w:date="2026-10-29T14:02:00Z" w16du:dateUtc="2026-10-29T14:02:44Z">
        <w:r w:rsidRPr="621F1CF4">
          <w:rPr>
            <w:rFonts w:ascii="Times New Roman" w:hAnsi="Times New Roman" w:cs="Times New Roman"/>
          </w:rPr>
          <w:t>2.2</w:t>
        </w:r>
      </w:ins>
      <w:ins w:id="124" w:author="charlaynew" w:date="2026-10-29T19:43:00Z" w16du:dateUtc="2026-10-29T19:43:01Z">
        <w:r w:rsidR="7E5A273E" w:rsidRPr="55645FC1">
          <w:rPr>
            <w:rFonts w:ascii="Times New Roman" w:hAnsi="Times New Roman" w:cs="Times New Roman"/>
          </w:rPr>
          <w:t>.</w:t>
        </w:r>
      </w:ins>
      <w:ins w:id="125" w:author="charlaynew" w:date="2026-10-29T14:02:00Z" w16du:dateUtc="2026-10-29T14:02:44Z">
        <w:r w:rsidRPr="621F1CF4">
          <w:rPr>
            <w:rFonts w:ascii="Times New Roman" w:hAnsi="Times New Roman" w:cs="Times New Roman"/>
          </w:rPr>
          <w:t xml:space="preserve"> </w:t>
        </w:r>
      </w:ins>
      <w:r w:rsidR="00D2577A" w:rsidRPr="00DA58D6">
        <w:rPr>
          <w:rFonts w:ascii="Times New Roman" w:hAnsi="Times New Roman" w:cs="Times New Roman"/>
        </w:rPr>
        <w:t>Run statistics (</w:t>
      </w:r>
      <w:r w:rsidR="00A26083">
        <w:rPr>
          <w:rFonts w:ascii="Times New Roman" w:hAnsi="Times New Roman" w:cs="Times New Roman"/>
        </w:rPr>
        <w:t>C</w:t>
      </w:r>
      <w:r w:rsidR="00D2577A" w:rsidRPr="00DA58D6">
        <w:rPr>
          <w:rFonts w:ascii="Times New Roman" w:hAnsi="Times New Roman" w:cs="Times New Roman"/>
        </w:rPr>
        <w:t>hallenge run)</w:t>
      </w:r>
    </w:p>
    <w:p w14:paraId="71ABD19A" w14:textId="0876A90B" w:rsidR="00892FE8" w:rsidRDefault="00D2577A" w:rsidP="009B2BEE">
      <w:pPr>
        <w:spacing w:after="100" w:line="480" w:lineRule="auto"/>
        <w:ind w:firstLine="706"/>
        <w:jc w:val="both"/>
        <w:rPr>
          <w:rFonts w:ascii="Times New Roman" w:hAnsi="Times New Roman" w:cs="Times New Roman"/>
          <w:sz w:val="24"/>
          <w:szCs w:val="24"/>
        </w:rPr>
      </w:pPr>
      <w:r w:rsidRPr="6225DA46">
        <w:rPr>
          <w:rFonts w:ascii="Times New Roman" w:hAnsi="Times New Roman" w:cs="Times New Roman"/>
          <w:sz w:val="24"/>
          <w:szCs w:val="24"/>
        </w:rPr>
        <w:t>On average, the summary stage reduced the full text from 10,875 to about 536 tokens</w:t>
      </w:r>
      <w:r w:rsidR="6AE84E68" w:rsidRPr="6225DA46">
        <w:rPr>
          <w:rFonts w:ascii="Times New Roman" w:hAnsi="Times New Roman" w:cs="Times New Roman"/>
          <w:sz w:val="24"/>
          <w:szCs w:val="24"/>
        </w:rPr>
        <w:t xml:space="preserve">, </w:t>
      </w:r>
      <w:ins w:id="126" w:author="charlaynew" w:date="2026-10-29T19:39:00Z" w16du:dateUtc="2026-10-29T19:39:37Z">
        <w:r w:rsidR="46D9F5D7" w:rsidRPr="7229B8FA">
          <w:rPr>
            <w:rFonts w:ascii="Times New Roman" w:hAnsi="Times New Roman" w:cs="Times New Roman"/>
            <w:sz w:val="24"/>
            <w:szCs w:val="24"/>
          </w:rPr>
          <w:t xml:space="preserve">a </w:t>
        </w:r>
      </w:ins>
      <w:r w:rsidR="002F53B3" w:rsidRPr="6225DA46">
        <w:rPr>
          <w:rFonts w:ascii="Times New Roman" w:hAnsi="Times New Roman" w:cs="Times New Roman"/>
          <w:sz w:val="24"/>
          <w:szCs w:val="24"/>
        </w:rPr>
        <w:t xml:space="preserve">roughly </w:t>
      </w:r>
      <w:r w:rsidR="6AE84E68" w:rsidRPr="6225DA46">
        <w:rPr>
          <w:rFonts w:ascii="Times New Roman" w:hAnsi="Times New Roman" w:cs="Times New Roman"/>
          <w:sz w:val="24"/>
          <w:szCs w:val="24"/>
        </w:rPr>
        <w:t>20</w:t>
      </w:r>
      <w:r w:rsidR="002F53B3" w:rsidRPr="6225DA46">
        <w:rPr>
          <w:rFonts w:ascii="Times New Roman" w:hAnsi="Times New Roman" w:cs="Times New Roman"/>
          <w:sz w:val="24"/>
          <w:szCs w:val="24"/>
        </w:rPr>
        <w:t>-fold</w:t>
      </w:r>
      <w:r w:rsidR="6AE84E68" w:rsidRPr="6225DA46">
        <w:rPr>
          <w:rFonts w:ascii="Times New Roman" w:hAnsi="Times New Roman" w:cs="Times New Roman"/>
          <w:sz w:val="24"/>
          <w:szCs w:val="24"/>
        </w:rPr>
        <w:t xml:space="preserve"> reduction</w:t>
      </w:r>
      <w:r w:rsidRPr="6225DA46">
        <w:rPr>
          <w:rFonts w:ascii="Times New Roman" w:hAnsi="Times New Roman" w:cs="Times New Roman"/>
          <w:sz w:val="24"/>
          <w:szCs w:val="24"/>
        </w:rPr>
        <w:t>.</w:t>
      </w:r>
      <w:r w:rsidR="00A26083" w:rsidRPr="6225DA46">
        <w:rPr>
          <w:rFonts w:ascii="Times New Roman" w:hAnsi="Times New Roman" w:cs="Times New Roman"/>
          <w:sz w:val="24"/>
          <w:szCs w:val="24"/>
        </w:rPr>
        <w:t xml:space="preserve"> </w:t>
      </w:r>
      <w:r w:rsidRPr="6225DA46">
        <w:rPr>
          <w:rFonts w:ascii="Times New Roman" w:hAnsi="Times New Roman" w:cs="Times New Roman"/>
          <w:sz w:val="24"/>
          <w:szCs w:val="24"/>
        </w:rPr>
        <w:t xml:space="preserve">The </w:t>
      </w:r>
      <w:r w:rsidR="00A26083" w:rsidRPr="6225DA46">
        <w:rPr>
          <w:rFonts w:ascii="Times New Roman" w:hAnsi="Times New Roman" w:cs="Times New Roman"/>
          <w:sz w:val="24"/>
          <w:szCs w:val="24"/>
        </w:rPr>
        <w:t>C</w:t>
      </w:r>
      <w:r w:rsidRPr="6225DA46">
        <w:rPr>
          <w:rFonts w:ascii="Times New Roman" w:hAnsi="Times New Roman" w:cs="Times New Roman"/>
          <w:sz w:val="24"/>
          <w:szCs w:val="24"/>
        </w:rPr>
        <w:t xml:space="preserve">hallenge articles had on average 48.7 references, of which </w:t>
      </w:r>
      <w:r w:rsidR="0099236F" w:rsidRPr="6225DA46">
        <w:rPr>
          <w:rFonts w:ascii="Times New Roman" w:hAnsi="Times New Roman" w:cs="Times New Roman"/>
          <w:sz w:val="24"/>
          <w:szCs w:val="24"/>
        </w:rPr>
        <w:t>3</w:t>
      </w:r>
      <w:r w:rsidRPr="6225DA46">
        <w:rPr>
          <w:rFonts w:ascii="Times New Roman" w:hAnsi="Times New Roman" w:cs="Times New Roman"/>
          <w:sz w:val="24"/>
          <w:szCs w:val="24"/>
        </w:rPr>
        <w:t xml:space="preserve">0.2 </w:t>
      </w:r>
      <w:commentRangeStart w:id="127"/>
      <w:r w:rsidRPr="6225DA46">
        <w:rPr>
          <w:rFonts w:ascii="Times New Roman" w:hAnsi="Times New Roman" w:cs="Times New Roman"/>
          <w:sz w:val="24"/>
          <w:szCs w:val="24"/>
        </w:rPr>
        <w:t>(62%)</w:t>
      </w:r>
      <w:commentRangeEnd w:id="127"/>
      <w:r w:rsidRPr="6225DA46" w:rsidDel="00AC0544">
        <w:rPr>
          <w:rStyle w:val="CommentReference"/>
          <w:rFonts w:ascii="Times New Roman" w:hAnsi="Times New Roman" w:cs="Times New Roman"/>
          <w:sz w:val="24"/>
          <w:szCs w:val="24"/>
        </w:rPr>
        <w:commentReference w:id="127"/>
      </w:r>
      <w:r w:rsidRPr="6225DA46">
        <w:rPr>
          <w:rFonts w:ascii="Times New Roman" w:hAnsi="Times New Roman" w:cs="Times New Roman"/>
          <w:sz w:val="24"/>
          <w:szCs w:val="24"/>
        </w:rPr>
        <w:t xml:space="preserve"> had an </w:t>
      </w:r>
      <w:del w:id="128" w:author="charlaynew" w:date="2026-10-29T19:39:00Z" w16du:dateUtc="2026-10-29T19:39:54Z">
        <w:r w:rsidRPr="7229B8FA" w:rsidDel="006040EC">
          <w:rPr>
            <w:rFonts w:ascii="Times New Roman" w:hAnsi="Times New Roman" w:cs="Times New Roman"/>
            <w:sz w:val="24"/>
            <w:szCs w:val="24"/>
          </w:rPr>
          <w:delText>A</w:delText>
        </w:r>
      </w:del>
      <w:ins w:id="129" w:author="charlaynew" w:date="2026-10-29T19:39:00Z" w16du:dateUtc="2026-10-29T19:39:54Z">
        <w:r w:rsidR="07201973" w:rsidRPr="7229B8FA">
          <w:rPr>
            <w:rFonts w:ascii="Times New Roman" w:hAnsi="Times New Roman" w:cs="Times New Roman"/>
            <w:sz w:val="24"/>
            <w:szCs w:val="24"/>
          </w:rPr>
          <w:t>a</w:t>
        </w:r>
      </w:ins>
      <w:r w:rsidRPr="7229B8FA">
        <w:rPr>
          <w:rFonts w:ascii="Times New Roman" w:hAnsi="Times New Roman" w:cs="Times New Roman"/>
          <w:sz w:val="24"/>
          <w:szCs w:val="24"/>
        </w:rPr>
        <w:t>bstract</w:t>
      </w:r>
      <w:r w:rsidRPr="6225DA46">
        <w:rPr>
          <w:rFonts w:ascii="Times New Roman" w:hAnsi="Times New Roman" w:cs="Times New Roman"/>
          <w:sz w:val="24"/>
          <w:szCs w:val="24"/>
        </w:rPr>
        <w:t xml:space="preserve"> available in OpenAlex. The </w:t>
      </w:r>
      <w:commentRangeStart w:id="130"/>
      <w:r w:rsidRPr="6225DA46">
        <w:rPr>
          <w:rFonts w:ascii="Times New Roman" w:hAnsi="Times New Roman" w:cs="Times New Roman"/>
          <w:sz w:val="24"/>
          <w:szCs w:val="24"/>
        </w:rPr>
        <w:t xml:space="preserve">reference </w:t>
      </w:r>
      <w:r w:rsidR="00A5171F" w:rsidRPr="6225DA46">
        <w:rPr>
          <w:rFonts w:ascii="Times New Roman" w:hAnsi="Times New Roman" w:cs="Times New Roman"/>
          <w:sz w:val="24"/>
          <w:szCs w:val="24"/>
        </w:rPr>
        <w:t>filter</w:t>
      </w:r>
      <w:r w:rsidRPr="6225DA46">
        <w:rPr>
          <w:rFonts w:ascii="Times New Roman" w:hAnsi="Times New Roman" w:cs="Times New Roman"/>
          <w:sz w:val="24"/>
          <w:szCs w:val="24"/>
        </w:rPr>
        <w:t xml:space="preserve"> </w:t>
      </w:r>
      <w:r w:rsidR="00297A93" w:rsidRPr="6225DA46">
        <w:rPr>
          <w:rFonts w:ascii="Times New Roman" w:hAnsi="Times New Roman" w:cs="Times New Roman"/>
          <w:sz w:val="24"/>
          <w:szCs w:val="24"/>
        </w:rPr>
        <w:t>(second stage, see above</w:t>
      </w:r>
      <w:r w:rsidR="006E0BFB" w:rsidRPr="6225DA46">
        <w:rPr>
          <w:rFonts w:ascii="Times New Roman" w:hAnsi="Times New Roman" w:cs="Times New Roman"/>
          <w:sz w:val="24"/>
          <w:szCs w:val="24"/>
        </w:rPr>
        <w:t>)</w:t>
      </w:r>
      <w:r w:rsidRPr="6225DA46">
        <w:rPr>
          <w:rFonts w:ascii="Times New Roman" w:hAnsi="Times New Roman" w:cs="Times New Roman"/>
          <w:sz w:val="24"/>
          <w:szCs w:val="24"/>
        </w:rPr>
        <w:t xml:space="preserve"> </w:t>
      </w:r>
      <w:commentRangeEnd w:id="130"/>
      <w:r w:rsidR="006B6F1D" w:rsidRPr="6225DA46" w:rsidDel="00AC0544">
        <w:rPr>
          <w:rStyle w:val="CommentReference"/>
          <w:rFonts w:ascii="Times New Roman" w:hAnsi="Times New Roman" w:cs="Times New Roman"/>
          <w:sz w:val="24"/>
          <w:szCs w:val="24"/>
        </w:rPr>
        <w:commentReference w:id="130"/>
      </w:r>
      <w:r w:rsidRPr="6225DA46">
        <w:rPr>
          <w:rFonts w:ascii="Times New Roman" w:hAnsi="Times New Roman" w:cs="Times New Roman"/>
          <w:sz w:val="24"/>
          <w:szCs w:val="24"/>
        </w:rPr>
        <w:t>then reduced these to 7.47 references on average.</w:t>
      </w:r>
      <w:r w:rsidR="009B2BEE" w:rsidRPr="6225DA46">
        <w:rPr>
          <w:rFonts w:ascii="Times New Roman" w:hAnsi="Times New Roman" w:cs="Times New Roman"/>
          <w:sz w:val="24"/>
          <w:szCs w:val="24"/>
        </w:rPr>
        <w:t xml:space="preserve"> </w:t>
      </w:r>
    </w:p>
    <w:p w14:paraId="4923697E" w14:textId="392D7C46" w:rsidR="00741FA5" w:rsidRPr="00DA58D6" w:rsidRDefault="002F08BD" w:rsidP="009B2BEE">
      <w:pPr>
        <w:spacing w:after="100" w:line="480" w:lineRule="auto"/>
        <w:ind w:firstLine="706"/>
        <w:jc w:val="both"/>
        <w:rPr>
          <w:rFonts w:ascii="Times New Roman" w:hAnsi="Times New Roman" w:cs="Times New Roman"/>
          <w:sz w:val="24"/>
          <w:szCs w:val="24"/>
        </w:rPr>
      </w:pPr>
      <w:r w:rsidRPr="6225DA46">
        <w:rPr>
          <w:rFonts w:ascii="Times New Roman" w:hAnsi="Times New Roman" w:cs="Times New Roman"/>
          <w:sz w:val="24"/>
          <w:szCs w:val="24"/>
        </w:rPr>
        <w:t>Between February 8 and 16</w:t>
      </w:r>
      <w:r w:rsidR="0086007C" w:rsidRPr="6225DA46">
        <w:rPr>
          <w:rFonts w:ascii="Times New Roman" w:hAnsi="Times New Roman" w:cs="Times New Roman"/>
          <w:sz w:val="24"/>
          <w:szCs w:val="24"/>
        </w:rPr>
        <w:t>, 2026, t</w:t>
      </w:r>
      <w:r w:rsidR="00D2577A" w:rsidRPr="6225DA46">
        <w:rPr>
          <w:rFonts w:ascii="Times New Roman" w:hAnsi="Times New Roman" w:cs="Times New Roman"/>
          <w:sz w:val="24"/>
          <w:szCs w:val="24"/>
        </w:rPr>
        <w:t>he</w:t>
      </w:r>
      <w:r w:rsidR="0086007C" w:rsidRPr="6225DA46">
        <w:rPr>
          <w:rFonts w:ascii="Times New Roman" w:hAnsi="Times New Roman" w:cs="Times New Roman"/>
          <w:sz w:val="24"/>
          <w:szCs w:val="24"/>
        </w:rPr>
        <w:t xml:space="preserve"> </w:t>
      </w:r>
      <w:r w:rsidR="002A23D7" w:rsidRPr="6225DA46">
        <w:rPr>
          <w:rFonts w:ascii="Times New Roman" w:hAnsi="Times New Roman" w:cs="Times New Roman"/>
          <w:sz w:val="24"/>
          <w:szCs w:val="24"/>
        </w:rPr>
        <w:t>main</w:t>
      </w:r>
      <w:r w:rsidR="00D2577A" w:rsidRPr="6225DA46">
        <w:rPr>
          <w:rFonts w:ascii="Times New Roman" w:hAnsi="Times New Roman" w:cs="Times New Roman"/>
          <w:sz w:val="24"/>
          <w:szCs w:val="24"/>
        </w:rPr>
        <w:t xml:space="preserve"> </w:t>
      </w:r>
      <w:r w:rsidR="00325F6D" w:rsidRPr="6225DA46">
        <w:rPr>
          <w:rFonts w:ascii="Times New Roman" w:hAnsi="Times New Roman" w:cs="Times New Roman"/>
          <w:sz w:val="24"/>
          <w:szCs w:val="24"/>
        </w:rPr>
        <w:t>C</w:t>
      </w:r>
      <w:r w:rsidR="00D2577A" w:rsidRPr="6225DA46">
        <w:rPr>
          <w:rFonts w:ascii="Times New Roman" w:hAnsi="Times New Roman" w:cs="Times New Roman"/>
          <w:sz w:val="24"/>
          <w:szCs w:val="24"/>
        </w:rPr>
        <w:t xml:space="preserve">hallenge runs </w:t>
      </w:r>
      <w:r w:rsidR="002A23D7" w:rsidRPr="6225DA46">
        <w:rPr>
          <w:rFonts w:ascii="Times New Roman" w:hAnsi="Times New Roman" w:cs="Times New Roman"/>
          <w:sz w:val="24"/>
          <w:szCs w:val="24"/>
        </w:rPr>
        <w:t xml:space="preserve">were executed </w:t>
      </w:r>
      <w:r w:rsidR="007159DF" w:rsidRPr="6225DA46">
        <w:rPr>
          <w:rFonts w:ascii="Times New Roman" w:hAnsi="Times New Roman" w:cs="Times New Roman"/>
          <w:sz w:val="24"/>
          <w:szCs w:val="24"/>
        </w:rPr>
        <w:t>using</w:t>
      </w:r>
      <w:r w:rsidR="00D2577A" w:rsidRPr="6225DA46">
        <w:rPr>
          <w:rFonts w:ascii="Times New Roman" w:hAnsi="Times New Roman" w:cs="Times New Roman"/>
          <w:sz w:val="24"/>
          <w:szCs w:val="24"/>
        </w:rPr>
        <w:t xml:space="preserve"> the OpenAI Batch API, which halves the token price for every model. Running all requests for the </w:t>
      </w:r>
      <w:r w:rsidR="000C78ED" w:rsidRPr="6225DA46">
        <w:rPr>
          <w:rFonts w:ascii="Times New Roman" w:hAnsi="Times New Roman" w:cs="Times New Roman"/>
          <w:sz w:val="24"/>
          <w:szCs w:val="24"/>
        </w:rPr>
        <w:t>C</w:t>
      </w:r>
      <w:r w:rsidR="00D2577A" w:rsidRPr="6225DA46">
        <w:rPr>
          <w:rFonts w:ascii="Times New Roman" w:hAnsi="Times New Roman" w:cs="Times New Roman"/>
          <w:sz w:val="24"/>
          <w:szCs w:val="24"/>
        </w:rPr>
        <w:t xml:space="preserve">hallenge cost US$1,567, of which US$1,451 (93%) </w:t>
      </w:r>
      <w:r w:rsidR="00AB7F2B" w:rsidRPr="6225DA46">
        <w:rPr>
          <w:rFonts w:ascii="Times New Roman" w:hAnsi="Times New Roman" w:cs="Times New Roman"/>
          <w:sz w:val="24"/>
          <w:szCs w:val="24"/>
        </w:rPr>
        <w:t xml:space="preserve">was </w:t>
      </w:r>
      <w:r w:rsidR="00D2577A" w:rsidRPr="6225DA46">
        <w:rPr>
          <w:rFonts w:ascii="Times New Roman" w:hAnsi="Times New Roman" w:cs="Times New Roman"/>
          <w:sz w:val="24"/>
          <w:szCs w:val="24"/>
        </w:rPr>
        <w:t xml:space="preserve">spent on the final novelty-scoring prompt. This amounts to an average of about 1.6 </w:t>
      </w:r>
      <w:r w:rsidR="00D2577A" w:rsidRPr="4887C270">
        <w:rPr>
          <w:rFonts w:ascii="Times New Roman" w:hAnsi="Times New Roman" w:cs="Times New Roman"/>
          <w:sz w:val="24"/>
          <w:szCs w:val="24"/>
        </w:rPr>
        <w:t>U</w:t>
      </w:r>
      <w:ins w:id="131" w:author="charlaynew" w:date="2026-10-29T19:41:00Z" w16du:dateUtc="2026-10-29T19:41:10Z">
        <w:r w:rsidR="180C2C5F" w:rsidRPr="4887C270">
          <w:rPr>
            <w:rFonts w:ascii="Times New Roman" w:hAnsi="Times New Roman" w:cs="Times New Roman"/>
            <w:sz w:val="24"/>
            <w:szCs w:val="24"/>
          </w:rPr>
          <w:t>.</w:t>
        </w:r>
      </w:ins>
      <w:r w:rsidR="00D2577A" w:rsidRPr="4887C270">
        <w:rPr>
          <w:rFonts w:ascii="Times New Roman" w:hAnsi="Times New Roman" w:cs="Times New Roman"/>
          <w:sz w:val="24"/>
          <w:szCs w:val="24"/>
        </w:rPr>
        <w:t>S</w:t>
      </w:r>
      <w:ins w:id="132" w:author="charlaynew" w:date="2026-10-29T19:41:00Z" w16du:dateUtc="2026-10-29T19:41:11Z">
        <w:r w:rsidR="6F56B070" w:rsidRPr="4887C270">
          <w:rPr>
            <w:rFonts w:ascii="Times New Roman" w:hAnsi="Times New Roman" w:cs="Times New Roman"/>
            <w:sz w:val="24"/>
            <w:szCs w:val="24"/>
          </w:rPr>
          <w:t>.</w:t>
        </w:r>
      </w:ins>
      <w:r w:rsidR="00D2577A" w:rsidRPr="6225DA46">
        <w:rPr>
          <w:rFonts w:ascii="Times New Roman" w:hAnsi="Times New Roman" w:cs="Times New Roman"/>
          <w:sz w:val="24"/>
          <w:szCs w:val="24"/>
        </w:rPr>
        <w:t xml:space="preserve"> cents per article, excluding taxes.</w:t>
      </w:r>
      <w:r w:rsidR="00633C8E" w:rsidRPr="6225DA46">
        <w:rPr>
          <w:rFonts w:ascii="Times New Roman" w:hAnsi="Times New Roman" w:cs="Times New Roman"/>
          <w:sz w:val="24"/>
          <w:szCs w:val="24"/>
        </w:rPr>
        <w:t xml:space="preserve"> </w:t>
      </w:r>
      <w:r w:rsidR="000617B4" w:rsidRPr="6225DA46">
        <w:rPr>
          <w:rFonts w:ascii="Times New Roman" w:hAnsi="Times New Roman" w:cs="Times New Roman"/>
          <w:sz w:val="24"/>
          <w:szCs w:val="24"/>
        </w:rPr>
        <w:t>T</w:t>
      </w:r>
      <w:r w:rsidR="0005215A" w:rsidRPr="6225DA46">
        <w:rPr>
          <w:rFonts w:ascii="Times New Roman" w:hAnsi="Times New Roman" w:cs="Times New Roman"/>
          <w:sz w:val="24"/>
          <w:szCs w:val="24"/>
        </w:rPr>
        <w:t xml:space="preserve">hese </w:t>
      </w:r>
      <w:r w:rsidR="00AB59CC" w:rsidRPr="6225DA46">
        <w:rPr>
          <w:rFonts w:ascii="Times New Roman" w:hAnsi="Times New Roman" w:cs="Times New Roman"/>
          <w:sz w:val="24"/>
          <w:szCs w:val="24"/>
        </w:rPr>
        <w:t xml:space="preserve">costs </w:t>
      </w:r>
      <w:r w:rsidR="00406CC6" w:rsidRPr="6225DA46">
        <w:rPr>
          <w:rFonts w:ascii="Times New Roman" w:hAnsi="Times New Roman" w:cs="Times New Roman"/>
          <w:sz w:val="24"/>
          <w:szCs w:val="24"/>
        </w:rPr>
        <w:t>c</w:t>
      </w:r>
      <w:r w:rsidR="00147D5C" w:rsidRPr="6225DA46">
        <w:rPr>
          <w:rFonts w:ascii="Times New Roman" w:hAnsi="Times New Roman" w:cs="Times New Roman"/>
          <w:sz w:val="24"/>
          <w:szCs w:val="24"/>
        </w:rPr>
        <w:t>ould</w:t>
      </w:r>
      <w:r w:rsidR="00406CC6" w:rsidRPr="6225DA46">
        <w:rPr>
          <w:rFonts w:ascii="Times New Roman" w:hAnsi="Times New Roman" w:cs="Times New Roman"/>
          <w:sz w:val="24"/>
          <w:szCs w:val="24"/>
        </w:rPr>
        <w:t xml:space="preserve"> </w:t>
      </w:r>
      <w:r w:rsidR="004B608F" w:rsidRPr="6225DA46">
        <w:rPr>
          <w:rFonts w:ascii="Times New Roman" w:hAnsi="Times New Roman" w:cs="Times New Roman"/>
          <w:sz w:val="24"/>
          <w:szCs w:val="24"/>
        </w:rPr>
        <w:t xml:space="preserve">likely be </w:t>
      </w:r>
      <w:r w:rsidR="00147D5C" w:rsidRPr="6225DA46">
        <w:rPr>
          <w:rFonts w:ascii="Times New Roman" w:hAnsi="Times New Roman" w:cs="Times New Roman"/>
          <w:sz w:val="24"/>
          <w:szCs w:val="24"/>
        </w:rPr>
        <w:t>reduced</w:t>
      </w:r>
      <w:r w:rsidR="004F5FDD" w:rsidRPr="6225DA46">
        <w:rPr>
          <w:rFonts w:ascii="Times New Roman" w:hAnsi="Times New Roman" w:cs="Times New Roman"/>
          <w:sz w:val="24"/>
          <w:szCs w:val="24"/>
        </w:rPr>
        <w:t xml:space="preserve"> </w:t>
      </w:r>
      <w:r w:rsidR="00F86449" w:rsidRPr="6225DA46">
        <w:rPr>
          <w:rFonts w:ascii="Times New Roman" w:hAnsi="Times New Roman" w:cs="Times New Roman"/>
          <w:sz w:val="24"/>
          <w:szCs w:val="24"/>
        </w:rPr>
        <w:t>as</w:t>
      </w:r>
      <w:r w:rsidR="08EAB513" w:rsidRPr="6225DA46">
        <w:rPr>
          <w:rFonts w:ascii="Times New Roman" w:hAnsi="Times New Roman" w:cs="Times New Roman"/>
          <w:sz w:val="24"/>
          <w:szCs w:val="24"/>
        </w:rPr>
        <w:t xml:space="preserve"> smaller models continue to improve</w:t>
      </w:r>
      <w:r w:rsidR="00F86449" w:rsidRPr="6225DA46">
        <w:rPr>
          <w:rFonts w:ascii="Times New Roman" w:hAnsi="Times New Roman" w:cs="Times New Roman"/>
          <w:sz w:val="24"/>
          <w:szCs w:val="24"/>
        </w:rPr>
        <w:t xml:space="preserve"> in capabilit</w:t>
      </w:r>
      <w:commentRangeStart w:id="133"/>
      <w:commentRangeStart w:id="134"/>
      <w:r w:rsidR="00F86449" w:rsidRPr="6225DA46">
        <w:rPr>
          <w:rFonts w:ascii="Times New Roman" w:hAnsi="Times New Roman" w:cs="Times New Roman"/>
          <w:sz w:val="24"/>
          <w:szCs w:val="24"/>
        </w:rPr>
        <w:t>y</w:t>
      </w:r>
      <w:commentRangeEnd w:id="133"/>
      <w:r w:rsidR="00C814A8" w:rsidRPr="6225DA46">
        <w:rPr>
          <w:rStyle w:val="CommentReference"/>
          <w:rFonts w:ascii="Times New Roman" w:hAnsi="Times New Roman" w:cs="Times New Roman"/>
          <w:sz w:val="24"/>
          <w:szCs w:val="24"/>
        </w:rPr>
        <w:commentReference w:id="133"/>
      </w:r>
      <w:commentRangeEnd w:id="134"/>
      <w:r w:rsidRPr="6225DA46">
        <w:rPr>
          <w:rStyle w:val="CommentReference"/>
          <w:rFonts w:ascii="Times New Roman" w:hAnsi="Times New Roman" w:cs="Times New Roman"/>
          <w:sz w:val="24"/>
          <w:szCs w:val="24"/>
        </w:rPr>
        <w:commentReference w:id="134"/>
      </w:r>
      <w:commentRangeStart w:id="135"/>
      <w:commentRangeStart w:id="136"/>
      <w:r w:rsidR="3E4264A3" w:rsidRPr="6225DA46">
        <w:rPr>
          <w:rFonts w:ascii="Times New Roman" w:hAnsi="Times New Roman" w:cs="Times New Roman"/>
          <w:sz w:val="24"/>
          <w:szCs w:val="24"/>
        </w:rPr>
        <w:t>.</w:t>
      </w:r>
      <w:commentRangeEnd w:id="135"/>
      <w:r w:rsidR="0072024E" w:rsidRPr="6225DA46">
        <w:rPr>
          <w:rStyle w:val="CommentReference"/>
          <w:rFonts w:ascii="Times New Roman" w:hAnsi="Times New Roman" w:cs="Times New Roman"/>
          <w:sz w:val="24"/>
          <w:szCs w:val="24"/>
        </w:rPr>
        <w:commentReference w:id="135"/>
      </w:r>
      <w:commentRangeEnd w:id="136"/>
      <w:r w:rsidR="000A0E55" w:rsidRPr="6225DA46">
        <w:rPr>
          <w:rStyle w:val="CommentReference"/>
          <w:rFonts w:ascii="Times New Roman" w:hAnsi="Times New Roman" w:cs="Times New Roman"/>
          <w:sz w:val="24"/>
          <w:szCs w:val="24"/>
        </w:rPr>
        <w:commentReference w:id="136"/>
      </w:r>
      <w:r w:rsidR="00C604C1" w:rsidRPr="6225DA46">
        <w:rPr>
          <w:rFonts w:ascii="Times New Roman" w:hAnsi="Times New Roman" w:cs="Times New Roman"/>
          <w:sz w:val="24"/>
          <w:szCs w:val="24"/>
        </w:rPr>
        <w:t xml:space="preserve"> </w:t>
      </w:r>
    </w:p>
    <w:p w14:paraId="21583511" w14:textId="70ED37EB" w:rsidR="00396531" w:rsidRPr="00DA58D6" w:rsidRDefault="004C3C24" w:rsidP="008B138A">
      <w:pPr>
        <w:pStyle w:val="Heading1"/>
        <w:spacing w:before="0" w:after="100" w:line="480" w:lineRule="auto"/>
        <w:jc w:val="both"/>
        <w:rPr>
          <w:rFonts w:ascii="Times New Roman" w:hAnsi="Times New Roman" w:cs="Times New Roman"/>
        </w:rPr>
      </w:pPr>
      <w:r w:rsidRPr="276D2B35">
        <w:rPr>
          <w:rFonts w:ascii="Times New Roman" w:hAnsi="Times New Roman" w:cs="Times New Roman"/>
        </w:rPr>
        <w:t>S</w:t>
      </w:r>
      <w:r w:rsidR="00D2577A" w:rsidRPr="276D2B35">
        <w:rPr>
          <w:rFonts w:ascii="Times New Roman" w:hAnsi="Times New Roman" w:cs="Times New Roman"/>
        </w:rPr>
        <w:t>.3</w:t>
      </w:r>
      <w:ins w:id="137" w:author="charlaynew" w:date="2026-10-29T19:43:00Z" w16du:dateUtc="2026-10-29T19:43:08Z">
        <w:r w:rsidR="6779FDA7" w:rsidRPr="55645FC1">
          <w:rPr>
            <w:rFonts w:ascii="Times New Roman" w:hAnsi="Times New Roman" w:cs="Times New Roman"/>
          </w:rPr>
          <w:t>.</w:t>
        </w:r>
      </w:ins>
      <w:r w:rsidR="00D2577A" w:rsidRPr="276D2B35">
        <w:rPr>
          <w:rFonts w:ascii="Times New Roman" w:hAnsi="Times New Roman" w:cs="Times New Roman"/>
        </w:rPr>
        <w:t xml:space="preserve"> Prompt </w:t>
      </w:r>
      <w:del w:id="138" w:author="charlaynew" w:date="2026-10-29T13:55:00Z" w16du:dateUtc="2026-10-29T13:55:53Z">
        <w:r w:rsidRPr="276D2B35" w:rsidDel="00D2577A">
          <w:rPr>
            <w:rFonts w:ascii="Times New Roman" w:hAnsi="Times New Roman" w:cs="Times New Roman"/>
          </w:rPr>
          <w:delText>d</w:delText>
        </w:r>
      </w:del>
      <w:ins w:id="139" w:author="charlaynew" w:date="2026-10-29T13:55:00Z" w16du:dateUtc="2026-10-29T13:55:53Z">
        <w:r w:rsidR="28000DF6" w:rsidRPr="276D2B35">
          <w:rPr>
            <w:rFonts w:ascii="Times New Roman" w:hAnsi="Times New Roman" w:cs="Times New Roman"/>
          </w:rPr>
          <w:t>D</w:t>
        </w:r>
      </w:ins>
      <w:r w:rsidR="00D2577A" w:rsidRPr="276D2B35">
        <w:rPr>
          <w:rFonts w:ascii="Times New Roman" w:hAnsi="Times New Roman" w:cs="Times New Roman"/>
        </w:rPr>
        <w:t xml:space="preserve">esign and </w:t>
      </w:r>
      <w:del w:id="140" w:author="charlaynew" w:date="2026-10-29T13:55:00Z" w16du:dateUtc="2026-10-29T13:55:56Z">
        <w:r w:rsidRPr="276D2B35" w:rsidDel="00D2577A">
          <w:rPr>
            <w:rFonts w:ascii="Times New Roman" w:hAnsi="Times New Roman" w:cs="Times New Roman"/>
          </w:rPr>
          <w:delText>c</w:delText>
        </w:r>
      </w:del>
      <w:ins w:id="141" w:author="charlaynew" w:date="2026-10-29T13:55:00Z" w16du:dateUtc="2026-10-29T13:55:56Z">
        <w:r w:rsidR="1A6E3887" w:rsidRPr="276D2B35">
          <w:rPr>
            <w:rFonts w:ascii="Times New Roman" w:hAnsi="Times New Roman" w:cs="Times New Roman"/>
          </w:rPr>
          <w:t>C</w:t>
        </w:r>
      </w:ins>
      <w:r w:rsidR="00D2577A" w:rsidRPr="276D2B35">
        <w:rPr>
          <w:rFonts w:ascii="Times New Roman" w:hAnsi="Times New Roman" w:cs="Times New Roman"/>
        </w:rPr>
        <w:t xml:space="preserve">alibration </w:t>
      </w:r>
      <w:del w:id="142" w:author="charlaynew" w:date="2026-10-29T13:55:00Z" w16du:dateUtc="2026-10-29T13:55:58Z">
        <w:r w:rsidRPr="276D2B35" w:rsidDel="00D2577A">
          <w:rPr>
            <w:rFonts w:ascii="Times New Roman" w:hAnsi="Times New Roman" w:cs="Times New Roman"/>
          </w:rPr>
          <w:delText>e</w:delText>
        </w:r>
      </w:del>
      <w:ins w:id="143" w:author="charlaynew" w:date="2026-10-29T13:55:00Z" w16du:dateUtc="2026-10-29T13:55:58Z">
        <w:r w:rsidR="5335AA49" w:rsidRPr="276D2B35">
          <w:rPr>
            <w:rFonts w:ascii="Times New Roman" w:hAnsi="Times New Roman" w:cs="Times New Roman"/>
          </w:rPr>
          <w:t>E</w:t>
        </w:r>
      </w:ins>
      <w:r w:rsidR="00D2577A" w:rsidRPr="276D2B35">
        <w:rPr>
          <w:rFonts w:ascii="Times New Roman" w:hAnsi="Times New Roman" w:cs="Times New Roman"/>
        </w:rPr>
        <w:t>xamples</w:t>
      </w:r>
      <w:ins w:id="144" w:author="charlaynew" w:date="2026-10-29T13:56:00Z" w16du:dateUtc="2026-10-29T13:56:01Z">
        <w:r w:rsidR="66280019" w:rsidRPr="276D2B35">
          <w:rPr>
            <w:rFonts w:ascii="Times New Roman" w:hAnsi="Times New Roman" w:cs="Times New Roman"/>
          </w:rPr>
          <w:t>.</w:t>
        </w:r>
      </w:ins>
    </w:p>
    <w:p w14:paraId="4FF89D0C" w14:textId="154C76E4" w:rsidR="00396531" w:rsidRPr="00DA58D6" w:rsidRDefault="00D2577A" w:rsidP="00F95956">
      <w:pPr>
        <w:spacing w:after="100" w:line="480" w:lineRule="auto"/>
        <w:ind w:firstLine="706"/>
        <w:jc w:val="both"/>
        <w:rPr>
          <w:rFonts w:ascii="Times New Roman" w:hAnsi="Times New Roman" w:cs="Times New Roman"/>
          <w:sz w:val="24"/>
          <w:szCs w:val="24"/>
        </w:rPr>
      </w:pPr>
      <w:r w:rsidRPr="6225DA46">
        <w:rPr>
          <w:rFonts w:ascii="Times New Roman" w:hAnsi="Times New Roman" w:cs="Times New Roman"/>
          <w:sz w:val="24"/>
          <w:szCs w:val="24"/>
        </w:rPr>
        <w:t xml:space="preserve">The core of LENS is the </w:t>
      </w:r>
      <w:r w:rsidR="00D40BB6" w:rsidRPr="6225DA46">
        <w:rPr>
          <w:rFonts w:ascii="Times New Roman" w:hAnsi="Times New Roman" w:cs="Times New Roman"/>
          <w:sz w:val="24"/>
          <w:szCs w:val="24"/>
        </w:rPr>
        <w:t>novelty</w:t>
      </w:r>
      <w:r w:rsidR="00337A3D" w:rsidRPr="6225DA46">
        <w:rPr>
          <w:rFonts w:ascii="Times New Roman" w:hAnsi="Times New Roman" w:cs="Times New Roman"/>
          <w:sz w:val="24"/>
          <w:szCs w:val="24"/>
        </w:rPr>
        <w:t xml:space="preserve"> assessment</w:t>
      </w:r>
      <w:r w:rsidR="00D40BB6" w:rsidRPr="6225DA46">
        <w:rPr>
          <w:rFonts w:ascii="Times New Roman" w:hAnsi="Times New Roman" w:cs="Times New Roman"/>
          <w:sz w:val="24"/>
          <w:szCs w:val="24"/>
        </w:rPr>
        <w:t xml:space="preserve"> </w:t>
      </w:r>
      <w:r w:rsidRPr="6225DA46">
        <w:rPr>
          <w:rFonts w:ascii="Times New Roman" w:hAnsi="Times New Roman" w:cs="Times New Roman"/>
          <w:sz w:val="24"/>
          <w:szCs w:val="24"/>
        </w:rPr>
        <w:t>prompt, which has seven sections. It begins with (1) a general description of the task and a role assignment for the LLM, followed by (2) a detailed description of the evaluation criteria, which outlines various dimensions of novelty</w:t>
      </w:r>
      <w:del w:id="145" w:author="charlaynew" w:date="2026-10-29T19:44:00Z" w16du:dateUtc="2026-10-29T19:44:10Z">
        <w:r w:rsidRPr="6225DA46">
          <w:rPr>
            <w:rFonts w:ascii="Times New Roman" w:hAnsi="Times New Roman" w:cs="Times New Roman"/>
            <w:sz w:val="24"/>
            <w:szCs w:val="24"/>
          </w:rPr>
          <w:delText xml:space="preserve"> with a</w:delText>
        </w:r>
      </w:del>
      <w:r w:rsidRPr="6225DA46">
        <w:rPr>
          <w:rFonts w:ascii="Times New Roman" w:hAnsi="Times New Roman" w:cs="Times New Roman"/>
          <w:sz w:val="24"/>
          <w:szCs w:val="24"/>
        </w:rPr>
        <w:t xml:space="preserve"> </w:t>
      </w:r>
      <w:r w:rsidRPr="55645FC1">
        <w:rPr>
          <w:rFonts w:ascii="Times New Roman" w:hAnsi="Times New Roman" w:cs="Times New Roman"/>
          <w:sz w:val="24"/>
          <w:szCs w:val="24"/>
        </w:rPr>
        <w:t>focus</w:t>
      </w:r>
      <w:ins w:id="146" w:author="charlaynew" w:date="2026-10-29T19:44:00Z" w16du:dateUtc="2026-10-29T19:44:18Z">
        <w:r w:rsidR="0D186228" w:rsidRPr="55645FC1">
          <w:rPr>
            <w:rFonts w:ascii="Times New Roman" w:hAnsi="Times New Roman" w:cs="Times New Roman"/>
            <w:sz w:val="24"/>
            <w:szCs w:val="24"/>
          </w:rPr>
          <w:t>ing</w:t>
        </w:r>
      </w:ins>
      <w:r w:rsidRPr="6225DA46">
        <w:rPr>
          <w:rFonts w:ascii="Times New Roman" w:hAnsi="Times New Roman" w:cs="Times New Roman"/>
          <w:sz w:val="24"/>
          <w:szCs w:val="24"/>
        </w:rPr>
        <w:t xml:space="preserve"> on adapting the criteria to the field and article type and on the </w:t>
      </w:r>
      <w:ins w:id="147" w:author="charlaynew" w:date="2026-10-29T19:45:00Z" w16du:dateUtc="2026-10-29T19:45:27Z">
        <w:r w:rsidR="6F1FB895" w:rsidRPr="75069BC7">
          <w:rPr>
            <w:rFonts w:ascii="Times New Roman" w:hAnsi="Times New Roman" w:cs="Times New Roman"/>
            <w:sz w:val="24"/>
            <w:szCs w:val="24"/>
          </w:rPr>
          <w:t xml:space="preserve">contribution’s </w:t>
        </w:r>
      </w:ins>
      <w:r w:rsidRPr="6225DA46">
        <w:rPr>
          <w:rFonts w:ascii="Times New Roman" w:hAnsi="Times New Roman" w:cs="Times New Roman"/>
          <w:sz w:val="24"/>
          <w:szCs w:val="24"/>
        </w:rPr>
        <w:t xml:space="preserve">added value. </w:t>
      </w:r>
      <w:commentRangeStart w:id="148"/>
      <w:commentRangeStart w:id="149"/>
      <w:r w:rsidRPr="6225DA46">
        <w:rPr>
          <w:rFonts w:ascii="Times New Roman" w:hAnsi="Times New Roman" w:cs="Times New Roman"/>
          <w:sz w:val="24"/>
          <w:szCs w:val="24"/>
        </w:rPr>
        <w:t xml:space="preserve">Next comes (3) the novelty scale from </w:t>
      </w:r>
      <w:r w:rsidR="00DC3588" w:rsidRPr="6225DA46">
        <w:rPr>
          <w:rFonts w:ascii="Times New Roman" w:hAnsi="Times New Roman" w:cs="Times New Roman"/>
          <w:sz w:val="24"/>
          <w:szCs w:val="24"/>
        </w:rPr>
        <w:t>0</w:t>
      </w:r>
      <w:commentRangeStart w:id="150"/>
      <w:r w:rsidRPr="6225DA46">
        <w:rPr>
          <w:rFonts w:ascii="Times New Roman" w:hAnsi="Times New Roman" w:cs="Times New Roman"/>
          <w:sz w:val="24"/>
          <w:szCs w:val="24"/>
        </w:rPr>
        <w:t xml:space="preserve"> to 100</w:t>
      </w:r>
      <w:commentRangeEnd w:id="150"/>
      <w:r w:rsidRPr="6225DA46">
        <w:rPr>
          <w:rStyle w:val="CommentReference"/>
          <w:rFonts w:ascii="Times New Roman" w:hAnsi="Times New Roman" w:cs="Times New Roman"/>
          <w:sz w:val="24"/>
          <w:szCs w:val="24"/>
        </w:rPr>
        <w:commentReference w:id="150"/>
      </w:r>
      <w:r w:rsidRPr="6225DA46">
        <w:rPr>
          <w:rFonts w:ascii="Times New Roman" w:hAnsi="Times New Roman" w:cs="Times New Roman"/>
          <w:sz w:val="24"/>
          <w:szCs w:val="24"/>
        </w:rPr>
        <w:t>, divided into six categories ranging from “Negligible” through “Solid but Incremental” to “Paradigm-Shifting – Historic”,</w:t>
      </w:r>
      <w:commentRangeEnd w:id="148"/>
      <w:r w:rsidR="00E15FC8" w:rsidRPr="6225DA46">
        <w:rPr>
          <w:rStyle w:val="CommentReference"/>
          <w:rFonts w:ascii="Times New Roman" w:hAnsi="Times New Roman" w:cs="Times New Roman"/>
          <w:sz w:val="24"/>
          <w:szCs w:val="24"/>
        </w:rPr>
        <w:commentReference w:id="148"/>
      </w:r>
      <w:commentRangeEnd w:id="149"/>
      <w:r w:rsidRPr="6225DA46">
        <w:rPr>
          <w:rStyle w:val="CommentReference"/>
          <w:rFonts w:ascii="Times New Roman" w:hAnsi="Times New Roman" w:cs="Times New Roman"/>
          <w:sz w:val="24"/>
          <w:szCs w:val="24"/>
        </w:rPr>
        <w:commentReference w:id="149"/>
      </w:r>
      <w:r w:rsidRPr="6225DA46">
        <w:rPr>
          <w:rFonts w:ascii="Times New Roman" w:hAnsi="Times New Roman" w:cs="Times New Roman"/>
          <w:sz w:val="24"/>
          <w:szCs w:val="24"/>
        </w:rPr>
        <w:t xml:space="preserve"> followed by (4) a list of 59 calibration examples. Finally, there are (5) instructions for assessing the </w:t>
      </w:r>
      <w:r w:rsidR="004F4E75" w:rsidRPr="6225DA46">
        <w:rPr>
          <w:rFonts w:ascii="Times New Roman" w:hAnsi="Times New Roman" w:cs="Times New Roman"/>
          <w:sz w:val="24"/>
          <w:szCs w:val="24"/>
        </w:rPr>
        <w:t>confidence</w:t>
      </w:r>
      <w:commentRangeStart w:id="151"/>
      <w:r w:rsidRPr="6225DA46">
        <w:rPr>
          <w:rFonts w:ascii="Times New Roman" w:hAnsi="Times New Roman" w:cs="Times New Roman"/>
          <w:sz w:val="24"/>
          <w:szCs w:val="24"/>
        </w:rPr>
        <w:t xml:space="preserve"> </w:t>
      </w:r>
      <w:commentRangeEnd w:id="151"/>
      <w:r w:rsidR="00E15FC8" w:rsidRPr="6225DA46">
        <w:rPr>
          <w:rStyle w:val="CommentReference"/>
          <w:rFonts w:ascii="Times New Roman" w:hAnsi="Times New Roman" w:cs="Times New Roman"/>
          <w:sz w:val="24"/>
          <w:szCs w:val="24"/>
        </w:rPr>
        <w:commentReference w:id="151"/>
      </w:r>
      <w:r w:rsidRPr="6225DA46">
        <w:rPr>
          <w:rFonts w:ascii="Times New Roman" w:hAnsi="Times New Roman" w:cs="Times New Roman"/>
          <w:sz w:val="24"/>
          <w:szCs w:val="24"/>
        </w:rPr>
        <w:t>of the score, (6) instructions on the output format, and (7) the input information of the respective article.</w:t>
      </w:r>
    </w:p>
    <w:p w14:paraId="0FADC754" w14:textId="758D1814" w:rsidR="00396531" w:rsidRPr="00DA58D6" w:rsidRDefault="00D2577A" w:rsidP="00F95956">
      <w:pPr>
        <w:spacing w:after="100" w:line="480" w:lineRule="auto"/>
        <w:ind w:firstLine="706"/>
        <w:jc w:val="both"/>
        <w:rPr>
          <w:rFonts w:ascii="Times New Roman" w:hAnsi="Times New Roman" w:cs="Times New Roman"/>
          <w:sz w:val="24"/>
          <w:szCs w:val="24"/>
        </w:rPr>
      </w:pPr>
      <w:r w:rsidRPr="6225DA46">
        <w:rPr>
          <w:rFonts w:ascii="Times New Roman" w:hAnsi="Times New Roman" w:cs="Times New Roman"/>
          <w:sz w:val="24"/>
          <w:szCs w:val="24"/>
        </w:rPr>
        <w:t xml:space="preserve">The LLM is called with a structured output format that forces it to follow a specified chain of argument: </w:t>
      </w:r>
      <w:del w:id="152" w:author="charlaynew" w:date="2026-10-29T19:08:00Z" w16du:dateUtc="2026-10-29T19:08:19Z">
        <w:r w:rsidR="00665FCE" w:rsidRPr="6225DA46">
          <w:rPr>
            <w:rFonts w:ascii="Times New Roman" w:hAnsi="Times New Roman" w:cs="Times New Roman"/>
            <w:sz w:val="24"/>
            <w:szCs w:val="24"/>
          </w:rPr>
          <w:delText>A</w:delText>
        </w:r>
      </w:del>
      <w:ins w:id="153" w:author="charlaynew" w:date="2026-10-29T19:08:00Z" w16du:dateUtc="2026-10-29T19:08:19Z">
        <w:r w:rsidR="62F947E8" w:rsidRPr="5AF7375E">
          <w:rPr>
            <w:rFonts w:ascii="Times New Roman" w:hAnsi="Times New Roman" w:cs="Times New Roman"/>
            <w:sz w:val="24"/>
            <w:szCs w:val="24"/>
          </w:rPr>
          <w:t>a</w:t>
        </w:r>
      </w:ins>
      <w:r w:rsidRPr="6225DA46">
        <w:rPr>
          <w:rFonts w:ascii="Times New Roman" w:hAnsi="Times New Roman" w:cs="Times New Roman"/>
          <w:sz w:val="24"/>
          <w:szCs w:val="24"/>
        </w:rPr>
        <w:t xml:space="preserve"> description of the field and its context at the time of publication</w:t>
      </w:r>
      <w:r w:rsidR="00665FCE" w:rsidRPr="6225DA46">
        <w:rPr>
          <w:rFonts w:ascii="Times New Roman" w:hAnsi="Times New Roman" w:cs="Times New Roman"/>
          <w:sz w:val="24"/>
          <w:szCs w:val="24"/>
        </w:rPr>
        <w:t>;</w:t>
      </w:r>
      <w:r w:rsidRPr="6225DA46">
        <w:rPr>
          <w:rFonts w:ascii="Times New Roman" w:hAnsi="Times New Roman" w:cs="Times New Roman"/>
          <w:sz w:val="24"/>
          <w:szCs w:val="24"/>
        </w:rPr>
        <w:t xml:space="preserve"> a case for and a case against the paper’s novelty</w:t>
      </w:r>
      <w:r w:rsidR="00A82F8F" w:rsidRPr="6225DA46">
        <w:rPr>
          <w:rFonts w:ascii="Times New Roman" w:hAnsi="Times New Roman" w:cs="Times New Roman"/>
          <w:sz w:val="24"/>
          <w:szCs w:val="24"/>
        </w:rPr>
        <w:t xml:space="preserve"> </w:t>
      </w:r>
      <w:r w:rsidR="00BF0504" w:rsidRPr="6225DA46">
        <w:rPr>
          <w:rFonts w:ascii="Times New Roman" w:hAnsi="Times New Roman" w:cs="Times New Roman"/>
          <w:sz w:val="24"/>
          <w:szCs w:val="24"/>
        </w:rPr>
        <w:t>to follow d</w:t>
      </w:r>
      <w:r w:rsidR="006F0343" w:rsidRPr="6225DA46">
        <w:rPr>
          <w:rFonts w:ascii="Times New Roman" w:hAnsi="Times New Roman" w:cs="Times New Roman"/>
          <w:sz w:val="24"/>
          <w:szCs w:val="24"/>
        </w:rPr>
        <w:t>ebiasing strategy</w:t>
      </w:r>
      <w:r w:rsidR="001A18A4" w:rsidRPr="6225DA46">
        <w:rPr>
          <w:rFonts w:ascii="Times New Roman" w:hAnsi="Times New Roman" w:cs="Times New Roman"/>
          <w:sz w:val="24"/>
          <w:szCs w:val="24"/>
        </w:rPr>
        <w:t xml:space="preserve"> of considering the </w:t>
      </w:r>
      <w:r w:rsidR="001F04C2" w:rsidRPr="6225DA46">
        <w:rPr>
          <w:rFonts w:ascii="Times New Roman" w:hAnsi="Times New Roman" w:cs="Times New Roman"/>
          <w:sz w:val="24"/>
          <w:szCs w:val="24"/>
        </w:rPr>
        <w:t>opposite</w:t>
      </w:r>
      <w:r w:rsidR="006F0343" w:rsidRPr="6225DA46">
        <w:rPr>
          <w:rFonts w:ascii="Times New Roman" w:hAnsi="Times New Roman" w:cs="Times New Roman"/>
          <w:sz w:val="24"/>
          <w:szCs w:val="24"/>
        </w:rPr>
        <w:t xml:space="preserve"> (Lord et al. 1984)</w:t>
      </w:r>
      <w:r w:rsidR="00665FCE" w:rsidRPr="6225DA46">
        <w:rPr>
          <w:rFonts w:ascii="Times New Roman" w:hAnsi="Times New Roman" w:cs="Times New Roman"/>
          <w:sz w:val="24"/>
          <w:szCs w:val="24"/>
        </w:rPr>
        <w:t>;</w:t>
      </w:r>
      <w:r w:rsidRPr="6225DA46">
        <w:rPr>
          <w:rFonts w:ascii="Times New Roman" w:hAnsi="Times New Roman" w:cs="Times New Roman"/>
          <w:sz w:val="24"/>
          <w:szCs w:val="24"/>
        </w:rPr>
        <w:t xml:space="preserve"> </w:t>
      </w:r>
      <w:r w:rsidR="009159A2" w:rsidRPr="6225DA46">
        <w:rPr>
          <w:rFonts w:ascii="Times New Roman" w:hAnsi="Times New Roman" w:cs="Times New Roman"/>
          <w:sz w:val="24"/>
          <w:szCs w:val="24"/>
        </w:rPr>
        <w:t>a</w:t>
      </w:r>
      <w:r w:rsidRPr="6225DA46">
        <w:rPr>
          <w:rFonts w:ascii="Times New Roman" w:hAnsi="Times New Roman" w:cs="Times New Roman"/>
          <w:sz w:val="24"/>
          <w:szCs w:val="24"/>
        </w:rPr>
        <w:t xml:space="preserve"> justification </w:t>
      </w:r>
      <w:r w:rsidR="009D751B" w:rsidRPr="6225DA46">
        <w:rPr>
          <w:rFonts w:ascii="Times New Roman" w:hAnsi="Times New Roman" w:cs="Times New Roman"/>
          <w:sz w:val="24"/>
          <w:szCs w:val="24"/>
        </w:rPr>
        <w:t xml:space="preserve">for the interval </w:t>
      </w:r>
      <w:r w:rsidR="002102C1" w:rsidRPr="6225DA46">
        <w:rPr>
          <w:rFonts w:ascii="Times New Roman" w:hAnsi="Times New Roman" w:cs="Times New Roman"/>
          <w:sz w:val="24"/>
          <w:szCs w:val="24"/>
        </w:rPr>
        <w:t>based on</w:t>
      </w:r>
      <w:r w:rsidR="00561A0D" w:rsidRPr="6225DA46">
        <w:rPr>
          <w:rFonts w:ascii="Times New Roman" w:hAnsi="Times New Roman" w:cs="Times New Roman"/>
          <w:sz w:val="24"/>
          <w:szCs w:val="24"/>
        </w:rPr>
        <w:t xml:space="preserve"> the </w:t>
      </w:r>
      <w:r w:rsidR="0049419E" w:rsidRPr="6225DA46">
        <w:rPr>
          <w:rFonts w:ascii="Times New Roman" w:hAnsi="Times New Roman" w:cs="Times New Roman"/>
          <w:sz w:val="24"/>
          <w:szCs w:val="24"/>
        </w:rPr>
        <w:t xml:space="preserve">remaining </w:t>
      </w:r>
      <w:r w:rsidR="00561A0D" w:rsidRPr="6225DA46">
        <w:rPr>
          <w:rFonts w:ascii="Times New Roman" w:hAnsi="Times New Roman" w:cs="Times New Roman"/>
          <w:sz w:val="24"/>
          <w:szCs w:val="24"/>
        </w:rPr>
        <w:t>uncertaint</w:t>
      </w:r>
      <w:r w:rsidR="00C632F6" w:rsidRPr="6225DA46">
        <w:rPr>
          <w:rFonts w:ascii="Times New Roman" w:hAnsi="Times New Roman" w:cs="Times New Roman"/>
          <w:sz w:val="24"/>
          <w:szCs w:val="24"/>
        </w:rPr>
        <w:t>ies</w:t>
      </w:r>
      <w:del w:id="154" w:author="charlaynew" w:date="2026-10-29T19:09:00Z" w16du:dateUtc="2026-10-29T19:09:46Z">
        <w:r w:rsidRPr="6225DA46">
          <w:rPr>
            <w:rFonts w:ascii="Times New Roman" w:hAnsi="Times New Roman" w:cs="Times New Roman"/>
            <w:sz w:val="24"/>
            <w:szCs w:val="24"/>
          </w:rPr>
          <w:delText>,</w:delText>
        </w:r>
      </w:del>
      <w:ins w:id="155" w:author="charlaynew" w:date="2026-10-29T19:09:00Z" w16du:dateUtc="2026-10-29T19:09:46Z">
        <w:r w:rsidR="70FB6DE0" w:rsidRPr="67C183AE">
          <w:rPr>
            <w:rFonts w:ascii="Times New Roman" w:hAnsi="Times New Roman" w:cs="Times New Roman"/>
            <w:sz w:val="24"/>
            <w:szCs w:val="24"/>
          </w:rPr>
          <w:t>;</w:t>
        </w:r>
      </w:ins>
      <w:r w:rsidRPr="6225DA46">
        <w:rPr>
          <w:rFonts w:ascii="Times New Roman" w:hAnsi="Times New Roman" w:cs="Times New Roman"/>
          <w:sz w:val="24"/>
          <w:szCs w:val="24"/>
        </w:rPr>
        <w:t xml:space="preserve"> and a resolution of these arguments</w:t>
      </w:r>
      <w:ins w:id="156" w:author="charlaynew" w:date="2026-10-29T19:09:00Z" w16du:dateUtc="2026-10-29T19:09:58Z">
        <w:r w:rsidR="1C84E39E" w:rsidRPr="67C183AE">
          <w:rPr>
            <w:rFonts w:ascii="Times New Roman" w:hAnsi="Times New Roman" w:cs="Times New Roman"/>
            <w:sz w:val="24"/>
            <w:szCs w:val="24"/>
          </w:rPr>
          <w:t>.</w:t>
        </w:r>
      </w:ins>
      <w:del w:id="157" w:author="charlaynew" w:date="2026-10-29T19:09:00Z" w16du:dateUtc="2026-10-29T19:09:58Z">
        <w:r w:rsidR="00C2008D" w:rsidRPr="6225DA46">
          <w:rPr>
            <w:rFonts w:ascii="Times New Roman" w:hAnsi="Times New Roman" w:cs="Times New Roman"/>
            <w:sz w:val="24"/>
            <w:szCs w:val="24"/>
          </w:rPr>
          <w:delText>;</w:delText>
        </w:r>
      </w:del>
      <w:r w:rsidRPr="6225DA46">
        <w:rPr>
          <w:rFonts w:ascii="Times New Roman" w:hAnsi="Times New Roman" w:cs="Times New Roman"/>
          <w:sz w:val="24"/>
          <w:szCs w:val="24"/>
        </w:rPr>
        <w:t xml:space="preserve"> </w:t>
      </w:r>
      <w:r w:rsidR="006467BB" w:rsidRPr="6225DA46">
        <w:rPr>
          <w:rFonts w:ascii="Times New Roman" w:hAnsi="Times New Roman" w:cs="Times New Roman"/>
          <w:sz w:val="24"/>
          <w:szCs w:val="24"/>
        </w:rPr>
        <w:t>The output end</w:t>
      </w:r>
      <w:r w:rsidR="00D43C75" w:rsidRPr="6225DA46">
        <w:rPr>
          <w:rFonts w:ascii="Times New Roman" w:hAnsi="Times New Roman" w:cs="Times New Roman"/>
          <w:sz w:val="24"/>
          <w:szCs w:val="24"/>
        </w:rPr>
        <w:t xml:space="preserve"> with </w:t>
      </w:r>
      <w:r w:rsidRPr="6225DA46">
        <w:rPr>
          <w:rFonts w:ascii="Times New Roman" w:hAnsi="Times New Roman" w:cs="Times New Roman"/>
          <w:sz w:val="24"/>
          <w:szCs w:val="24"/>
        </w:rPr>
        <w:t xml:space="preserve">the point estimate and the </w:t>
      </w:r>
      <w:commentRangeStart w:id="158"/>
      <w:r w:rsidRPr="6225DA46">
        <w:rPr>
          <w:rFonts w:ascii="Times New Roman" w:hAnsi="Times New Roman" w:cs="Times New Roman"/>
          <w:sz w:val="24"/>
          <w:szCs w:val="24"/>
        </w:rPr>
        <w:t>lower and upper bounds of a 95%</w:t>
      </w:r>
      <w:commentRangeEnd w:id="158"/>
      <w:r w:rsidR="0075745D" w:rsidRPr="6225DA46">
        <w:rPr>
          <w:rStyle w:val="CommentReference"/>
          <w:rFonts w:ascii="Times New Roman" w:hAnsi="Times New Roman" w:cs="Times New Roman"/>
          <w:sz w:val="24"/>
          <w:szCs w:val="24"/>
        </w:rPr>
        <w:commentReference w:id="158"/>
      </w:r>
      <w:r w:rsidRPr="6225DA46">
        <w:rPr>
          <w:rFonts w:ascii="Times New Roman" w:hAnsi="Times New Roman" w:cs="Times New Roman"/>
          <w:sz w:val="24"/>
          <w:szCs w:val="24"/>
        </w:rPr>
        <w:t xml:space="preserve"> </w:t>
      </w:r>
      <w:r w:rsidR="0050715A" w:rsidRPr="6225DA46">
        <w:rPr>
          <w:rFonts w:ascii="Times New Roman" w:hAnsi="Times New Roman" w:cs="Times New Roman"/>
          <w:sz w:val="24"/>
          <w:szCs w:val="24"/>
        </w:rPr>
        <w:t xml:space="preserve">uncertainty </w:t>
      </w:r>
      <w:r w:rsidRPr="6225DA46">
        <w:rPr>
          <w:rFonts w:ascii="Times New Roman" w:hAnsi="Times New Roman" w:cs="Times New Roman"/>
          <w:sz w:val="24"/>
          <w:szCs w:val="24"/>
        </w:rPr>
        <w:t>interval</w:t>
      </w:r>
      <w:r w:rsidRPr="00DA58D6">
        <w:rPr>
          <w:rFonts w:ascii="Times New Roman" w:hAnsi="Times New Roman" w:cs="Times New Roman"/>
        </w:rPr>
        <w:t xml:space="preserve"> </w:t>
      </w:r>
      <w:r w:rsidRPr="6225DA46">
        <w:rPr>
          <w:rFonts w:ascii="Times New Roman" w:hAnsi="Times New Roman" w:cs="Times New Roman"/>
          <w:sz w:val="24"/>
          <w:szCs w:val="24"/>
        </w:rPr>
        <w:t xml:space="preserve">(Table </w:t>
      </w:r>
      <w:r w:rsidR="004C3C24" w:rsidRPr="6225DA46">
        <w:rPr>
          <w:rFonts w:ascii="Times New Roman" w:hAnsi="Times New Roman" w:cs="Times New Roman"/>
          <w:sz w:val="24"/>
          <w:szCs w:val="24"/>
        </w:rPr>
        <w:t>S</w:t>
      </w:r>
      <w:r w:rsidRPr="6225DA46">
        <w:rPr>
          <w:rFonts w:ascii="Times New Roman" w:hAnsi="Times New Roman" w:cs="Times New Roman"/>
          <w:sz w:val="24"/>
          <w:szCs w:val="24"/>
        </w:rPr>
        <w:t>.3)</w:t>
      </w:r>
      <w:commentRangeStart w:id="159"/>
      <w:commentRangeStart w:id="160"/>
      <w:r w:rsidRPr="6225DA46">
        <w:rPr>
          <w:rFonts w:ascii="Times New Roman" w:hAnsi="Times New Roman" w:cs="Times New Roman"/>
          <w:sz w:val="24"/>
          <w:szCs w:val="24"/>
        </w:rPr>
        <w:t xml:space="preserve">. </w:t>
      </w:r>
      <w:commentRangeEnd w:id="159"/>
      <w:r w:rsidR="00871B18" w:rsidRPr="6225DA46">
        <w:rPr>
          <w:rStyle w:val="CommentReference"/>
          <w:rFonts w:ascii="Times New Roman" w:hAnsi="Times New Roman" w:cs="Times New Roman"/>
          <w:sz w:val="24"/>
          <w:szCs w:val="24"/>
        </w:rPr>
        <w:commentReference w:id="159"/>
      </w:r>
      <w:commentRangeEnd w:id="160"/>
      <w:r w:rsidRPr="6225DA46">
        <w:rPr>
          <w:rStyle w:val="CommentReference"/>
          <w:rFonts w:ascii="Times New Roman" w:hAnsi="Times New Roman" w:cs="Times New Roman"/>
          <w:sz w:val="24"/>
          <w:szCs w:val="24"/>
        </w:rPr>
        <w:commentReference w:id="160"/>
      </w:r>
      <w:r w:rsidRPr="6225DA46">
        <w:rPr>
          <w:rFonts w:ascii="Times New Roman" w:hAnsi="Times New Roman" w:cs="Times New Roman"/>
          <w:sz w:val="24"/>
          <w:szCs w:val="24"/>
        </w:rPr>
        <w:t xml:space="preserve">This sequence makes the model </w:t>
      </w:r>
      <w:r w:rsidR="003011AD" w:rsidRPr="6225DA46">
        <w:rPr>
          <w:rFonts w:ascii="Times New Roman" w:hAnsi="Times New Roman" w:cs="Times New Roman"/>
          <w:sz w:val="24"/>
          <w:szCs w:val="24"/>
        </w:rPr>
        <w:t>generate</w:t>
      </w:r>
      <w:r w:rsidR="006D5CAC" w:rsidRPr="6225DA46">
        <w:rPr>
          <w:rFonts w:ascii="Times New Roman" w:hAnsi="Times New Roman" w:cs="Times New Roman"/>
          <w:sz w:val="24"/>
          <w:szCs w:val="24"/>
        </w:rPr>
        <w:t xml:space="preserve"> </w:t>
      </w:r>
      <w:r w:rsidRPr="6225DA46">
        <w:rPr>
          <w:rFonts w:ascii="Times New Roman" w:hAnsi="Times New Roman" w:cs="Times New Roman"/>
          <w:sz w:val="24"/>
          <w:szCs w:val="24"/>
        </w:rPr>
        <w:t>all the reasoning elements needed for a well-founded verdict</w:t>
      </w:r>
      <w:r w:rsidR="00F6454C" w:rsidRPr="6225DA46">
        <w:rPr>
          <w:rFonts w:ascii="Times New Roman" w:hAnsi="Times New Roman" w:cs="Times New Roman"/>
          <w:sz w:val="24"/>
          <w:szCs w:val="24"/>
        </w:rPr>
        <w:t xml:space="preserve"> before it scores</w:t>
      </w:r>
      <w:r w:rsidRPr="6225DA46">
        <w:rPr>
          <w:rFonts w:ascii="Times New Roman" w:hAnsi="Times New Roman" w:cs="Times New Roman"/>
          <w:sz w:val="24"/>
          <w:szCs w:val="24"/>
        </w:rPr>
        <w:t>, in case they are not already part of its hidden reasoning tokens</w:t>
      </w:r>
      <w:del w:id="161" w:author="charlaynew" w:date="2026-10-29T19:10:00Z" w16du:dateUtc="2026-10-29T19:10:46Z">
        <w:r w:rsidR="003C5037" w:rsidRPr="6225DA46">
          <w:rPr>
            <w:rFonts w:ascii="Times New Roman" w:hAnsi="Times New Roman" w:cs="Times New Roman"/>
            <w:sz w:val="24"/>
            <w:szCs w:val="24"/>
          </w:rPr>
          <w:delText>:</w:delText>
        </w:r>
      </w:del>
      <w:ins w:id="162" w:author="charlaynew" w:date="2026-10-29T19:10:00Z" w16du:dateUtc="2026-10-29T19:10:46Z">
        <w:r w:rsidR="7BC61315" w:rsidRPr="7803CFD9">
          <w:rPr>
            <w:rFonts w:ascii="Times New Roman" w:hAnsi="Times New Roman" w:cs="Times New Roman"/>
            <w:sz w:val="24"/>
            <w:szCs w:val="24"/>
          </w:rPr>
          <w:t>.</w:t>
        </w:r>
      </w:ins>
      <w:r w:rsidR="003C5037" w:rsidRPr="7803CFD9">
        <w:rPr>
          <w:rFonts w:ascii="Times New Roman" w:hAnsi="Times New Roman" w:cs="Times New Roman"/>
          <w:sz w:val="24"/>
          <w:szCs w:val="24"/>
        </w:rPr>
        <w:t xml:space="preserve"> </w:t>
      </w:r>
      <w:del w:id="163" w:author="charlaynew" w:date="2026-10-29T19:10:00Z" w16du:dateUtc="2026-10-29T19:10:53Z">
        <w:r w:rsidRPr="7803CFD9" w:rsidDel="003C5037">
          <w:rPr>
            <w:rFonts w:ascii="Times New Roman" w:hAnsi="Times New Roman" w:cs="Times New Roman"/>
            <w:sz w:val="24"/>
            <w:szCs w:val="24"/>
          </w:rPr>
          <w:delText>s</w:delText>
        </w:r>
      </w:del>
      <w:ins w:id="164" w:author="charlaynew" w:date="2026-10-29T19:10:00Z" w16du:dateUtc="2026-10-29T19:10:53Z">
        <w:r w:rsidR="2930BDDB" w:rsidRPr="7803CFD9">
          <w:rPr>
            <w:rFonts w:ascii="Times New Roman" w:hAnsi="Times New Roman" w:cs="Times New Roman"/>
            <w:sz w:val="24"/>
            <w:szCs w:val="24"/>
          </w:rPr>
          <w:t>S</w:t>
        </w:r>
      </w:ins>
      <w:r w:rsidR="003C5037" w:rsidRPr="7803CFD9">
        <w:rPr>
          <w:rFonts w:ascii="Times New Roman" w:hAnsi="Times New Roman" w:cs="Times New Roman"/>
          <w:sz w:val="24"/>
          <w:szCs w:val="24"/>
        </w:rPr>
        <w:t>uch</w:t>
      </w:r>
      <w:r w:rsidR="003C5037" w:rsidRPr="6225DA46">
        <w:rPr>
          <w:rFonts w:ascii="Times New Roman" w:hAnsi="Times New Roman" w:cs="Times New Roman"/>
          <w:sz w:val="24"/>
          <w:szCs w:val="24"/>
        </w:rPr>
        <w:t xml:space="preserve"> explicit intermediate re</w:t>
      </w:r>
      <w:r w:rsidR="00D12CDB" w:rsidRPr="6225DA46">
        <w:rPr>
          <w:rFonts w:ascii="Times New Roman" w:hAnsi="Times New Roman" w:cs="Times New Roman"/>
          <w:sz w:val="24"/>
          <w:szCs w:val="24"/>
        </w:rPr>
        <w:t>asoning</w:t>
      </w:r>
      <w:r w:rsidR="00CA3097" w:rsidRPr="6225DA46">
        <w:rPr>
          <w:rFonts w:ascii="Times New Roman" w:hAnsi="Times New Roman" w:cs="Times New Roman"/>
          <w:sz w:val="24"/>
          <w:szCs w:val="24"/>
        </w:rPr>
        <w:t xml:space="preserve"> is kno</w:t>
      </w:r>
      <w:r w:rsidR="008A4063" w:rsidRPr="6225DA46">
        <w:rPr>
          <w:rFonts w:ascii="Times New Roman" w:hAnsi="Times New Roman" w:cs="Times New Roman"/>
          <w:sz w:val="24"/>
          <w:szCs w:val="24"/>
        </w:rPr>
        <w:t>wn to improve LLM performance (Wei et al. 2022)</w:t>
      </w:r>
      <w:r w:rsidRPr="6225DA46">
        <w:rPr>
          <w:rFonts w:ascii="Times New Roman" w:hAnsi="Times New Roman" w:cs="Times New Roman"/>
          <w:sz w:val="24"/>
          <w:szCs w:val="24"/>
        </w:rPr>
        <w:t>.</w:t>
      </w:r>
    </w:p>
    <w:p w14:paraId="18C49F8F" w14:textId="0BD4BDAA" w:rsidR="00396531" w:rsidRPr="00DA58D6" w:rsidRDefault="00D2577A" w:rsidP="008B138A">
      <w:pPr>
        <w:spacing w:after="100" w:line="480" w:lineRule="auto"/>
        <w:jc w:val="both"/>
        <w:rPr>
          <w:rFonts w:ascii="Times New Roman" w:hAnsi="Times New Roman" w:cs="Times New Roman"/>
          <w:sz w:val="24"/>
          <w:szCs w:val="24"/>
        </w:rPr>
      </w:pPr>
      <w:r w:rsidRPr="6225DA46">
        <w:rPr>
          <w:rFonts w:ascii="Times New Roman" w:hAnsi="Times New Roman" w:cs="Times New Roman"/>
          <w:b/>
          <w:sz w:val="24"/>
          <w:szCs w:val="24"/>
        </w:rPr>
        <w:t xml:space="preserve">Table </w:t>
      </w:r>
      <w:r w:rsidR="004C3C24" w:rsidRPr="6225DA46">
        <w:rPr>
          <w:rFonts w:ascii="Times New Roman" w:hAnsi="Times New Roman" w:cs="Times New Roman"/>
          <w:b/>
          <w:sz w:val="24"/>
          <w:szCs w:val="24"/>
        </w:rPr>
        <w:t>S</w:t>
      </w:r>
      <w:r w:rsidRPr="6225DA46">
        <w:rPr>
          <w:rFonts w:ascii="Times New Roman" w:hAnsi="Times New Roman" w:cs="Times New Roman"/>
          <w:b/>
          <w:sz w:val="24"/>
          <w:szCs w:val="24"/>
        </w:rPr>
        <w:t xml:space="preserve">.3. </w:t>
      </w:r>
      <w:r w:rsidRPr="6225DA46">
        <w:rPr>
          <w:rFonts w:ascii="Times New Roman" w:hAnsi="Times New Roman" w:cs="Times New Roman"/>
          <w:sz w:val="24"/>
          <w:szCs w:val="24"/>
        </w:rPr>
        <w:t>Output fields of the assessment prompt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6472"/>
      </w:tblGrid>
      <w:tr w:rsidR="00396531" w:rsidRPr="00DA58D6" w14:paraId="6CCCC126" w14:textId="77777777" w:rsidTr="0C732CC9">
        <w:trPr>
          <w:tblHeader/>
        </w:trPr>
        <w:tc>
          <w:tcPr>
            <w:tcW w:w="26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4A29F3B6"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Field</w:t>
            </w:r>
          </w:p>
        </w:tc>
        <w:tc>
          <w:tcPr>
            <w:tcW w:w="6472"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467760E3"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Content</w:t>
            </w:r>
          </w:p>
        </w:tc>
      </w:tr>
      <w:tr w:rsidR="00396531" w:rsidRPr="00DA58D6" w14:paraId="6A77CAD4" w14:textId="77777777" w:rsidTr="0C732CC9">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61AC319"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eastAsia="Consolas" w:hAnsi="Times New Roman" w:cs="Times New Roman"/>
              </w:rPr>
              <w:t>field_and_context</w:t>
            </w:r>
          </w:p>
        </w:tc>
        <w:tc>
          <w:tcPr>
            <w:tcW w:w="6472"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BBB45F6"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state of the field and its bottleneck at publication</w:t>
            </w:r>
          </w:p>
        </w:tc>
      </w:tr>
      <w:tr w:rsidR="00396531" w:rsidRPr="00DA58D6" w14:paraId="720B83BB" w14:textId="77777777" w:rsidTr="0C732CC9">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10AD0667"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eastAsia="Consolas" w:hAnsi="Times New Roman" w:cs="Times New Roman"/>
              </w:rPr>
              <w:t>novelty_case</w:t>
            </w:r>
          </w:p>
        </w:tc>
        <w:tc>
          <w:tcPr>
            <w:tcW w:w="6472"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58DB59A9"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strongest case for novelty</w:t>
            </w:r>
          </w:p>
        </w:tc>
      </w:tr>
      <w:tr w:rsidR="00396531" w:rsidRPr="00DA58D6" w14:paraId="7795AA91" w14:textId="77777777" w:rsidTr="0C732CC9">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EC986E2"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eastAsia="Consolas" w:hAnsi="Times New Roman" w:cs="Times New Roman"/>
              </w:rPr>
              <w:t>skeptical_counter</w:t>
            </w:r>
          </w:p>
        </w:tc>
        <w:tc>
          <w:tcPr>
            <w:tcW w:w="6472"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54485FF2"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strongest case against novelty</w:t>
            </w:r>
          </w:p>
        </w:tc>
      </w:tr>
      <w:tr w:rsidR="00396531" w:rsidRPr="00DA58D6" w14:paraId="4CD311CD" w14:textId="77777777" w:rsidTr="0C732CC9">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3BD6CD8"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eastAsia="Consolas" w:hAnsi="Times New Roman" w:cs="Times New Roman"/>
              </w:rPr>
              <w:t>interval_reasoning</w:t>
            </w:r>
          </w:p>
        </w:tc>
        <w:tc>
          <w:tcPr>
            <w:tcW w:w="6472"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55057129"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sources of uncertainty</w:t>
            </w:r>
          </w:p>
        </w:tc>
      </w:tr>
      <w:tr w:rsidR="00396531" w:rsidRPr="00DA58D6" w14:paraId="3E90B6B2" w14:textId="77777777" w:rsidTr="0C732CC9">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585ED27E"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eastAsia="Consolas" w:hAnsi="Times New Roman" w:cs="Times New Roman"/>
              </w:rPr>
              <w:t>resolution</w:t>
            </w:r>
          </w:p>
        </w:tc>
        <w:tc>
          <w:tcPr>
            <w:tcW w:w="6472"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8BE10A0"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weighed verdict</w:t>
            </w:r>
          </w:p>
        </w:tc>
      </w:tr>
      <w:tr w:rsidR="00396531" w:rsidRPr="00DA58D6" w14:paraId="0034BA1F" w14:textId="77777777" w:rsidTr="0C732CC9">
        <w:tc>
          <w:tcPr>
            <w:tcW w:w="26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50BDAC12" w14:textId="77777777"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eastAsia="Consolas" w:hAnsi="Times New Roman" w:cs="Times New Roman"/>
              </w:rPr>
              <w:t>score, lower, upper</w:t>
            </w:r>
          </w:p>
        </w:tc>
        <w:tc>
          <w:tcPr>
            <w:tcW w:w="6472"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177F0D7A" w14:textId="4F41A116" w:rsidR="00396531" w:rsidRPr="00DA58D6" w:rsidRDefault="00D2577A"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point estimate and interval bounds (0</w:t>
            </w:r>
            <w:r w:rsidR="006F5384" w:rsidRPr="00DA58D6">
              <w:rPr>
                <w:rFonts w:ascii="Times New Roman" w:hAnsi="Times New Roman" w:cs="Times New Roman"/>
              </w:rPr>
              <w:t>.0</w:t>
            </w:r>
            <w:r w:rsidRPr="00DA58D6">
              <w:rPr>
                <w:rFonts w:ascii="Times New Roman" w:hAnsi="Times New Roman" w:cs="Times New Roman"/>
              </w:rPr>
              <w:t>–100</w:t>
            </w:r>
            <w:r w:rsidR="006F5384" w:rsidRPr="00DA58D6">
              <w:rPr>
                <w:rFonts w:ascii="Times New Roman" w:hAnsi="Times New Roman" w:cs="Times New Roman"/>
              </w:rPr>
              <w:t>.0</w:t>
            </w:r>
            <w:r w:rsidR="002A235C">
              <w:rPr>
                <w:rFonts w:ascii="Times New Roman" w:hAnsi="Times New Roman" w:cs="Times New Roman"/>
              </w:rPr>
              <w:t xml:space="preserve">), </w:t>
            </w:r>
            <w:r w:rsidR="00302C61" w:rsidRPr="00DA58D6">
              <w:rPr>
                <w:rFonts w:ascii="Times New Roman" w:hAnsi="Times New Roman" w:cs="Times New Roman"/>
              </w:rPr>
              <w:t xml:space="preserve"> one decimal place</w:t>
            </w:r>
          </w:p>
        </w:tc>
      </w:tr>
    </w:tbl>
    <w:p w14:paraId="01D4DE9A" w14:textId="77777777" w:rsidR="00396531" w:rsidRPr="00DA58D6" w:rsidRDefault="00396531" w:rsidP="008B138A">
      <w:pPr>
        <w:spacing w:after="100" w:line="480" w:lineRule="auto"/>
        <w:jc w:val="both"/>
        <w:rPr>
          <w:rFonts w:ascii="Times New Roman" w:hAnsi="Times New Roman" w:cs="Times New Roman"/>
        </w:rPr>
      </w:pPr>
    </w:p>
    <w:p w14:paraId="02C2705C" w14:textId="1AAE782C" w:rsidR="00396531" w:rsidRPr="00DA58D6" w:rsidRDefault="00D2577A" w:rsidP="00F95956">
      <w:pPr>
        <w:spacing w:after="100" w:line="480" w:lineRule="auto"/>
        <w:ind w:firstLine="706"/>
        <w:jc w:val="both"/>
        <w:rPr>
          <w:rFonts w:ascii="Times New Roman" w:hAnsi="Times New Roman" w:cs="Times New Roman"/>
          <w:sz w:val="24"/>
          <w:szCs w:val="24"/>
        </w:rPr>
      </w:pPr>
      <w:r w:rsidRPr="4C2A0D1F">
        <w:rPr>
          <w:rFonts w:ascii="Times New Roman" w:hAnsi="Times New Roman" w:cs="Times New Roman"/>
          <w:sz w:val="24"/>
          <w:szCs w:val="24"/>
        </w:rPr>
        <w:t xml:space="preserve">The 59 calibration examples were hand-picked by the </w:t>
      </w:r>
      <w:r w:rsidR="00CD26A6" w:rsidRPr="4C2A0D1F">
        <w:rPr>
          <w:rFonts w:ascii="Times New Roman" w:hAnsi="Times New Roman" w:cs="Times New Roman"/>
          <w:sz w:val="24"/>
          <w:szCs w:val="24"/>
        </w:rPr>
        <w:t xml:space="preserve">LENS </w:t>
      </w:r>
      <w:r w:rsidRPr="4C2A0D1F">
        <w:rPr>
          <w:rFonts w:ascii="Times New Roman" w:hAnsi="Times New Roman" w:cs="Times New Roman"/>
          <w:sz w:val="24"/>
          <w:szCs w:val="24"/>
        </w:rPr>
        <w:t>developers based on their judgment. They span the whole novelty range, from 1</w:t>
      </w:r>
      <w:r w:rsidR="008D4596" w:rsidRPr="4C2A0D1F">
        <w:rPr>
          <w:rFonts w:ascii="Times New Roman" w:hAnsi="Times New Roman" w:cs="Times New Roman"/>
          <w:sz w:val="24"/>
          <w:szCs w:val="24"/>
        </w:rPr>
        <w:t>.0</w:t>
      </w:r>
      <w:r w:rsidRPr="4C2A0D1F">
        <w:rPr>
          <w:rFonts w:ascii="Times New Roman" w:hAnsi="Times New Roman" w:cs="Times New Roman"/>
          <w:sz w:val="24"/>
          <w:szCs w:val="24"/>
        </w:rPr>
        <w:t xml:space="preserve"> = “Classroom exercises (e.g., implementing k-means from scratch on Iris or measuring G with a pendulum)” to </w:t>
      </w:r>
      <w:commentRangeStart w:id="165"/>
      <w:r w:rsidRPr="4C2A0D1F">
        <w:rPr>
          <w:rFonts w:ascii="Times New Roman" w:hAnsi="Times New Roman" w:cs="Times New Roman"/>
          <w:sz w:val="24"/>
          <w:szCs w:val="24"/>
        </w:rPr>
        <w:t>100</w:t>
      </w:r>
      <w:r w:rsidR="008D4596" w:rsidRPr="4C2A0D1F">
        <w:rPr>
          <w:rFonts w:ascii="Times New Roman" w:hAnsi="Times New Roman" w:cs="Times New Roman"/>
          <w:sz w:val="24"/>
          <w:szCs w:val="24"/>
        </w:rPr>
        <w:t>.0</w:t>
      </w:r>
      <w:r w:rsidRPr="4C2A0D1F">
        <w:rPr>
          <w:rFonts w:ascii="Times New Roman" w:hAnsi="Times New Roman" w:cs="Times New Roman"/>
          <w:sz w:val="24"/>
          <w:szCs w:val="24"/>
        </w:rPr>
        <w:t xml:space="preserve"> = </w:t>
      </w:r>
      <w:commentRangeStart w:id="166"/>
      <w:r w:rsidRPr="4C2A0D1F">
        <w:rPr>
          <w:rFonts w:ascii="Times New Roman" w:hAnsi="Times New Roman" w:cs="Times New Roman"/>
          <w:sz w:val="24"/>
          <w:szCs w:val="24"/>
        </w:rPr>
        <w:t>“General Relativity (Einstein</w:t>
      </w:r>
      <w:commentRangeEnd w:id="165"/>
      <w:r w:rsidR="00B36B69" w:rsidRPr="4C2A0D1F">
        <w:rPr>
          <w:rStyle w:val="CommentReference"/>
          <w:rFonts w:ascii="Times New Roman" w:hAnsi="Times New Roman" w:cs="Times New Roman"/>
          <w:sz w:val="24"/>
          <w:szCs w:val="24"/>
        </w:rPr>
        <w:commentReference w:id="165"/>
      </w:r>
      <w:r w:rsidRPr="4C2A0D1F">
        <w:rPr>
          <w:rFonts w:ascii="Times New Roman" w:hAnsi="Times New Roman" w:cs="Times New Roman"/>
          <w:sz w:val="24"/>
          <w:szCs w:val="24"/>
        </w:rPr>
        <w:t xml:space="preserve">)”, </w:t>
      </w:r>
      <w:commentRangeEnd w:id="166"/>
      <w:r w:rsidR="004820BD" w:rsidRPr="4C2A0D1F">
        <w:rPr>
          <w:rStyle w:val="CommentReference"/>
          <w:rFonts w:ascii="Times New Roman" w:hAnsi="Times New Roman" w:cs="Times New Roman"/>
          <w:sz w:val="24"/>
          <w:szCs w:val="24"/>
        </w:rPr>
        <w:commentReference w:id="166"/>
      </w:r>
      <w:r w:rsidRPr="4C2A0D1F">
        <w:rPr>
          <w:rFonts w:ascii="Times New Roman" w:hAnsi="Times New Roman" w:cs="Times New Roman"/>
          <w:sz w:val="24"/>
          <w:szCs w:val="24"/>
        </w:rPr>
        <w:t xml:space="preserve">and cover </w:t>
      </w:r>
      <w:commentRangeStart w:id="167"/>
      <w:commentRangeStart w:id="168"/>
      <w:commentRangeStart w:id="169"/>
      <w:r w:rsidRPr="4C2A0D1F">
        <w:rPr>
          <w:rFonts w:ascii="Times New Roman" w:hAnsi="Times New Roman" w:cs="Times New Roman"/>
          <w:sz w:val="24"/>
          <w:szCs w:val="24"/>
        </w:rPr>
        <w:t>named landmark works as well as generic archetypes</w:t>
      </w:r>
      <w:commentRangeEnd w:id="167"/>
      <w:r w:rsidRPr="4C2A0D1F">
        <w:rPr>
          <w:rStyle w:val="CommentReference"/>
          <w:rFonts w:ascii="Times New Roman" w:hAnsi="Times New Roman" w:cs="Times New Roman"/>
          <w:sz w:val="24"/>
          <w:szCs w:val="24"/>
        </w:rPr>
        <w:commentReference w:id="167"/>
      </w:r>
      <w:commentRangeEnd w:id="168"/>
      <w:r w:rsidRPr="4C2A0D1F">
        <w:rPr>
          <w:rStyle w:val="CommentReference"/>
          <w:rFonts w:ascii="Times New Roman" w:hAnsi="Times New Roman" w:cs="Times New Roman"/>
          <w:sz w:val="24"/>
          <w:szCs w:val="24"/>
        </w:rPr>
        <w:commentReference w:id="168"/>
      </w:r>
      <w:commentRangeEnd w:id="169"/>
      <w:r w:rsidRPr="4C2A0D1F">
        <w:rPr>
          <w:rStyle w:val="CommentReference"/>
          <w:rFonts w:ascii="Times New Roman" w:hAnsi="Times New Roman" w:cs="Times New Roman"/>
          <w:sz w:val="24"/>
          <w:szCs w:val="24"/>
        </w:rPr>
        <w:commentReference w:id="169"/>
      </w:r>
      <w:r w:rsidRPr="4C2A0D1F">
        <w:rPr>
          <w:rFonts w:ascii="Times New Roman" w:hAnsi="Times New Roman" w:cs="Times New Roman"/>
          <w:sz w:val="24"/>
          <w:szCs w:val="24"/>
        </w:rPr>
        <w:t xml:space="preserve"> from different fields</w:t>
      </w:r>
      <w:r w:rsidR="00B61E46" w:rsidRPr="4C2A0D1F">
        <w:rPr>
          <w:rStyle w:val="FootnoteReference"/>
          <w:rFonts w:ascii="Times New Roman" w:hAnsi="Times New Roman" w:cs="Times New Roman"/>
          <w:sz w:val="24"/>
          <w:szCs w:val="24"/>
        </w:rPr>
        <w:footnoteReference w:id="2"/>
      </w:r>
      <w:r w:rsidRPr="4C2A0D1F">
        <w:rPr>
          <w:rFonts w:ascii="Times New Roman" w:hAnsi="Times New Roman" w:cs="Times New Roman"/>
          <w:sz w:val="24"/>
          <w:szCs w:val="24"/>
        </w:rPr>
        <w:t xml:space="preserve">, with a focus on highly novel works </w:t>
      </w:r>
      <w:commentRangeStart w:id="170"/>
      <w:r w:rsidRPr="4C2A0D1F">
        <w:rPr>
          <w:rFonts w:ascii="Times New Roman" w:hAnsi="Times New Roman" w:cs="Times New Roman"/>
          <w:sz w:val="24"/>
          <w:szCs w:val="24"/>
        </w:rPr>
        <w:t>(&gt;80)</w:t>
      </w:r>
      <w:commentRangeEnd w:id="170"/>
      <w:r w:rsidR="00B0761F" w:rsidRPr="4C2A0D1F">
        <w:rPr>
          <w:rStyle w:val="CommentReference"/>
          <w:rFonts w:ascii="Times New Roman" w:hAnsi="Times New Roman" w:cs="Times New Roman"/>
          <w:sz w:val="24"/>
          <w:szCs w:val="24"/>
        </w:rPr>
        <w:commentReference w:id="170"/>
      </w:r>
      <w:r w:rsidRPr="4C2A0D1F">
        <w:rPr>
          <w:rFonts w:ascii="Times New Roman" w:hAnsi="Times New Roman" w:cs="Times New Roman"/>
          <w:sz w:val="24"/>
          <w:szCs w:val="24"/>
        </w:rPr>
        <w:t xml:space="preserve">. </w:t>
      </w:r>
      <w:r w:rsidR="00F61A50">
        <w:rPr>
          <w:rFonts w:ascii="Times New Roman" w:hAnsi="Times New Roman" w:cs="Times New Roman"/>
          <w:sz w:val="24"/>
          <w:szCs w:val="24"/>
        </w:rPr>
        <w:t>There is no overlap</w:t>
      </w:r>
      <w:r w:rsidRPr="4C2A0D1F">
        <w:rPr>
          <w:rFonts w:ascii="Times New Roman" w:hAnsi="Times New Roman" w:cs="Times New Roman"/>
          <w:sz w:val="24"/>
          <w:szCs w:val="24"/>
        </w:rPr>
        <w:t xml:space="preserve"> </w:t>
      </w:r>
      <w:r w:rsidR="00373816">
        <w:rPr>
          <w:rFonts w:ascii="Times New Roman" w:hAnsi="Times New Roman" w:cs="Times New Roman"/>
          <w:sz w:val="24"/>
          <w:szCs w:val="24"/>
        </w:rPr>
        <w:t>between the calibration set and</w:t>
      </w:r>
      <w:r w:rsidRPr="4C2A0D1F">
        <w:rPr>
          <w:rFonts w:ascii="Times New Roman" w:hAnsi="Times New Roman" w:cs="Times New Roman"/>
          <w:sz w:val="24"/>
          <w:szCs w:val="24"/>
        </w:rPr>
        <w:t xml:space="preserve"> the expert-rated dataset. The calibration examples primary purpose </w:t>
      </w:r>
      <w:r w:rsidR="00B31DFE">
        <w:rPr>
          <w:rFonts w:ascii="Times New Roman" w:hAnsi="Times New Roman" w:cs="Times New Roman"/>
          <w:sz w:val="24"/>
          <w:szCs w:val="24"/>
        </w:rPr>
        <w:t xml:space="preserve">is </w:t>
      </w:r>
      <w:r w:rsidR="00FB10CB">
        <w:rPr>
          <w:rFonts w:ascii="Times New Roman" w:hAnsi="Times New Roman" w:cs="Times New Roman"/>
          <w:sz w:val="24"/>
          <w:szCs w:val="24"/>
        </w:rPr>
        <w:t xml:space="preserve">besides steering the results </w:t>
      </w:r>
      <w:r w:rsidR="00B31DFE">
        <w:rPr>
          <w:rFonts w:ascii="Times New Roman" w:hAnsi="Times New Roman" w:cs="Times New Roman"/>
          <w:sz w:val="24"/>
          <w:szCs w:val="24"/>
        </w:rPr>
        <w:t xml:space="preserve">by anchoring the scale </w:t>
      </w:r>
      <w:r w:rsidR="00FB10CB" w:rsidRPr="4C2A0D1F">
        <w:rPr>
          <w:rFonts w:ascii="Times New Roman" w:hAnsi="Times New Roman" w:cs="Times New Roman"/>
          <w:sz w:val="24"/>
          <w:szCs w:val="24"/>
        </w:rPr>
        <w:t>(Brown et al. 2020),</w:t>
      </w:r>
      <w:r w:rsidRPr="4C2A0D1F">
        <w:rPr>
          <w:rFonts w:ascii="Times New Roman" w:hAnsi="Times New Roman" w:cs="Times New Roman"/>
          <w:sz w:val="24"/>
          <w:szCs w:val="24"/>
        </w:rPr>
        <w:t xml:space="preserve"> to increase consistency between runs</w:t>
      </w:r>
      <w:r w:rsidR="00B368CA" w:rsidRPr="4C2A0D1F">
        <w:rPr>
          <w:rFonts w:ascii="Times New Roman" w:hAnsi="Times New Roman" w:cs="Times New Roman"/>
          <w:sz w:val="24"/>
          <w:szCs w:val="24"/>
        </w:rPr>
        <w:t>,</w:t>
      </w:r>
      <w:r w:rsidRPr="4C2A0D1F">
        <w:rPr>
          <w:rFonts w:ascii="Times New Roman" w:hAnsi="Times New Roman" w:cs="Times New Roman"/>
          <w:sz w:val="24"/>
          <w:szCs w:val="24"/>
        </w:rPr>
        <w:t xml:space="preserve"> and to make independent LLM inferences comparable</w:t>
      </w:r>
      <w:r w:rsidR="00825480">
        <w:rPr>
          <w:rFonts w:ascii="Times New Roman" w:hAnsi="Times New Roman" w:cs="Times New Roman"/>
          <w:sz w:val="24"/>
          <w:szCs w:val="24"/>
        </w:rPr>
        <w:t xml:space="preserve">. </w:t>
      </w:r>
      <w:commentRangeStart w:id="171"/>
      <w:r w:rsidRPr="4C2A0D1F">
        <w:rPr>
          <w:rFonts w:ascii="Times New Roman" w:hAnsi="Times New Roman" w:cs="Times New Roman"/>
          <w:sz w:val="24"/>
          <w:szCs w:val="24"/>
        </w:rPr>
        <w:t xml:space="preserve">Figure </w:t>
      </w:r>
      <w:r w:rsidR="004C3C24" w:rsidRPr="4C2A0D1F">
        <w:rPr>
          <w:rFonts w:ascii="Times New Roman" w:hAnsi="Times New Roman" w:cs="Times New Roman"/>
          <w:sz w:val="24"/>
          <w:szCs w:val="24"/>
        </w:rPr>
        <w:t>S</w:t>
      </w:r>
      <w:r w:rsidRPr="4C2A0D1F">
        <w:rPr>
          <w:rFonts w:ascii="Times New Roman" w:hAnsi="Times New Roman" w:cs="Times New Roman"/>
          <w:sz w:val="24"/>
          <w:szCs w:val="24"/>
        </w:rPr>
        <w:t>.2 shows how the anchors are distributed across the scale and the OpenAlex domains. Of the 59 anchors, 32 score 80 or higher, while only 8 fall between 40 and 59, the range that holds most LENS scores.</w:t>
      </w:r>
      <w:commentRangeEnd w:id="171"/>
      <w:r w:rsidRPr="4C2A0D1F">
        <w:rPr>
          <w:rStyle w:val="CommentReference"/>
          <w:rFonts w:ascii="Times New Roman" w:hAnsi="Times New Roman" w:cs="Times New Roman"/>
          <w:sz w:val="24"/>
          <w:szCs w:val="24"/>
        </w:rPr>
        <w:commentReference w:id="171"/>
      </w:r>
      <w:r w:rsidR="004C6612" w:rsidRPr="4C2A0D1F">
        <w:rPr>
          <w:rFonts w:ascii="Times New Roman" w:hAnsi="Times New Roman" w:cs="Times New Roman"/>
          <w:sz w:val="24"/>
          <w:szCs w:val="24"/>
        </w:rPr>
        <w:t xml:space="preserve"> </w:t>
      </w:r>
      <w:r w:rsidR="00752928" w:rsidRPr="4C2A0D1F">
        <w:rPr>
          <w:rFonts w:ascii="Times New Roman" w:hAnsi="Times New Roman" w:cs="Times New Roman"/>
          <w:sz w:val="24"/>
          <w:szCs w:val="24"/>
        </w:rPr>
        <w:t>Further work will</w:t>
      </w:r>
      <w:r w:rsidR="000C7999" w:rsidRPr="4C2A0D1F">
        <w:rPr>
          <w:rFonts w:ascii="Times New Roman" w:hAnsi="Times New Roman" w:cs="Times New Roman"/>
          <w:sz w:val="24"/>
          <w:szCs w:val="24"/>
        </w:rPr>
        <w:t xml:space="preserve"> investigate</w:t>
      </w:r>
      <w:r w:rsidR="00DE221E" w:rsidRPr="4C2A0D1F">
        <w:rPr>
          <w:rFonts w:ascii="Times New Roman" w:hAnsi="Times New Roman" w:cs="Times New Roman"/>
          <w:sz w:val="24"/>
          <w:szCs w:val="24"/>
        </w:rPr>
        <w:t xml:space="preserve"> </w:t>
      </w:r>
      <w:r w:rsidR="00015FEE" w:rsidRPr="4C2A0D1F">
        <w:rPr>
          <w:rFonts w:ascii="Times New Roman" w:hAnsi="Times New Roman" w:cs="Times New Roman"/>
          <w:sz w:val="24"/>
          <w:szCs w:val="24"/>
        </w:rPr>
        <w:t xml:space="preserve">how the calibration examples influence </w:t>
      </w:r>
      <w:r w:rsidR="00374ECE" w:rsidRPr="4C2A0D1F">
        <w:rPr>
          <w:rFonts w:ascii="Times New Roman" w:hAnsi="Times New Roman" w:cs="Times New Roman"/>
          <w:sz w:val="24"/>
          <w:szCs w:val="24"/>
        </w:rPr>
        <w:t>the</w:t>
      </w:r>
      <w:r w:rsidR="00015FEE" w:rsidRPr="4C2A0D1F">
        <w:rPr>
          <w:rFonts w:ascii="Times New Roman" w:hAnsi="Times New Roman" w:cs="Times New Roman"/>
          <w:sz w:val="24"/>
          <w:szCs w:val="24"/>
        </w:rPr>
        <w:t xml:space="preserve"> scores and how they should be selected (Section </w:t>
      </w:r>
      <w:r w:rsidR="000F35D0">
        <w:rPr>
          <w:rFonts w:ascii="Times New Roman" w:hAnsi="Times New Roman" w:cs="Times New Roman"/>
          <w:sz w:val="24"/>
          <w:szCs w:val="24"/>
        </w:rPr>
        <w:t>S.12</w:t>
      </w:r>
      <w:r w:rsidR="00015FEE" w:rsidRPr="4C2A0D1F">
        <w:rPr>
          <w:rFonts w:ascii="Times New Roman" w:hAnsi="Times New Roman" w:cs="Times New Roman"/>
          <w:sz w:val="24"/>
          <w:szCs w:val="24"/>
        </w:rPr>
        <w:t>)</w:t>
      </w:r>
      <w:r w:rsidR="00374ECE" w:rsidRPr="4C2A0D1F">
        <w:rPr>
          <w:rFonts w:ascii="Times New Roman" w:hAnsi="Times New Roman" w:cs="Times New Roman"/>
          <w:sz w:val="24"/>
          <w:szCs w:val="24"/>
        </w:rPr>
        <w:t>.</w:t>
      </w:r>
    </w:p>
    <w:p w14:paraId="785D2C98" w14:textId="77777777" w:rsidR="00396531" w:rsidRPr="00DA58D6" w:rsidRDefault="00D2577A" w:rsidP="008B138A">
      <w:pPr>
        <w:keepNext/>
        <w:spacing w:after="100" w:line="480" w:lineRule="auto"/>
        <w:jc w:val="both"/>
        <w:rPr>
          <w:rFonts w:ascii="Times New Roman" w:hAnsi="Times New Roman" w:cs="Times New Roman"/>
        </w:rPr>
      </w:pPr>
      <w:r w:rsidRPr="008B138A">
        <w:rPr>
          <w:rFonts w:ascii="Times New Roman" w:hAnsi="Times New Roman" w:cs="Times New Roman"/>
          <w:noProof/>
        </w:rPr>
        <w:drawing>
          <wp:inline distT="0" distB="0" distL="0" distR="0" wp14:anchorId="56C81C60" wp14:editId="55F56976">
            <wp:extent cx="5715000" cy="3152775"/>
            <wp:effectExtent l="0" t="0" r="0" b="0"/>
            <wp:docPr id="2" name="Grafik 2">
              <a:extLst xmlns:a="http://schemas.openxmlformats.org/drawingml/2006/main">
                <a:ext uri="{FF2B5EF4-FFF2-40B4-BE49-F238E27FC236}">
                  <a16:creationId xmlns:a16="http://schemas.microsoft.com/office/drawing/2014/main" id="{8348F588-8587-4242-9E49-695F26D09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152775"/>
                    </a:xfrm>
                    <a:prstGeom prst="rect">
                      <a:avLst/>
                    </a:prstGeom>
                  </pic:spPr>
                </pic:pic>
              </a:graphicData>
            </a:graphic>
          </wp:inline>
        </w:drawing>
      </w:r>
    </w:p>
    <w:p w14:paraId="2984C5BF" w14:textId="7C5CF143" w:rsidR="00396531" w:rsidRPr="00DA58D6" w:rsidRDefault="00D2577A" w:rsidP="008B138A">
      <w:pPr>
        <w:spacing w:after="100" w:line="480" w:lineRule="auto"/>
        <w:jc w:val="both"/>
        <w:rPr>
          <w:ins w:id="172" w:author="charlaynew" w:date="2026-10-29T20:15:00Z" w16du:dateUtc="2026-10-29T20:15:41Z"/>
        </w:rPr>
      </w:pPr>
      <w:r w:rsidRPr="730D6279">
        <w:rPr>
          <w:rFonts w:ascii="Times New Roman" w:hAnsi="Times New Roman" w:cs="Times New Roman"/>
          <w:b/>
          <w:rPrChange w:id="173" w:author="charlaynew" w:date="2026-10-29T21:16:00Z" w16du:dateUtc="2026-10-29T20:16:00Z">
            <w:rPr>
              <w:rFonts w:ascii="Times New Roman" w:hAnsi="Times New Roman" w:cs="Times New Roman"/>
              <w:b/>
              <w:sz w:val="24"/>
              <w:szCs w:val="24"/>
            </w:rPr>
          </w:rPrChange>
        </w:rPr>
        <w:t xml:space="preserve">Figure </w:t>
      </w:r>
      <w:r w:rsidR="004C3C24" w:rsidRPr="730D6279">
        <w:rPr>
          <w:rFonts w:ascii="Times New Roman" w:hAnsi="Times New Roman" w:cs="Times New Roman"/>
          <w:b/>
          <w:rPrChange w:id="174" w:author="charlaynew" w:date="2026-10-29T21:16:00Z" w16du:dateUtc="2026-10-29T20:16:00Z">
            <w:rPr>
              <w:rFonts w:ascii="Times New Roman" w:hAnsi="Times New Roman" w:cs="Times New Roman"/>
              <w:b/>
              <w:sz w:val="24"/>
              <w:szCs w:val="24"/>
            </w:rPr>
          </w:rPrChange>
        </w:rPr>
        <w:t>S</w:t>
      </w:r>
      <w:r w:rsidRPr="730D6279">
        <w:rPr>
          <w:rFonts w:ascii="Times New Roman" w:hAnsi="Times New Roman" w:cs="Times New Roman"/>
          <w:b/>
          <w:rPrChange w:id="175" w:author="charlaynew" w:date="2026-10-29T21:16:00Z" w16du:dateUtc="2026-10-29T20:16:00Z">
            <w:rPr>
              <w:rFonts w:ascii="Times New Roman" w:hAnsi="Times New Roman" w:cs="Times New Roman"/>
              <w:b/>
              <w:sz w:val="24"/>
              <w:szCs w:val="24"/>
            </w:rPr>
          </w:rPrChange>
        </w:rPr>
        <w:t xml:space="preserve">.2. </w:t>
      </w:r>
      <w:commentRangeStart w:id="176"/>
      <w:commentRangeStart w:id="177"/>
      <w:commentRangeStart w:id="178"/>
      <w:commentRangeStart w:id="179"/>
      <w:commentRangeStart w:id="180"/>
      <w:commentRangeStart w:id="181"/>
      <w:r w:rsidRPr="730D6279">
        <w:rPr>
          <w:rFonts w:ascii="Times New Roman" w:hAnsi="Times New Roman" w:cs="Times New Roman"/>
          <w:rPrChange w:id="182" w:author="charlaynew" w:date="2026-10-29T21:16:00Z" w16du:dateUtc="2026-10-29T20:16:00Z">
            <w:rPr>
              <w:rFonts w:ascii="Times New Roman" w:hAnsi="Times New Roman" w:cs="Times New Roman"/>
              <w:sz w:val="24"/>
              <w:szCs w:val="24"/>
            </w:rPr>
          </w:rPrChange>
        </w:rPr>
        <w:t xml:space="preserve">Calibration </w:t>
      </w:r>
      <w:ins w:id="183" w:author="charlaynew" w:date="2026-10-29T20:14:00Z" w16du:dateUtc="2026-10-29T20:14:54Z">
        <w:r w:rsidR="0083365E" w:rsidRPr="730D6279">
          <w:rPr>
            <w:rFonts w:ascii="Times New Roman" w:hAnsi="Times New Roman" w:cs="Times New Roman"/>
          </w:rPr>
          <w:t>E</w:t>
        </w:r>
      </w:ins>
      <w:del w:id="184" w:author="charlaynew" w:date="2026-10-29T20:14:00Z" w16du:dateUtc="2026-10-29T20:14:53Z">
        <w:r w:rsidRPr="730D6279">
          <w:rPr>
            <w:rFonts w:ascii="Times New Roman" w:hAnsi="Times New Roman" w:cs="Times New Roman"/>
            <w:rPrChange w:id="185" w:author="charlaynew" w:date="2026-10-29T21:16:00Z" w16du:dateUtc="2026-10-29T20:16:00Z">
              <w:rPr>
                <w:rFonts w:ascii="Times New Roman" w:hAnsi="Times New Roman" w:cs="Times New Roman"/>
                <w:sz w:val="24"/>
                <w:szCs w:val="24"/>
              </w:rPr>
            </w:rPrChange>
          </w:rPr>
          <w:delText>e</w:delText>
        </w:r>
      </w:del>
      <w:r w:rsidRPr="730D6279">
        <w:rPr>
          <w:rFonts w:ascii="Times New Roman" w:hAnsi="Times New Roman" w:cs="Times New Roman"/>
          <w:rPrChange w:id="186" w:author="charlaynew" w:date="2026-10-29T21:16:00Z" w16du:dateUtc="2026-10-29T20:16:00Z">
            <w:rPr>
              <w:rFonts w:ascii="Times New Roman" w:hAnsi="Times New Roman" w:cs="Times New Roman"/>
              <w:sz w:val="24"/>
              <w:szCs w:val="24"/>
            </w:rPr>
          </w:rPrChange>
        </w:rPr>
        <w:t xml:space="preserve">xamples </w:t>
      </w:r>
      <w:commentRangeEnd w:id="176"/>
      <w:r w:rsidR="00567311" w:rsidRPr="730D6279">
        <w:rPr>
          <w:rStyle w:val="CommentReference"/>
          <w:rFonts w:ascii="Times New Roman" w:hAnsi="Times New Roman" w:cs="Times New Roman"/>
          <w:sz w:val="22"/>
          <w:szCs w:val="22"/>
          <w:rPrChange w:id="187" w:author="charlaynew" w:date="2026-10-29T21:16:00Z" w16du:dateUtc="2026-10-29T20:16:00Z">
            <w:rPr>
              <w:rStyle w:val="CommentReference"/>
              <w:rFonts w:ascii="Times New Roman" w:hAnsi="Times New Roman" w:cs="Times New Roman"/>
              <w:sz w:val="24"/>
              <w:szCs w:val="24"/>
            </w:rPr>
          </w:rPrChange>
        </w:rPr>
        <w:commentReference w:id="176"/>
      </w:r>
      <w:commentRangeEnd w:id="177"/>
      <w:r w:rsidRPr="730D6279">
        <w:rPr>
          <w:rStyle w:val="CommentReference"/>
          <w:rFonts w:ascii="Times New Roman" w:hAnsi="Times New Roman" w:cs="Times New Roman"/>
          <w:sz w:val="22"/>
          <w:szCs w:val="22"/>
          <w:rPrChange w:id="188" w:author="charlaynew" w:date="2026-10-29T21:16:00Z" w16du:dateUtc="2026-10-29T20:16:00Z">
            <w:rPr>
              <w:rStyle w:val="CommentReference"/>
              <w:rFonts w:ascii="Times New Roman" w:hAnsi="Times New Roman" w:cs="Times New Roman"/>
              <w:sz w:val="24"/>
              <w:szCs w:val="24"/>
            </w:rPr>
          </w:rPrChange>
        </w:rPr>
        <w:commentReference w:id="177"/>
      </w:r>
      <w:commentRangeEnd w:id="178"/>
      <w:r w:rsidRPr="730D6279">
        <w:rPr>
          <w:rStyle w:val="CommentReference"/>
          <w:rFonts w:ascii="Times New Roman" w:hAnsi="Times New Roman" w:cs="Times New Roman"/>
          <w:sz w:val="22"/>
          <w:szCs w:val="22"/>
          <w:rPrChange w:id="189" w:author="charlaynew" w:date="2026-10-29T21:16:00Z" w16du:dateUtc="2026-10-29T20:16:00Z">
            <w:rPr>
              <w:rStyle w:val="CommentReference"/>
              <w:rFonts w:ascii="Times New Roman" w:hAnsi="Times New Roman" w:cs="Times New Roman"/>
              <w:sz w:val="24"/>
              <w:szCs w:val="24"/>
            </w:rPr>
          </w:rPrChange>
        </w:rPr>
        <w:commentReference w:id="178"/>
      </w:r>
      <w:commentRangeEnd w:id="179"/>
      <w:r w:rsidR="00F970C7" w:rsidRPr="730D6279">
        <w:rPr>
          <w:rStyle w:val="CommentReference"/>
          <w:rFonts w:ascii="Times New Roman" w:hAnsi="Times New Roman" w:cs="Times New Roman"/>
          <w:sz w:val="22"/>
          <w:szCs w:val="22"/>
          <w:rPrChange w:id="190" w:author="charlaynew" w:date="2026-10-29T21:16:00Z" w16du:dateUtc="2026-10-29T20:16:00Z">
            <w:rPr>
              <w:rStyle w:val="CommentReference"/>
              <w:rFonts w:ascii="Times New Roman" w:hAnsi="Times New Roman" w:cs="Times New Roman"/>
              <w:sz w:val="24"/>
              <w:szCs w:val="24"/>
            </w:rPr>
          </w:rPrChange>
        </w:rPr>
        <w:commentReference w:id="179"/>
      </w:r>
      <w:commentRangeEnd w:id="180"/>
      <w:r w:rsidR="00F75A4A" w:rsidRPr="730D6279">
        <w:rPr>
          <w:rStyle w:val="CommentReference"/>
          <w:rFonts w:ascii="Times New Roman" w:hAnsi="Times New Roman" w:cs="Times New Roman"/>
          <w:sz w:val="22"/>
          <w:szCs w:val="22"/>
          <w:rPrChange w:id="191" w:author="charlaynew" w:date="2026-10-29T21:16:00Z" w16du:dateUtc="2026-10-29T20:16:00Z">
            <w:rPr>
              <w:rStyle w:val="CommentReference"/>
              <w:rFonts w:ascii="Times New Roman" w:hAnsi="Times New Roman" w:cs="Times New Roman"/>
              <w:sz w:val="24"/>
              <w:szCs w:val="24"/>
            </w:rPr>
          </w:rPrChange>
        </w:rPr>
        <w:commentReference w:id="180"/>
      </w:r>
      <w:commentRangeEnd w:id="181"/>
      <w:r w:rsidR="00830A07" w:rsidRPr="730D6279">
        <w:rPr>
          <w:rStyle w:val="CommentReference"/>
          <w:rFonts w:ascii="Times New Roman" w:hAnsi="Times New Roman" w:cs="Times New Roman"/>
          <w:sz w:val="22"/>
          <w:szCs w:val="22"/>
          <w:rPrChange w:id="192" w:author="charlaynew" w:date="2026-10-29T21:16:00Z" w16du:dateUtc="2026-10-29T20:16:00Z">
            <w:rPr>
              <w:rStyle w:val="CommentReference"/>
              <w:rFonts w:ascii="Times New Roman" w:hAnsi="Times New Roman" w:cs="Times New Roman"/>
              <w:sz w:val="24"/>
              <w:szCs w:val="24"/>
            </w:rPr>
          </w:rPrChange>
        </w:rPr>
        <w:commentReference w:id="181"/>
      </w:r>
      <w:r w:rsidRPr="730D6279">
        <w:rPr>
          <w:rFonts w:ascii="Times New Roman" w:hAnsi="Times New Roman" w:cs="Times New Roman"/>
          <w:rPrChange w:id="193" w:author="charlaynew" w:date="2026-10-29T21:16:00Z" w16du:dateUtc="2026-10-29T20:16:00Z">
            <w:rPr>
              <w:rFonts w:ascii="Times New Roman" w:hAnsi="Times New Roman" w:cs="Times New Roman"/>
              <w:sz w:val="24"/>
              <w:szCs w:val="24"/>
            </w:rPr>
          </w:rPrChange>
        </w:rPr>
        <w:t xml:space="preserve">in the </w:t>
      </w:r>
      <w:del w:id="194" w:author="charlaynew" w:date="2026-10-29T20:15:00Z" w16du:dateUtc="2026-10-29T20:15:05Z">
        <w:r w:rsidRPr="730D6279" w:rsidDel="00D2577A">
          <w:rPr>
            <w:rFonts w:ascii="Times New Roman" w:hAnsi="Times New Roman" w:cs="Times New Roman"/>
            <w:rPrChange w:id="195" w:author="charlaynew" w:date="2026-10-29T20:14:00Z" w16du:dateUtc="2026-10-29T20:14:33Z">
              <w:rPr>
                <w:rFonts w:ascii="Times New Roman" w:hAnsi="Times New Roman" w:cs="Times New Roman"/>
                <w:sz w:val="24"/>
                <w:szCs w:val="24"/>
              </w:rPr>
            </w:rPrChange>
          </w:rPr>
          <w:delText>e</w:delText>
        </w:r>
      </w:del>
      <w:ins w:id="196" w:author="charlaynew" w:date="2026-10-29T20:15:00Z" w16du:dateUtc="2026-10-29T20:15:05Z">
        <w:r w:rsidR="3460DB57" w:rsidRPr="730D6279">
          <w:rPr>
            <w:rFonts w:ascii="Times New Roman" w:hAnsi="Times New Roman" w:cs="Times New Roman"/>
          </w:rPr>
          <w:t>E</w:t>
        </w:r>
      </w:ins>
      <w:r w:rsidRPr="730D6279">
        <w:rPr>
          <w:rFonts w:ascii="Times New Roman" w:hAnsi="Times New Roman" w:cs="Times New Roman"/>
          <w:rPrChange w:id="197" w:author="charlaynew" w:date="2026-10-29T20:14:00Z" w16du:dateUtc="2026-10-29T20:14:33Z">
            <w:rPr>
              <w:rFonts w:ascii="Times New Roman" w:hAnsi="Times New Roman" w:cs="Times New Roman"/>
              <w:sz w:val="24"/>
              <w:szCs w:val="24"/>
            </w:rPr>
          </w:rPrChange>
        </w:rPr>
        <w:t xml:space="preserve">valuation </w:t>
      </w:r>
      <w:del w:id="198" w:author="charlaynew" w:date="2026-10-29T20:15:00Z" w16du:dateUtc="2026-10-29T20:15:13Z">
        <w:r w:rsidRPr="730D6279" w:rsidDel="00D2577A">
          <w:rPr>
            <w:rFonts w:ascii="Times New Roman" w:hAnsi="Times New Roman" w:cs="Times New Roman"/>
            <w:rPrChange w:id="199" w:author="charlaynew" w:date="2026-10-29T20:14:00Z" w16du:dateUtc="2026-10-29T20:14:33Z">
              <w:rPr>
                <w:rFonts w:ascii="Times New Roman" w:hAnsi="Times New Roman" w:cs="Times New Roman"/>
                <w:sz w:val="24"/>
                <w:szCs w:val="24"/>
              </w:rPr>
            </w:rPrChange>
          </w:rPr>
          <w:delText>p</w:delText>
        </w:r>
      </w:del>
      <w:ins w:id="200" w:author="charlaynew" w:date="2026-10-29T20:15:00Z" w16du:dateUtc="2026-10-29T20:15:13Z">
        <w:r w:rsidR="689C4C83" w:rsidRPr="730D6279">
          <w:rPr>
            <w:rFonts w:ascii="Times New Roman" w:hAnsi="Times New Roman" w:cs="Times New Roman"/>
          </w:rPr>
          <w:t>P</w:t>
        </w:r>
      </w:ins>
      <w:r w:rsidRPr="730D6279">
        <w:rPr>
          <w:rFonts w:ascii="Times New Roman" w:hAnsi="Times New Roman" w:cs="Times New Roman"/>
          <w:rPrChange w:id="201" w:author="charlaynew" w:date="2026-10-29T20:14:00Z" w16du:dateUtc="2026-10-29T20:14:33Z">
            <w:rPr>
              <w:rFonts w:ascii="Times New Roman" w:hAnsi="Times New Roman" w:cs="Times New Roman"/>
              <w:sz w:val="24"/>
              <w:szCs w:val="24"/>
            </w:rPr>
          </w:rPrChange>
        </w:rPr>
        <w:t>rompt</w:t>
      </w:r>
      <w:r w:rsidRPr="730D6279">
        <w:rPr>
          <w:rFonts w:ascii="Times New Roman" w:hAnsi="Times New Roman" w:cs="Times New Roman"/>
          <w:rPrChange w:id="202" w:author="charlaynew" w:date="2026-10-29T21:16:00Z" w16du:dateUtc="2026-10-29T20:16:00Z">
            <w:rPr>
              <w:rFonts w:ascii="Times New Roman" w:hAnsi="Times New Roman" w:cs="Times New Roman"/>
              <w:sz w:val="24"/>
              <w:szCs w:val="24"/>
            </w:rPr>
          </w:rPrChange>
        </w:rPr>
        <w:t xml:space="preserve"> by </w:t>
      </w:r>
      <w:del w:id="203" w:author="charlaynew" w:date="2026-10-29T20:15:00Z" w16du:dateUtc="2026-10-29T20:15:20Z">
        <w:r w:rsidRPr="730D6279" w:rsidDel="00D2577A">
          <w:rPr>
            <w:rFonts w:ascii="Times New Roman" w:hAnsi="Times New Roman" w:cs="Times New Roman"/>
            <w:rPrChange w:id="204" w:author="charlaynew" w:date="2026-10-29T20:14:00Z" w16du:dateUtc="2026-10-29T20:14:33Z">
              <w:rPr>
                <w:rFonts w:ascii="Times New Roman" w:hAnsi="Times New Roman" w:cs="Times New Roman"/>
                <w:sz w:val="24"/>
                <w:szCs w:val="24"/>
              </w:rPr>
            </w:rPrChange>
          </w:rPr>
          <w:delText>s</w:delText>
        </w:r>
      </w:del>
      <w:ins w:id="205" w:author="charlaynew" w:date="2026-10-29T20:15:00Z" w16du:dateUtc="2026-10-29T20:15:20Z">
        <w:r w:rsidR="7EB36D96" w:rsidRPr="730D6279">
          <w:rPr>
            <w:rFonts w:ascii="Times New Roman" w:hAnsi="Times New Roman" w:cs="Times New Roman"/>
          </w:rPr>
          <w:t>S</w:t>
        </w:r>
      </w:ins>
      <w:r w:rsidRPr="730D6279">
        <w:rPr>
          <w:rFonts w:ascii="Times New Roman" w:hAnsi="Times New Roman" w:cs="Times New Roman"/>
          <w:rPrChange w:id="206" w:author="charlaynew" w:date="2026-10-29T20:14:00Z" w16du:dateUtc="2026-10-29T20:14:33Z">
            <w:rPr>
              <w:rFonts w:ascii="Times New Roman" w:hAnsi="Times New Roman" w:cs="Times New Roman"/>
              <w:sz w:val="24"/>
              <w:szCs w:val="24"/>
            </w:rPr>
          </w:rPrChange>
        </w:rPr>
        <w:t>core</w:t>
      </w:r>
      <w:r w:rsidRPr="730D6279">
        <w:rPr>
          <w:rFonts w:ascii="Times New Roman" w:hAnsi="Times New Roman" w:cs="Times New Roman"/>
          <w:rPrChange w:id="207" w:author="charlaynew" w:date="2026-10-29T21:16:00Z" w16du:dateUtc="2026-10-29T20:16:00Z">
            <w:rPr>
              <w:rFonts w:ascii="Times New Roman" w:hAnsi="Times New Roman" w:cs="Times New Roman"/>
              <w:sz w:val="24"/>
              <w:szCs w:val="24"/>
            </w:rPr>
          </w:rPrChange>
        </w:rPr>
        <w:t xml:space="preserve"> and OpenAlex </w:t>
      </w:r>
      <w:r w:rsidRPr="730D6279">
        <w:rPr>
          <w:rFonts w:ascii="Times New Roman" w:hAnsi="Times New Roman" w:cs="Times New Roman"/>
          <w:rPrChange w:id="208" w:author="charlaynew" w:date="2026-10-29T20:14:00Z" w16du:dateUtc="2026-10-29T20:14:33Z">
            <w:rPr>
              <w:rFonts w:ascii="Times New Roman" w:hAnsi="Times New Roman" w:cs="Times New Roman"/>
              <w:sz w:val="24"/>
              <w:szCs w:val="24"/>
            </w:rPr>
          </w:rPrChange>
        </w:rPr>
        <w:t>d</w:t>
      </w:r>
      <w:ins w:id="209" w:author="charlaynew" w:date="2026-10-29T20:15:00Z" w16du:dateUtc="2026-10-29T20:15:27Z">
        <w:r w:rsidR="653FD48D" w:rsidRPr="730D6279">
          <w:rPr>
            <w:rFonts w:ascii="Times New Roman" w:hAnsi="Times New Roman" w:cs="Times New Roman"/>
          </w:rPr>
          <w:t>D</w:t>
        </w:r>
      </w:ins>
      <w:r w:rsidRPr="730D6279">
        <w:rPr>
          <w:rFonts w:ascii="Times New Roman" w:hAnsi="Times New Roman" w:cs="Times New Roman"/>
          <w:rPrChange w:id="210" w:author="charlaynew" w:date="2026-10-29T20:14:00Z" w16du:dateUtc="2026-10-29T20:14:33Z">
            <w:rPr>
              <w:rFonts w:ascii="Times New Roman" w:hAnsi="Times New Roman" w:cs="Times New Roman"/>
              <w:sz w:val="24"/>
              <w:szCs w:val="24"/>
            </w:rPr>
          </w:rPrChange>
        </w:rPr>
        <w:t>omain.</w:t>
      </w:r>
      <w:r w:rsidRPr="730D6279">
        <w:rPr>
          <w:rFonts w:ascii="Times New Roman" w:hAnsi="Times New Roman" w:cs="Times New Roman"/>
          <w:rPrChange w:id="211" w:author="charlaynew" w:date="2026-10-29T21:16:00Z" w16du:dateUtc="2026-10-29T20:16:00Z">
            <w:rPr>
              <w:rFonts w:ascii="Times New Roman" w:hAnsi="Times New Roman" w:cs="Times New Roman"/>
              <w:sz w:val="24"/>
              <w:szCs w:val="24"/>
            </w:rPr>
          </w:rPrChange>
        </w:rPr>
        <w:t xml:space="preserve"> </w:t>
      </w:r>
      <w:del w:id="212" w:author="charlaynew" w:date="2026-10-29T20:15:00Z" w16du:dateUtc="2026-10-29T20:15:38Z">
        <w:r w:rsidRPr="730D6279">
          <w:rPr>
            <w:rFonts w:ascii="Times New Roman" w:hAnsi="Times New Roman" w:cs="Times New Roman"/>
            <w:rPrChange w:id="213" w:author="charlaynew" w:date="2026-10-29T21:16:00Z" w16du:dateUtc="2026-10-29T20:16:00Z">
              <w:rPr>
                <w:rFonts w:ascii="Times New Roman" w:hAnsi="Times New Roman" w:cs="Times New Roman"/>
                <w:sz w:val="24"/>
                <w:szCs w:val="24"/>
              </w:rPr>
            </w:rPrChange>
          </w:rPr>
          <w:delText>Shaded band: range holding most LENS scores (45–60). Numbers below the axis: anchors per 20-point band.</w:delText>
        </w:r>
      </w:del>
    </w:p>
    <w:p w14:paraId="27A5DB5C" w14:textId="34E1C432" w:rsidR="2664B2FD" w:rsidRDefault="2664B2FD">
      <w:pPr>
        <w:spacing w:after="0"/>
        <w:jc w:val="both"/>
        <w:rPr>
          <w:ins w:id="214" w:author="charlaynew" w:date="2026-10-29T20:16:00Z" w16du:dateUtc="2026-10-29T20:16:02Z"/>
          <w:rFonts w:ascii="Times New Roman" w:eastAsia="Times New Roman" w:hAnsi="Times New Roman" w:cs="Times New Roman"/>
          <w:color w:val="000000" w:themeColor="text1"/>
          <w:rPrChange w:id="215" w:author="charlaynew" w:date="2026-10-29T20:16:00Z">
            <w:rPr>
              <w:ins w:id="216" w:author="charlaynew" w:date="2026-10-29T20:16:00Z" w16du:dateUtc="2026-10-29T20:16:02Z"/>
              <w:rFonts w:ascii="Helvetica Neue" w:eastAsia="Helvetica Neue" w:hAnsi="Helvetica Neue" w:cs="Helvetica Neue"/>
              <w:sz w:val="19"/>
              <w:szCs w:val="19"/>
            </w:rPr>
          </w:rPrChange>
        </w:rPr>
        <w:pPrChange w:id="217" w:author="charlaynew" w:date="2026-10-29T20:16:00Z">
          <w:pPr/>
        </w:pPrChange>
      </w:pPr>
      <w:ins w:id="218" w:author="charlaynew" w:date="2026-10-29T20:16:00Z" w16du:dateUtc="2026-10-29T20:16:02Z">
        <w:r w:rsidRPr="1C4E4C33">
          <w:rPr>
            <w:rFonts w:ascii="Times New Roman" w:eastAsia="Times New Roman" w:hAnsi="Times New Roman" w:cs="Times New Roman"/>
            <w:i/>
            <w:iCs/>
            <w:color w:val="000000" w:themeColor="text1"/>
            <w:rPrChange w:id="219" w:author="charlaynew" w:date="2026-10-29T20:16:00Z" w16du:dateUtc="2026-10-29T20:16:17Z">
              <w:rPr>
                <w:rFonts w:ascii="Helvetica Neue" w:eastAsia="Helvetica Neue" w:hAnsi="Helvetica Neue" w:cs="Helvetica Neue"/>
                <w:i/>
                <w:iCs/>
                <w:sz w:val="19"/>
                <w:szCs w:val="19"/>
              </w:rPr>
            </w:rPrChange>
          </w:rPr>
          <w:t>Notes.</w:t>
        </w:r>
        <w:r w:rsidRPr="1C4E4C33">
          <w:rPr>
            <w:rFonts w:ascii="Times New Roman" w:eastAsia="Times New Roman" w:hAnsi="Times New Roman" w:cs="Times New Roman"/>
            <w:color w:val="000000" w:themeColor="text1"/>
            <w:rPrChange w:id="220" w:author="charlaynew" w:date="2026-10-29T20:16:00Z" w16du:dateUtc="2026-10-29T20:16:09Z">
              <w:rPr>
                <w:rFonts w:ascii="Helvetica Neue" w:eastAsia="Helvetica Neue" w:hAnsi="Helvetica Neue" w:cs="Helvetica Neue"/>
                <w:sz w:val="19"/>
                <w:szCs w:val="19"/>
              </w:rPr>
            </w:rPrChange>
          </w:rPr>
          <w:t xml:space="preserve"> The shaded band marks the range that holds most LENS scores (45–60). Numbers below the axis give the count of anchors per 20-point band.</w:t>
        </w:r>
      </w:ins>
    </w:p>
    <w:p w14:paraId="09C32942" w14:textId="5DA4D556" w:rsidR="730D6279" w:rsidRDefault="730D6279" w:rsidP="730D6279">
      <w:pPr>
        <w:spacing w:after="100" w:line="480" w:lineRule="auto"/>
        <w:jc w:val="both"/>
        <w:rPr>
          <w:del w:id="221" w:author="charlaynew" w:date="2026-10-29T20:15:00Z" w16du:dateUtc="2026-10-29T20:15:38Z"/>
          <w:rFonts w:ascii="Times New Roman" w:hAnsi="Times New Roman" w:cs="Times New Roman"/>
          <w:rPrChange w:id="222" w:author="charlaynew" w:date="2026-10-29T20:14:00Z">
            <w:rPr>
              <w:del w:id="223" w:author="charlaynew" w:date="2026-10-29T20:15:00Z" w16du:dateUtc="2026-10-29T20:15:38Z"/>
              <w:rFonts w:ascii="Times New Roman" w:hAnsi="Times New Roman" w:cs="Times New Roman"/>
              <w:sz w:val="24"/>
              <w:szCs w:val="24"/>
            </w:rPr>
          </w:rPrChange>
        </w:rPr>
      </w:pPr>
    </w:p>
    <w:p w14:paraId="65A30AF9" w14:textId="466849ED" w:rsidR="00396531" w:rsidRPr="00DA58D6" w:rsidRDefault="004C3C24" w:rsidP="008B138A">
      <w:pPr>
        <w:pStyle w:val="Heading1"/>
        <w:spacing w:before="0" w:after="100" w:line="480" w:lineRule="auto"/>
        <w:jc w:val="both"/>
        <w:rPr>
          <w:rFonts w:ascii="Times New Roman" w:hAnsi="Times New Roman" w:cs="Times New Roman"/>
        </w:rPr>
      </w:pPr>
      <w:r>
        <w:rPr>
          <w:rFonts w:ascii="Times New Roman" w:hAnsi="Times New Roman" w:cs="Times New Roman"/>
        </w:rPr>
        <w:t>S</w:t>
      </w:r>
      <w:r w:rsidR="00D2577A" w:rsidRPr="00DA58D6">
        <w:rPr>
          <w:rFonts w:ascii="Times New Roman" w:hAnsi="Times New Roman" w:cs="Times New Roman"/>
        </w:rPr>
        <w:t>.4</w:t>
      </w:r>
      <w:ins w:id="224" w:author="charlaynew" w:date="2026-10-29T19:48:00Z" w16du:dateUtc="2026-10-29T19:48:59Z">
        <w:r w:rsidR="27AD5103" w:rsidRPr="65922D67">
          <w:rPr>
            <w:rFonts w:ascii="Times New Roman" w:hAnsi="Times New Roman" w:cs="Times New Roman"/>
          </w:rPr>
          <w:t>.</w:t>
        </w:r>
      </w:ins>
      <w:r w:rsidR="00D2577A" w:rsidRPr="00DA58D6">
        <w:rPr>
          <w:rFonts w:ascii="Times New Roman" w:hAnsi="Times New Roman" w:cs="Times New Roman"/>
        </w:rPr>
        <w:t xml:space="preserve"> Post</w:t>
      </w:r>
      <w:del w:id="225" w:author="charlaynew" w:date="2026-10-29T13:56:00Z" w16du:dateUtc="2026-10-29T13:56:32Z">
        <w:r w:rsidR="00D2577A" w:rsidRPr="00DA58D6">
          <w:rPr>
            <w:rFonts w:ascii="Times New Roman" w:hAnsi="Times New Roman" w:cs="Times New Roman"/>
          </w:rPr>
          <w:delText>-</w:delText>
        </w:r>
      </w:del>
      <w:r w:rsidR="00D2577A" w:rsidRPr="00DA58D6">
        <w:rPr>
          <w:rFonts w:ascii="Times New Roman" w:hAnsi="Times New Roman" w:cs="Times New Roman"/>
        </w:rPr>
        <w:t>processing</w:t>
      </w:r>
    </w:p>
    <w:p w14:paraId="3AE8E373" w14:textId="45A557BD" w:rsidR="00396531" w:rsidRPr="00DA58D6" w:rsidRDefault="00372661" w:rsidP="00F95956">
      <w:pPr>
        <w:spacing w:after="100" w:line="480" w:lineRule="auto"/>
        <w:ind w:firstLine="706"/>
        <w:jc w:val="both"/>
        <w:rPr>
          <w:rFonts w:ascii="Times New Roman" w:hAnsi="Times New Roman" w:cs="Times New Roman"/>
          <w:sz w:val="24"/>
          <w:szCs w:val="24"/>
        </w:rPr>
      </w:pPr>
      <w:r w:rsidRPr="4C2A0D1F">
        <w:rPr>
          <w:rFonts w:ascii="Times New Roman" w:hAnsi="Times New Roman" w:cs="Times New Roman"/>
          <w:sz w:val="24"/>
          <w:szCs w:val="24"/>
        </w:rPr>
        <w:t>Besides the novelty score</w:t>
      </w:r>
      <w:r w:rsidR="00030F05" w:rsidRPr="4C2A0D1F">
        <w:rPr>
          <w:rFonts w:ascii="Times New Roman" w:hAnsi="Times New Roman" w:cs="Times New Roman"/>
          <w:sz w:val="24"/>
          <w:szCs w:val="24"/>
        </w:rPr>
        <w:t>, t</w:t>
      </w:r>
      <w:r w:rsidR="00D2577A" w:rsidRPr="4C2A0D1F">
        <w:rPr>
          <w:rFonts w:ascii="Times New Roman" w:hAnsi="Times New Roman" w:cs="Times New Roman"/>
          <w:sz w:val="24"/>
          <w:szCs w:val="24"/>
        </w:rPr>
        <w:t xml:space="preserve">he </w:t>
      </w:r>
      <w:r w:rsidR="007852BC" w:rsidRPr="4C2A0D1F">
        <w:rPr>
          <w:rFonts w:ascii="Times New Roman" w:hAnsi="Times New Roman" w:cs="Times New Roman"/>
          <w:sz w:val="24"/>
          <w:szCs w:val="24"/>
        </w:rPr>
        <w:t>C</w:t>
      </w:r>
      <w:r w:rsidR="00D2577A" w:rsidRPr="4C2A0D1F">
        <w:rPr>
          <w:rFonts w:ascii="Times New Roman" w:hAnsi="Times New Roman" w:cs="Times New Roman"/>
          <w:sz w:val="24"/>
          <w:szCs w:val="24"/>
        </w:rPr>
        <w:t xml:space="preserve">hallenge required </w:t>
      </w:r>
      <w:r w:rsidR="0018000D" w:rsidRPr="4C2A0D1F">
        <w:rPr>
          <w:rFonts w:ascii="Times New Roman" w:hAnsi="Times New Roman" w:cs="Times New Roman"/>
          <w:sz w:val="24"/>
          <w:szCs w:val="24"/>
        </w:rPr>
        <w:t>four</w:t>
      </w:r>
      <w:r w:rsidR="00F67856" w:rsidRPr="4C2A0D1F">
        <w:rPr>
          <w:rFonts w:ascii="Times New Roman" w:hAnsi="Times New Roman" w:cs="Times New Roman"/>
          <w:sz w:val="24"/>
          <w:szCs w:val="24"/>
        </w:rPr>
        <w:t xml:space="preserve"> additional</w:t>
      </w:r>
      <w:r w:rsidR="005B4D4E" w:rsidRPr="4C2A0D1F">
        <w:rPr>
          <w:rFonts w:ascii="Times New Roman" w:hAnsi="Times New Roman" w:cs="Times New Roman"/>
          <w:sz w:val="24"/>
          <w:szCs w:val="24"/>
        </w:rPr>
        <w:t xml:space="preserve"> </w:t>
      </w:r>
      <w:commentRangeStart w:id="226"/>
      <w:r w:rsidR="005B4D4E" w:rsidRPr="4C2A0D1F">
        <w:rPr>
          <w:rFonts w:ascii="Times New Roman" w:hAnsi="Times New Roman" w:cs="Times New Roman"/>
          <w:sz w:val="24"/>
          <w:szCs w:val="24"/>
        </w:rPr>
        <w:t>outputs</w:t>
      </w:r>
      <w:commentRangeEnd w:id="226"/>
      <w:r w:rsidR="006C1159" w:rsidRPr="4C2A0D1F">
        <w:rPr>
          <w:rStyle w:val="CommentReference"/>
          <w:rFonts w:ascii="Times New Roman" w:hAnsi="Times New Roman" w:cs="Times New Roman"/>
          <w:sz w:val="24"/>
          <w:szCs w:val="24"/>
        </w:rPr>
        <w:commentReference w:id="226"/>
      </w:r>
      <w:r w:rsidR="005B4D4E" w:rsidRPr="4C2A0D1F">
        <w:rPr>
          <w:rFonts w:ascii="Times New Roman" w:hAnsi="Times New Roman" w:cs="Times New Roman"/>
          <w:sz w:val="24"/>
          <w:szCs w:val="24"/>
        </w:rPr>
        <w:t xml:space="preserve">: (1) </w:t>
      </w:r>
      <w:r w:rsidR="00D2577A" w:rsidRPr="4C2A0D1F">
        <w:rPr>
          <w:rFonts w:ascii="Times New Roman" w:hAnsi="Times New Roman" w:cs="Times New Roman"/>
          <w:sz w:val="24"/>
          <w:szCs w:val="24"/>
        </w:rPr>
        <w:t xml:space="preserve">a novelty </w:t>
      </w:r>
      <w:commentRangeStart w:id="227"/>
      <w:r w:rsidR="00D2577A" w:rsidRPr="4C2A0D1F">
        <w:rPr>
          <w:rFonts w:ascii="Times New Roman" w:hAnsi="Times New Roman" w:cs="Times New Roman"/>
          <w:sz w:val="24"/>
          <w:szCs w:val="24"/>
        </w:rPr>
        <w:t>certainty instead of an interval</w:t>
      </w:r>
      <w:commentRangeEnd w:id="227"/>
      <w:r w:rsidR="005B5C6B" w:rsidRPr="4C2A0D1F">
        <w:rPr>
          <w:rStyle w:val="CommentReference"/>
          <w:rFonts w:ascii="Times New Roman" w:hAnsi="Times New Roman" w:cs="Times New Roman"/>
          <w:sz w:val="24"/>
          <w:szCs w:val="24"/>
        </w:rPr>
        <w:commentReference w:id="227"/>
      </w:r>
      <w:r w:rsidR="00D2577A" w:rsidRPr="4C2A0D1F">
        <w:rPr>
          <w:rFonts w:ascii="Times New Roman" w:hAnsi="Times New Roman" w:cs="Times New Roman"/>
          <w:sz w:val="24"/>
          <w:szCs w:val="24"/>
        </w:rPr>
        <w:t xml:space="preserve">, </w:t>
      </w:r>
      <w:r w:rsidR="005B4D4E" w:rsidRPr="4C2A0D1F">
        <w:rPr>
          <w:rFonts w:ascii="Times New Roman" w:hAnsi="Times New Roman" w:cs="Times New Roman"/>
          <w:sz w:val="24"/>
          <w:szCs w:val="24"/>
        </w:rPr>
        <w:t xml:space="preserve">(2) </w:t>
      </w:r>
      <w:r w:rsidR="00D2577A" w:rsidRPr="4C2A0D1F">
        <w:rPr>
          <w:rFonts w:ascii="Times New Roman" w:hAnsi="Times New Roman" w:cs="Times New Roman"/>
          <w:sz w:val="24"/>
          <w:szCs w:val="24"/>
        </w:rPr>
        <w:t xml:space="preserve">a ranking, and </w:t>
      </w:r>
      <w:r w:rsidR="005B4D4E" w:rsidRPr="4C2A0D1F">
        <w:rPr>
          <w:rFonts w:ascii="Times New Roman" w:hAnsi="Times New Roman" w:cs="Times New Roman"/>
          <w:sz w:val="24"/>
          <w:szCs w:val="24"/>
        </w:rPr>
        <w:t xml:space="preserve">(3) </w:t>
      </w:r>
      <w:r w:rsidR="00D2577A" w:rsidRPr="4C2A0D1F">
        <w:rPr>
          <w:rFonts w:ascii="Times New Roman" w:hAnsi="Times New Roman" w:cs="Times New Roman"/>
          <w:sz w:val="24"/>
          <w:szCs w:val="24"/>
        </w:rPr>
        <w:t xml:space="preserve">a binary novelty </w:t>
      </w:r>
      <w:r w:rsidR="009F55A5" w:rsidRPr="4C2A0D1F">
        <w:rPr>
          <w:rFonts w:ascii="Times New Roman" w:hAnsi="Times New Roman" w:cs="Times New Roman"/>
          <w:sz w:val="24"/>
          <w:szCs w:val="24"/>
        </w:rPr>
        <w:t>judgement</w:t>
      </w:r>
      <w:r w:rsidR="00D2577A" w:rsidRPr="4C2A0D1F">
        <w:rPr>
          <w:rFonts w:ascii="Times New Roman" w:hAnsi="Times New Roman" w:cs="Times New Roman"/>
          <w:sz w:val="24"/>
          <w:szCs w:val="24"/>
        </w:rPr>
        <w:t xml:space="preserve"> with</w:t>
      </w:r>
      <w:r w:rsidR="00F67856" w:rsidRPr="4C2A0D1F">
        <w:rPr>
          <w:rFonts w:ascii="Times New Roman" w:hAnsi="Times New Roman" w:cs="Times New Roman"/>
          <w:sz w:val="24"/>
          <w:szCs w:val="24"/>
        </w:rPr>
        <w:t xml:space="preserve"> (4) </w:t>
      </w:r>
      <w:r w:rsidR="00D2577A" w:rsidRPr="4C2A0D1F">
        <w:rPr>
          <w:rFonts w:ascii="Times New Roman" w:hAnsi="Times New Roman" w:cs="Times New Roman"/>
          <w:sz w:val="24"/>
          <w:szCs w:val="24"/>
        </w:rPr>
        <w:t>its own certainty</w:t>
      </w:r>
      <w:r w:rsidR="00624D70" w:rsidRPr="4C2A0D1F">
        <w:rPr>
          <w:rFonts w:ascii="Times New Roman" w:hAnsi="Times New Roman" w:cs="Times New Roman"/>
          <w:sz w:val="24"/>
          <w:szCs w:val="24"/>
        </w:rPr>
        <w:t>.</w:t>
      </w:r>
      <w:r w:rsidR="00D2577A" w:rsidRPr="4C2A0D1F">
        <w:rPr>
          <w:rFonts w:ascii="Times New Roman" w:hAnsi="Times New Roman" w:cs="Times New Roman"/>
          <w:sz w:val="24"/>
          <w:szCs w:val="24"/>
        </w:rPr>
        <w:t xml:space="preserve"> </w:t>
      </w:r>
      <w:r w:rsidR="00624D70" w:rsidRPr="4C2A0D1F">
        <w:rPr>
          <w:rFonts w:ascii="Times New Roman" w:hAnsi="Times New Roman" w:cs="Times New Roman"/>
          <w:sz w:val="24"/>
          <w:szCs w:val="24"/>
        </w:rPr>
        <w:t>T</w:t>
      </w:r>
      <w:r w:rsidR="00D2577A" w:rsidRPr="4C2A0D1F">
        <w:rPr>
          <w:rFonts w:ascii="Times New Roman" w:hAnsi="Times New Roman" w:cs="Times New Roman"/>
          <w:sz w:val="24"/>
          <w:szCs w:val="24"/>
        </w:rPr>
        <w:t>he following steps were applied to the assessment outputs:</w:t>
      </w:r>
    </w:p>
    <w:p w14:paraId="136A8953" w14:textId="6C565AD9" w:rsidR="00396531" w:rsidRPr="00384FC5" w:rsidRDefault="00D2577A" w:rsidP="008B138A">
      <w:pPr>
        <w:numPr>
          <w:ilvl w:val="0"/>
          <w:numId w:val="1"/>
        </w:numPr>
        <w:spacing w:after="100" w:line="480" w:lineRule="auto"/>
        <w:jc w:val="both"/>
        <w:rPr>
          <w:rFonts w:ascii="Times New Roman" w:hAnsi="Times New Roman" w:cs="Times New Roman"/>
          <w:sz w:val="24"/>
          <w:szCs w:val="24"/>
        </w:rPr>
      </w:pPr>
      <w:r w:rsidRPr="263C3A14">
        <w:rPr>
          <w:rFonts w:ascii="Times New Roman" w:hAnsi="Times New Roman" w:cs="Times New Roman"/>
          <w:b/>
          <w:sz w:val="24"/>
          <w:szCs w:val="24"/>
        </w:rPr>
        <w:t xml:space="preserve">Imputation: </w:t>
      </w:r>
      <w:r w:rsidR="00706D48" w:rsidRPr="263C3A14">
        <w:rPr>
          <w:rFonts w:ascii="Times New Roman" w:hAnsi="Times New Roman" w:cs="Times New Roman"/>
          <w:sz w:val="24"/>
          <w:szCs w:val="24"/>
        </w:rPr>
        <w:t>F</w:t>
      </w:r>
      <w:r w:rsidR="00683228" w:rsidRPr="263C3A14">
        <w:rPr>
          <w:rFonts w:ascii="Times New Roman" w:hAnsi="Times New Roman" w:cs="Times New Roman"/>
          <w:sz w:val="24"/>
          <w:szCs w:val="24"/>
        </w:rPr>
        <w:t>or</w:t>
      </w:r>
      <w:r w:rsidRPr="263C3A14">
        <w:rPr>
          <w:rFonts w:ascii="Times New Roman" w:hAnsi="Times New Roman" w:cs="Times New Roman"/>
          <w:sz w:val="24"/>
          <w:szCs w:val="24"/>
        </w:rPr>
        <w:t xml:space="preserve"> the 210 papers for which neither abstract nor full text could be retrieved, and for </w:t>
      </w:r>
      <w:r w:rsidR="00A240BC">
        <w:rPr>
          <w:rFonts w:ascii="Times New Roman" w:hAnsi="Times New Roman" w:cs="Times New Roman"/>
          <w:sz w:val="24"/>
          <w:szCs w:val="24"/>
        </w:rPr>
        <w:t>8</w:t>
      </w:r>
      <w:r w:rsidRPr="263C3A14">
        <w:rPr>
          <w:rFonts w:ascii="Times New Roman" w:hAnsi="Times New Roman" w:cs="Times New Roman"/>
          <w:sz w:val="24"/>
          <w:szCs w:val="24"/>
        </w:rPr>
        <w:t xml:space="preserve"> papers that could not be submitted to OpenAI because they deal with sensitive topics (biochemical weapons or gain-of-function research), the novelty score and certainty were set to the mean values of all other articles.</w:t>
      </w:r>
    </w:p>
    <w:p w14:paraId="7922E0C2" w14:textId="0FB894CD" w:rsidR="00396531" w:rsidRPr="00E0792B" w:rsidRDefault="00D2577A" w:rsidP="008B138A">
      <w:pPr>
        <w:numPr>
          <w:ilvl w:val="0"/>
          <w:numId w:val="1"/>
        </w:numPr>
        <w:spacing w:after="100" w:line="480" w:lineRule="auto"/>
        <w:jc w:val="both"/>
        <w:rPr>
          <w:rFonts w:ascii="Times New Roman" w:hAnsi="Times New Roman" w:cs="Times New Roman"/>
          <w:sz w:val="24"/>
          <w:szCs w:val="24"/>
        </w:rPr>
      </w:pPr>
      <w:r w:rsidRPr="263C3A14">
        <w:rPr>
          <w:rFonts w:ascii="Times New Roman" w:hAnsi="Times New Roman" w:cs="Times New Roman"/>
          <w:b/>
          <w:sz w:val="24"/>
          <w:szCs w:val="24"/>
        </w:rPr>
        <w:t xml:space="preserve">Score certainty: </w:t>
      </w:r>
      <w:r w:rsidR="00706D48" w:rsidRPr="263C3A14">
        <w:rPr>
          <w:rFonts w:ascii="Times New Roman" w:hAnsi="Times New Roman" w:cs="Times New Roman"/>
          <w:sz w:val="24"/>
          <w:szCs w:val="24"/>
        </w:rPr>
        <w:t>C</w:t>
      </w:r>
      <w:r w:rsidRPr="263C3A14">
        <w:rPr>
          <w:rFonts w:ascii="Times New Roman" w:hAnsi="Times New Roman" w:cs="Times New Roman"/>
          <w:sz w:val="24"/>
          <w:szCs w:val="24"/>
        </w:rPr>
        <w:t>omputed as a heuristic width measure</w:t>
      </w:r>
      <w:r w:rsidR="00515E56" w:rsidRPr="263C3A14">
        <w:rPr>
          <w:rFonts w:ascii="Times New Roman" w:hAnsi="Times New Roman" w:cs="Times New Roman"/>
          <w:sz w:val="24"/>
          <w:szCs w:val="24"/>
        </w:rPr>
        <w:t xml:space="preserve"> from the </w:t>
      </w:r>
      <w:r w:rsidR="00CD71D5" w:rsidRPr="263C3A14">
        <w:rPr>
          <w:rFonts w:ascii="Times New Roman" w:hAnsi="Times New Roman" w:cs="Times New Roman"/>
          <w:sz w:val="24"/>
          <w:szCs w:val="24"/>
        </w:rPr>
        <w:t xml:space="preserve">self-proclaimed </w:t>
      </w:r>
      <w:r w:rsidR="005E1366" w:rsidRPr="263C3A14">
        <w:rPr>
          <w:rFonts w:ascii="Times New Roman" w:hAnsi="Times New Roman" w:cs="Times New Roman"/>
          <w:sz w:val="24"/>
          <w:szCs w:val="24"/>
        </w:rPr>
        <w:t xml:space="preserve">95% </w:t>
      </w:r>
      <w:r w:rsidR="00C62136" w:rsidRPr="263C3A14">
        <w:rPr>
          <w:rFonts w:ascii="Times New Roman" w:hAnsi="Times New Roman" w:cs="Times New Roman"/>
          <w:sz w:val="24"/>
          <w:szCs w:val="24"/>
        </w:rPr>
        <w:t xml:space="preserve">uncertainty </w:t>
      </w:r>
      <w:r w:rsidR="00026ADE" w:rsidRPr="263C3A14">
        <w:rPr>
          <w:rFonts w:ascii="Times New Roman" w:hAnsi="Times New Roman" w:cs="Times New Roman"/>
          <w:sz w:val="24"/>
          <w:szCs w:val="24"/>
        </w:rPr>
        <w:t xml:space="preserve">interval </w:t>
      </w:r>
      <w:r w:rsidR="00C17248" w:rsidRPr="263C3A14">
        <w:rPr>
          <w:rFonts w:ascii="Times New Roman" w:hAnsi="Times New Roman" w:cs="Times New Roman"/>
          <w:sz w:val="24"/>
          <w:szCs w:val="24"/>
        </w:rPr>
        <w:t>that the model reports in the</w:t>
      </w:r>
      <w:r w:rsidR="00026ADE" w:rsidRPr="263C3A14">
        <w:rPr>
          <w:rFonts w:ascii="Times New Roman" w:hAnsi="Times New Roman" w:cs="Times New Roman"/>
          <w:sz w:val="24"/>
          <w:szCs w:val="24"/>
        </w:rPr>
        <w:t xml:space="preserve"> asse</w:t>
      </w:r>
      <w:r w:rsidR="00C17248" w:rsidRPr="263C3A14">
        <w:rPr>
          <w:rFonts w:ascii="Times New Roman" w:hAnsi="Times New Roman" w:cs="Times New Roman"/>
          <w:sz w:val="24"/>
          <w:szCs w:val="24"/>
        </w:rPr>
        <w:t>ssment</w:t>
      </w:r>
      <w:r w:rsidR="00026ADE" w:rsidRPr="263C3A14">
        <w:rPr>
          <w:rFonts w:ascii="Times New Roman" w:hAnsi="Times New Roman" w:cs="Times New Roman"/>
          <w:sz w:val="24"/>
          <w:szCs w:val="24"/>
        </w:rPr>
        <w:t xml:space="preserve"> stage (see </w:t>
      </w:r>
      <w:r w:rsidR="00C17248" w:rsidRPr="263C3A14">
        <w:rPr>
          <w:rFonts w:ascii="Times New Roman" w:hAnsi="Times New Roman" w:cs="Times New Roman"/>
          <w:sz w:val="24"/>
          <w:szCs w:val="24"/>
        </w:rPr>
        <w:t>Section S.3</w:t>
      </w:r>
      <w:r w:rsidR="000169B1" w:rsidRPr="263C3A14">
        <w:rPr>
          <w:rFonts w:ascii="Times New Roman" w:hAnsi="Times New Roman" w:cs="Times New Roman"/>
          <w:sz w:val="24"/>
          <w:szCs w:val="24"/>
        </w:rPr>
        <w:t>)</w:t>
      </w:r>
      <w:r w:rsidRPr="263C3A14">
        <w:rPr>
          <w:rFonts w:ascii="Times New Roman" w:hAnsi="Times New Roman" w:cs="Times New Roman"/>
          <w:sz w:val="24"/>
          <w:szCs w:val="24"/>
        </w:rPr>
        <w:t xml:space="preserve">, </w:t>
      </w:r>
      <w:commentRangeStart w:id="228"/>
      <w:r w:rsidRPr="263C3A14">
        <w:rPr>
          <w:rFonts w:ascii="Times New Roman" w:hAnsi="Times New Roman" w:cs="Times New Roman"/>
          <w:sz w:val="24"/>
          <w:szCs w:val="24"/>
        </w:rPr>
        <w:t>certainty = 1 − (</w:t>
      </w:r>
      <w:r w:rsidR="00515E56" w:rsidRPr="263C3A14">
        <w:rPr>
          <w:rFonts w:ascii="Times New Roman" w:hAnsi="Times New Roman" w:cs="Times New Roman"/>
          <w:sz w:val="24"/>
          <w:szCs w:val="24"/>
        </w:rPr>
        <w:t xml:space="preserve">predicted </w:t>
      </w:r>
      <w:r w:rsidRPr="263C3A14">
        <w:rPr>
          <w:rFonts w:ascii="Times New Roman" w:hAnsi="Times New Roman" w:cs="Times New Roman"/>
          <w:sz w:val="24"/>
          <w:szCs w:val="24"/>
        </w:rPr>
        <w:t xml:space="preserve">upper </w:t>
      </w:r>
      <w:r w:rsidR="00515E56" w:rsidRPr="263C3A14">
        <w:rPr>
          <w:rFonts w:ascii="Times New Roman" w:hAnsi="Times New Roman" w:cs="Times New Roman"/>
          <w:sz w:val="24"/>
          <w:szCs w:val="24"/>
        </w:rPr>
        <w:t>bound</w:t>
      </w:r>
      <w:r w:rsidRPr="263C3A14">
        <w:rPr>
          <w:rFonts w:ascii="Times New Roman" w:hAnsi="Times New Roman" w:cs="Times New Roman"/>
          <w:sz w:val="24"/>
          <w:szCs w:val="24"/>
        </w:rPr>
        <w:t>−</w:t>
      </w:r>
      <w:r w:rsidR="00515E56" w:rsidRPr="263C3A14">
        <w:rPr>
          <w:rFonts w:ascii="Times New Roman" w:hAnsi="Times New Roman" w:cs="Times New Roman"/>
          <w:sz w:val="24"/>
          <w:szCs w:val="24"/>
        </w:rPr>
        <w:t xml:space="preserve"> predicted</w:t>
      </w:r>
      <w:r w:rsidRPr="263C3A14">
        <w:rPr>
          <w:rFonts w:ascii="Times New Roman" w:hAnsi="Times New Roman" w:cs="Times New Roman"/>
          <w:sz w:val="24"/>
          <w:szCs w:val="24"/>
        </w:rPr>
        <w:t xml:space="preserve"> lower</w:t>
      </w:r>
      <w:r w:rsidR="00515E56" w:rsidRPr="263C3A14">
        <w:rPr>
          <w:rFonts w:ascii="Times New Roman" w:hAnsi="Times New Roman" w:cs="Times New Roman"/>
          <w:sz w:val="24"/>
          <w:szCs w:val="24"/>
        </w:rPr>
        <w:t xml:space="preserve"> bound</w:t>
      </w:r>
      <w:r w:rsidRPr="263C3A14">
        <w:rPr>
          <w:rFonts w:ascii="Times New Roman" w:hAnsi="Times New Roman" w:cs="Times New Roman"/>
          <w:sz w:val="24"/>
          <w:szCs w:val="24"/>
        </w:rPr>
        <w:t>) / 100</w:t>
      </w:r>
      <w:commentRangeEnd w:id="228"/>
      <w:r w:rsidR="00683228" w:rsidRPr="263C3A14">
        <w:rPr>
          <w:rStyle w:val="CommentReference"/>
          <w:rFonts w:ascii="Times New Roman" w:hAnsi="Times New Roman" w:cs="Times New Roman"/>
          <w:sz w:val="24"/>
          <w:szCs w:val="24"/>
        </w:rPr>
        <w:commentReference w:id="228"/>
      </w:r>
      <w:r w:rsidR="009A3806" w:rsidRPr="263C3A14">
        <w:rPr>
          <w:rFonts w:ascii="Times New Roman" w:hAnsi="Times New Roman" w:cs="Times New Roman"/>
          <w:sz w:val="24"/>
          <w:szCs w:val="24"/>
        </w:rPr>
        <w:t xml:space="preserve">, where the bounds are the interval limits on the 0-100 scale. A narrow interval therefore </w:t>
      </w:r>
      <w:r w:rsidR="00883F62" w:rsidRPr="263C3A14">
        <w:rPr>
          <w:rFonts w:ascii="Times New Roman" w:hAnsi="Times New Roman" w:cs="Times New Roman"/>
          <w:sz w:val="24"/>
          <w:szCs w:val="24"/>
        </w:rPr>
        <w:t>gets a certainty close to 1.</w:t>
      </w:r>
    </w:p>
    <w:p w14:paraId="4A1567BD" w14:textId="743C69EA" w:rsidR="00396531" w:rsidRPr="00DA58D6" w:rsidRDefault="00D2577A" w:rsidP="008B138A">
      <w:pPr>
        <w:numPr>
          <w:ilvl w:val="0"/>
          <w:numId w:val="1"/>
        </w:numPr>
        <w:spacing w:after="100" w:line="480" w:lineRule="auto"/>
        <w:jc w:val="both"/>
        <w:rPr>
          <w:rFonts w:ascii="Times New Roman" w:hAnsi="Times New Roman" w:cs="Times New Roman"/>
          <w:sz w:val="24"/>
          <w:szCs w:val="24"/>
        </w:rPr>
      </w:pPr>
      <w:r w:rsidRPr="263C3A14">
        <w:rPr>
          <w:rFonts w:ascii="Times New Roman" w:hAnsi="Times New Roman" w:cs="Times New Roman"/>
          <w:b/>
          <w:sz w:val="24"/>
          <w:szCs w:val="24"/>
        </w:rPr>
        <w:t xml:space="preserve">Binary label: </w:t>
      </w:r>
      <w:commentRangeStart w:id="229"/>
      <w:r w:rsidR="002055F7" w:rsidRPr="263C3A14">
        <w:rPr>
          <w:rFonts w:ascii="Times New Roman" w:hAnsi="Times New Roman" w:cs="Times New Roman"/>
          <w:sz w:val="24"/>
          <w:szCs w:val="24"/>
        </w:rPr>
        <w:t>P</w:t>
      </w:r>
      <w:r w:rsidRPr="263C3A14">
        <w:rPr>
          <w:rFonts w:ascii="Times New Roman" w:hAnsi="Times New Roman" w:cs="Times New Roman"/>
          <w:sz w:val="24"/>
          <w:szCs w:val="24"/>
        </w:rPr>
        <w:t xml:space="preserve">apers scoring above a </w:t>
      </w:r>
      <w:r w:rsidR="00B34EF4" w:rsidRPr="263C3A14">
        <w:rPr>
          <w:rFonts w:ascii="Times New Roman" w:hAnsi="Times New Roman" w:cs="Times New Roman"/>
          <w:sz w:val="24"/>
          <w:szCs w:val="24"/>
        </w:rPr>
        <w:t>selected</w:t>
      </w:r>
      <w:r w:rsidRPr="263C3A14">
        <w:rPr>
          <w:rFonts w:ascii="Times New Roman" w:hAnsi="Times New Roman" w:cs="Times New Roman"/>
          <w:sz w:val="24"/>
          <w:szCs w:val="24"/>
        </w:rPr>
        <w:t xml:space="preserve"> threshold of 60 were </w:t>
      </w:r>
      <w:r w:rsidR="00D30556" w:rsidRPr="263C3A14">
        <w:rPr>
          <w:rFonts w:ascii="Times New Roman" w:hAnsi="Times New Roman" w:cs="Times New Roman"/>
          <w:sz w:val="24"/>
          <w:szCs w:val="24"/>
        </w:rPr>
        <w:t>labelled</w:t>
      </w:r>
      <w:r w:rsidRPr="263C3A14">
        <w:rPr>
          <w:rFonts w:ascii="Times New Roman" w:hAnsi="Times New Roman" w:cs="Times New Roman"/>
          <w:sz w:val="24"/>
          <w:szCs w:val="24"/>
        </w:rPr>
        <w:t xml:space="preserve"> novel, which yields 11,233 (11.2%) novel articles</w:t>
      </w:r>
      <w:commentRangeEnd w:id="229"/>
      <w:r w:rsidR="00A15D32" w:rsidRPr="263C3A14">
        <w:rPr>
          <w:rStyle w:val="CommentReference"/>
          <w:rFonts w:ascii="Times New Roman" w:hAnsi="Times New Roman" w:cs="Times New Roman"/>
          <w:sz w:val="24"/>
          <w:szCs w:val="24"/>
        </w:rPr>
        <w:commentReference w:id="229"/>
      </w:r>
      <w:r w:rsidRPr="263C3A14">
        <w:rPr>
          <w:rFonts w:ascii="Times New Roman" w:hAnsi="Times New Roman" w:cs="Times New Roman"/>
          <w:sz w:val="24"/>
          <w:szCs w:val="24"/>
        </w:rPr>
        <w:t xml:space="preserve">. </w:t>
      </w:r>
      <w:r w:rsidR="00121EBB" w:rsidRPr="263C3A14">
        <w:rPr>
          <w:rFonts w:ascii="Times New Roman" w:hAnsi="Times New Roman" w:cs="Times New Roman"/>
          <w:sz w:val="24"/>
          <w:szCs w:val="24"/>
        </w:rPr>
        <w:t>The LENS developers chose</w:t>
      </w:r>
      <w:r w:rsidR="00544355" w:rsidRPr="263C3A14">
        <w:rPr>
          <w:rFonts w:ascii="Times New Roman" w:hAnsi="Times New Roman" w:cs="Times New Roman"/>
          <w:sz w:val="24"/>
          <w:szCs w:val="24"/>
        </w:rPr>
        <w:t xml:space="preserve"> </w:t>
      </w:r>
      <w:r w:rsidR="0020677E" w:rsidRPr="263C3A14">
        <w:rPr>
          <w:rFonts w:ascii="Times New Roman" w:hAnsi="Times New Roman" w:cs="Times New Roman"/>
          <w:sz w:val="24"/>
          <w:szCs w:val="24"/>
        </w:rPr>
        <w:t xml:space="preserve">60 </w:t>
      </w:r>
      <w:r w:rsidR="00A52CAF" w:rsidRPr="263C3A14">
        <w:rPr>
          <w:rFonts w:ascii="Times New Roman" w:hAnsi="Times New Roman" w:cs="Times New Roman"/>
          <w:sz w:val="24"/>
          <w:szCs w:val="24"/>
        </w:rPr>
        <w:t xml:space="preserve">as </w:t>
      </w:r>
      <w:r w:rsidR="00457CDB" w:rsidRPr="263C3A14">
        <w:rPr>
          <w:rFonts w:ascii="Times New Roman" w:hAnsi="Times New Roman" w:cs="Times New Roman"/>
          <w:sz w:val="24"/>
          <w:szCs w:val="24"/>
        </w:rPr>
        <w:t xml:space="preserve">it is the </w:t>
      </w:r>
      <w:r w:rsidR="00336455" w:rsidRPr="263C3A14">
        <w:rPr>
          <w:rFonts w:ascii="Times New Roman" w:hAnsi="Times New Roman" w:cs="Times New Roman"/>
          <w:sz w:val="24"/>
          <w:szCs w:val="24"/>
        </w:rPr>
        <w:t>transit</w:t>
      </w:r>
      <w:r w:rsidR="00F015D5" w:rsidRPr="263C3A14">
        <w:rPr>
          <w:rFonts w:ascii="Times New Roman" w:hAnsi="Times New Roman" w:cs="Times New Roman"/>
          <w:sz w:val="24"/>
          <w:szCs w:val="24"/>
        </w:rPr>
        <w:t xml:space="preserve">ion </w:t>
      </w:r>
      <w:r w:rsidR="0097369A" w:rsidRPr="263C3A14">
        <w:rPr>
          <w:rFonts w:ascii="Times New Roman" w:hAnsi="Times New Roman" w:cs="Times New Roman"/>
          <w:sz w:val="24"/>
          <w:szCs w:val="24"/>
        </w:rPr>
        <w:t xml:space="preserve">point </w:t>
      </w:r>
      <w:r w:rsidR="00F015D5" w:rsidRPr="263C3A14">
        <w:rPr>
          <w:rFonts w:ascii="Times New Roman" w:hAnsi="Times New Roman" w:cs="Times New Roman"/>
          <w:sz w:val="24"/>
          <w:szCs w:val="24"/>
        </w:rPr>
        <w:t>from</w:t>
      </w:r>
      <w:r w:rsidR="002461C4" w:rsidRPr="263C3A14">
        <w:rPr>
          <w:rFonts w:ascii="Times New Roman" w:hAnsi="Times New Roman" w:cs="Times New Roman"/>
          <w:sz w:val="24"/>
          <w:szCs w:val="24"/>
        </w:rPr>
        <w:t xml:space="preserve"> </w:t>
      </w:r>
      <w:r w:rsidR="007B1F65" w:rsidRPr="263C3A14">
        <w:rPr>
          <w:rFonts w:ascii="Times New Roman" w:hAnsi="Times New Roman" w:cs="Times New Roman"/>
          <w:sz w:val="24"/>
          <w:szCs w:val="24"/>
        </w:rPr>
        <w:t>standard solid</w:t>
      </w:r>
      <w:r w:rsidR="001C136D" w:rsidRPr="263C3A14">
        <w:rPr>
          <w:rFonts w:ascii="Times New Roman" w:hAnsi="Times New Roman" w:cs="Times New Roman"/>
          <w:sz w:val="24"/>
          <w:szCs w:val="24"/>
        </w:rPr>
        <w:t xml:space="preserve"> </w:t>
      </w:r>
      <w:r w:rsidR="008B56A3" w:rsidRPr="263C3A14">
        <w:rPr>
          <w:rFonts w:ascii="Times New Roman" w:hAnsi="Times New Roman" w:cs="Times New Roman"/>
          <w:sz w:val="24"/>
          <w:szCs w:val="24"/>
        </w:rPr>
        <w:t>wo</w:t>
      </w:r>
      <w:r w:rsidR="00C03A14" w:rsidRPr="263C3A14">
        <w:rPr>
          <w:rFonts w:ascii="Times New Roman" w:hAnsi="Times New Roman" w:cs="Times New Roman"/>
          <w:sz w:val="24"/>
          <w:szCs w:val="24"/>
        </w:rPr>
        <w:t xml:space="preserve">rk </w:t>
      </w:r>
      <w:r w:rsidR="00697944" w:rsidRPr="263C3A14">
        <w:rPr>
          <w:rFonts w:ascii="Times New Roman" w:hAnsi="Times New Roman" w:cs="Times New Roman"/>
          <w:sz w:val="24"/>
          <w:szCs w:val="24"/>
        </w:rPr>
        <w:t xml:space="preserve">to </w:t>
      </w:r>
      <w:r w:rsidR="00901E23" w:rsidRPr="263C3A14">
        <w:rPr>
          <w:rFonts w:ascii="Times New Roman" w:hAnsi="Times New Roman" w:cs="Times New Roman"/>
          <w:sz w:val="24"/>
          <w:szCs w:val="24"/>
        </w:rPr>
        <w:t>high</w:t>
      </w:r>
      <w:r w:rsidR="00822D14" w:rsidRPr="263C3A14">
        <w:rPr>
          <w:rFonts w:ascii="Times New Roman" w:hAnsi="Times New Roman" w:cs="Times New Roman"/>
          <w:sz w:val="24"/>
          <w:szCs w:val="24"/>
        </w:rPr>
        <w:t xml:space="preserve">ly novel </w:t>
      </w:r>
      <w:r w:rsidR="00EF79AE" w:rsidRPr="263C3A14">
        <w:rPr>
          <w:rFonts w:ascii="Times New Roman" w:hAnsi="Times New Roman" w:cs="Times New Roman"/>
          <w:sz w:val="24"/>
          <w:szCs w:val="24"/>
        </w:rPr>
        <w:t>work</w:t>
      </w:r>
      <w:r w:rsidR="009A24D3" w:rsidRPr="263C3A14">
        <w:rPr>
          <w:rFonts w:ascii="Times New Roman" w:hAnsi="Times New Roman" w:cs="Times New Roman"/>
          <w:sz w:val="24"/>
          <w:szCs w:val="24"/>
        </w:rPr>
        <w:t xml:space="preserve"> </w:t>
      </w:r>
      <w:r w:rsidR="00121EBB" w:rsidRPr="263C3A14">
        <w:rPr>
          <w:rFonts w:ascii="Times New Roman" w:hAnsi="Times New Roman" w:cs="Times New Roman"/>
          <w:sz w:val="24"/>
          <w:szCs w:val="24"/>
        </w:rPr>
        <w:t xml:space="preserve">on the LENS scale, assuming that </w:t>
      </w:r>
      <w:r w:rsidR="004140B2" w:rsidRPr="263C3A14">
        <w:rPr>
          <w:rFonts w:ascii="Times New Roman" w:hAnsi="Times New Roman" w:cs="Times New Roman"/>
          <w:sz w:val="24"/>
          <w:szCs w:val="24"/>
        </w:rPr>
        <w:t xml:space="preserve">when </w:t>
      </w:r>
      <w:r w:rsidR="00371EBB" w:rsidRPr="263C3A14">
        <w:rPr>
          <w:rFonts w:ascii="Times New Roman" w:hAnsi="Times New Roman" w:cs="Times New Roman"/>
          <w:sz w:val="24"/>
          <w:szCs w:val="24"/>
        </w:rPr>
        <w:t xml:space="preserve">experts are </w:t>
      </w:r>
      <w:r w:rsidR="007527A9" w:rsidRPr="263C3A14">
        <w:rPr>
          <w:rFonts w:ascii="Times New Roman" w:hAnsi="Times New Roman" w:cs="Times New Roman"/>
          <w:sz w:val="24"/>
          <w:szCs w:val="24"/>
        </w:rPr>
        <w:t>a</w:t>
      </w:r>
      <w:r w:rsidR="00C671FA" w:rsidRPr="263C3A14">
        <w:rPr>
          <w:rFonts w:ascii="Times New Roman" w:hAnsi="Times New Roman" w:cs="Times New Roman"/>
          <w:sz w:val="24"/>
          <w:szCs w:val="24"/>
        </w:rPr>
        <w:t xml:space="preserve">sked </w:t>
      </w:r>
      <w:r w:rsidR="00E93BAE" w:rsidRPr="263C3A14">
        <w:rPr>
          <w:rFonts w:ascii="Times New Roman" w:hAnsi="Times New Roman" w:cs="Times New Roman"/>
          <w:sz w:val="24"/>
          <w:szCs w:val="24"/>
        </w:rPr>
        <w:t>wh</w:t>
      </w:r>
      <w:r w:rsidR="004C112A" w:rsidRPr="263C3A14">
        <w:rPr>
          <w:rFonts w:ascii="Times New Roman" w:hAnsi="Times New Roman" w:cs="Times New Roman"/>
          <w:sz w:val="24"/>
          <w:szCs w:val="24"/>
        </w:rPr>
        <w:t xml:space="preserve">ether </w:t>
      </w:r>
      <w:r w:rsidR="00C01027" w:rsidRPr="263C3A14">
        <w:rPr>
          <w:rFonts w:ascii="Times New Roman" w:hAnsi="Times New Roman" w:cs="Times New Roman"/>
          <w:sz w:val="24"/>
          <w:szCs w:val="24"/>
        </w:rPr>
        <w:t>a contrib</w:t>
      </w:r>
      <w:r w:rsidR="00936C37" w:rsidRPr="263C3A14">
        <w:rPr>
          <w:rFonts w:ascii="Times New Roman" w:hAnsi="Times New Roman" w:cs="Times New Roman"/>
          <w:sz w:val="24"/>
          <w:szCs w:val="24"/>
        </w:rPr>
        <w:t>ution is novel</w:t>
      </w:r>
      <w:r w:rsidR="0023200B" w:rsidRPr="263C3A14">
        <w:rPr>
          <w:rFonts w:ascii="Times New Roman" w:hAnsi="Times New Roman" w:cs="Times New Roman"/>
          <w:sz w:val="24"/>
          <w:szCs w:val="24"/>
        </w:rPr>
        <w:t xml:space="preserve">, they </w:t>
      </w:r>
      <w:r w:rsidR="006B489A" w:rsidRPr="263C3A14">
        <w:rPr>
          <w:rFonts w:ascii="Times New Roman" w:hAnsi="Times New Roman" w:cs="Times New Roman"/>
          <w:sz w:val="24"/>
          <w:szCs w:val="24"/>
        </w:rPr>
        <w:t>thin</w:t>
      </w:r>
      <w:r w:rsidR="00C24CE1" w:rsidRPr="263C3A14">
        <w:rPr>
          <w:rFonts w:ascii="Times New Roman" w:hAnsi="Times New Roman" w:cs="Times New Roman"/>
          <w:sz w:val="24"/>
          <w:szCs w:val="24"/>
        </w:rPr>
        <w:t xml:space="preserve">k of novel as </w:t>
      </w:r>
      <w:r w:rsidR="00AB72A2" w:rsidRPr="263C3A14">
        <w:rPr>
          <w:rFonts w:ascii="Times New Roman" w:hAnsi="Times New Roman" w:cs="Times New Roman"/>
          <w:sz w:val="24"/>
          <w:szCs w:val="24"/>
        </w:rPr>
        <w:t>high</w:t>
      </w:r>
      <w:r w:rsidR="00914039" w:rsidRPr="263C3A14">
        <w:rPr>
          <w:rFonts w:ascii="Times New Roman" w:hAnsi="Times New Roman" w:cs="Times New Roman"/>
          <w:sz w:val="24"/>
          <w:szCs w:val="24"/>
        </w:rPr>
        <w:t>ly</w:t>
      </w:r>
      <w:r w:rsidR="0046039C" w:rsidRPr="263C3A14">
        <w:rPr>
          <w:rFonts w:ascii="Times New Roman" w:hAnsi="Times New Roman" w:cs="Times New Roman"/>
          <w:sz w:val="24"/>
          <w:szCs w:val="24"/>
        </w:rPr>
        <w:t>, ab</w:t>
      </w:r>
      <w:r w:rsidR="007F28D1" w:rsidRPr="263C3A14">
        <w:rPr>
          <w:rFonts w:ascii="Times New Roman" w:hAnsi="Times New Roman" w:cs="Times New Roman"/>
          <w:sz w:val="24"/>
          <w:szCs w:val="24"/>
        </w:rPr>
        <w:t>ov</w:t>
      </w:r>
      <w:r w:rsidR="00C14E78" w:rsidRPr="263C3A14">
        <w:rPr>
          <w:rFonts w:ascii="Times New Roman" w:hAnsi="Times New Roman" w:cs="Times New Roman"/>
          <w:sz w:val="24"/>
          <w:szCs w:val="24"/>
        </w:rPr>
        <w:t>e-average</w:t>
      </w:r>
      <w:r w:rsidR="00914039" w:rsidRPr="263C3A14">
        <w:rPr>
          <w:rFonts w:ascii="Times New Roman" w:hAnsi="Times New Roman" w:cs="Times New Roman"/>
          <w:sz w:val="24"/>
          <w:szCs w:val="24"/>
        </w:rPr>
        <w:t xml:space="preserve"> novel</w:t>
      </w:r>
      <w:r w:rsidR="00336EC5" w:rsidRPr="263C3A14">
        <w:rPr>
          <w:rFonts w:ascii="Times New Roman" w:hAnsi="Times New Roman" w:cs="Times New Roman"/>
          <w:sz w:val="24"/>
          <w:szCs w:val="24"/>
        </w:rPr>
        <w:t>.</w:t>
      </w:r>
      <w:r w:rsidR="008D0219" w:rsidRPr="263C3A14">
        <w:rPr>
          <w:rFonts w:ascii="Times New Roman" w:hAnsi="Times New Roman" w:cs="Times New Roman"/>
          <w:sz w:val="24"/>
          <w:szCs w:val="24"/>
        </w:rPr>
        <w:t xml:space="preserve"> </w:t>
      </w:r>
    </w:p>
    <w:p w14:paraId="3239A1D7" w14:textId="4226977D" w:rsidR="00396531" w:rsidRPr="00197320" w:rsidRDefault="00D2577A" w:rsidP="008B138A">
      <w:pPr>
        <w:numPr>
          <w:ilvl w:val="0"/>
          <w:numId w:val="1"/>
        </w:numPr>
        <w:spacing w:after="100" w:line="480" w:lineRule="auto"/>
        <w:jc w:val="both"/>
        <w:rPr>
          <w:rFonts w:ascii="Times New Roman" w:hAnsi="Times New Roman" w:cs="Times New Roman"/>
          <w:sz w:val="24"/>
          <w:szCs w:val="24"/>
        </w:rPr>
      </w:pPr>
      <w:r w:rsidRPr="263C3A14">
        <w:rPr>
          <w:rFonts w:ascii="Times New Roman" w:hAnsi="Times New Roman" w:cs="Times New Roman"/>
          <w:b/>
          <w:sz w:val="24"/>
          <w:szCs w:val="24"/>
        </w:rPr>
        <w:t xml:space="preserve">Binary certainty: </w:t>
      </w:r>
      <w:r w:rsidR="008B649A" w:rsidRPr="263C3A14">
        <w:rPr>
          <w:rFonts w:ascii="Times New Roman" w:hAnsi="Times New Roman" w:cs="Times New Roman"/>
          <w:sz w:val="24"/>
          <w:szCs w:val="24"/>
        </w:rPr>
        <w:t>A</w:t>
      </w:r>
      <w:r w:rsidRPr="263C3A14">
        <w:rPr>
          <w:rFonts w:ascii="Times New Roman" w:hAnsi="Times New Roman" w:cs="Times New Roman"/>
          <w:sz w:val="24"/>
          <w:szCs w:val="24"/>
        </w:rPr>
        <w:t xml:space="preserve"> skew-normal distribution</w:t>
      </w:r>
      <w:r w:rsidR="00885C46" w:rsidRPr="263C3A14">
        <w:rPr>
          <w:rFonts w:ascii="Times New Roman" w:hAnsi="Times New Roman" w:cs="Times New Roman"/>
          <w:sz w:val="24"/>
          <w:szCs w:val="24"/>
        </w:rPr>
        <w:t xml:space="preserve"> (Azzalini 1985)</w:t>
      </w:r>
      <w:r w:rsidRPr="263C3A14">
        <w:rPr>
          <w:rFonts w:ascii="Times New Roman" w:hAnsi="Times New Roman" w:cs="Times New Roman"/>
          <w:sz w:val="24"/>
          <w:szCs w:val="24"/>
        </w:rPr>
        <w:t xml:space="preserve"> is fitted per paper to the point estimate (treated as the median) and the interval bounds using the Nelder–Mead method (Nelder and Mead 1965). Before fitting, the bounds are treated as a 90% rather than a 95% interval, which deliberately widens the implied uncertainty to account for noisy inputs. The certainty is the</w:t>
      </w:r>
      <w:r w:rsidRPr="00E0792B">
        <w:rPr>
          <w:rFonts w:ascii="Times New Roman" w:hAnsi="Times New Roman" w:cs="Times New Roman"/>
        </w:rPr>
        <w:t xml:space="preserve"> </w:t>
      </w:r>
      <w:r w:rsidRPr="263C3A14">
        <w:rPr>
          <w:rFonts w:ascii="Times New Roman" w:hAnsi="Times New Roman" w:cs="Times New Roman"/>
          <w:sz w:val="24"/>
          <w:szCs w:val="24"/>
        </w:rPr>
        <w:t>probability mass on the predicted side of the threshold.</w:t>
      </w:r>
      <w:r w:rsidR="00626385" w:rsidRPr="263C3A14">
        <w:rPr>
          <w:rFonts w:ascii="Times New Roman" w:hAnsi="Times New Roman" w:cs="Times New Roman"/>
          <w:sz w:val="24"/>
          <w:szCs w:val="24"/>
        </w:rPr>
        <w:t xml:space="preserve"> </w:t>
      </w:r>
      <w:commentRangeStart w:id="231"/>
      <w:r w:rsidR="006F6D17" w:rsidRPr="263C3A14">
        <w:rPr>
          <w:rFonts w:ascii="Times New Roman" w:hAnsi="Times New Roman" w:cs="Times New Roman"/>
          <w:sz w:val="24"/>
          <w:szCs w:val="24"/>
        </w:rPr>
        <w:t>As this was an initial implementation</w:t>
      </w:r>
      <w:r w:rsidR="00635D2D" w:rsidRPr="263C3A14">
        <w:rPr>
          <w:rFonts w:ascii="Times New Roman" w:hAnsi="Times New Roman" w:cs="Times New Roman"/>
          <w:sz w:val="24"/>
          <w:szCs w:val="24"/>
        </w:rPr>
        <w:t>,</w:t>
      </w:r>
      <w:r w:rsidR="006F6D17" w:rsidRPr="263C3A14">
        <w:rPr>
          <w:rFonts w:ascii="Times New Roman" w:hAnsi="Times New Roman" w:cs="Times New Roman"/>
          <w:sz w:val="24"/>
          <w:szCs w:val="24"/>
        </w:rPr>
        <w:t xml:space="preserve"> future work </w:t>
      </w:r>
      <w:commentRangeEnd w:id="231"/>
      <w:r w:rsidR="00276025" w:rsidRPr="263C3A14">
        <w:rPr>
          <w:rStyle w:val="CommentReference"/>
          <w:rFonts w:ascii="Times New Roman" w:hAnsi="Times New Roman" w:cs="Times New Roman"/>
          <w:sz w:val="24"/>
          <w:szCs w:val="24"/>
        </w:rPr>
        <w:commentReference w:id="231"/>
      </w:r>
      <w:r w:rsidR="00635D2D" w:rsidRPr="263C3A14">
        <w:rPr>
          <w:rFonts w:ascii="Times New Roman" w:hAnsi="Times New Roman" w:cs="Times New Roman"/>
          <w:sz w:val="24"/>
          <w:szCs w:val="24"/>
        </w:rPr>
        <w:t xml:space="preserve">should calibrate these parameters </w:t>
      </w:r>
      <w:r w:rsidR="00983AFF" w:rsidRPr="263C3A14">
        <w:rPr>
          <w:rFonts w:ascii="Times New Roman" w:hAnsi="Times New Roman" w:cs="Times New Roman"/>
          <w:sz w:val="24"/>
          <w:szCs w:val="24"/>
        </w:rPr>
        <w:t>systematically</w:t>
      </w:r>
      <w:r w:rsidR="00635D2D" w:rsidRPr="263C3A14">
        <w:rPr>
          <w:rFonts w:ascii="Times New Roman" w:hAnsi="Times New Roman" w:cs="Times New Roman"/>
          <w:sz w:val="24"/>
          <w:szCs w:val="24"/>
        </w:rPr>
        <w:t xml:space="preserve"> and in consultation with </w:t>
      </w:r>
      <w:r w:rsidR="00A85C01">
        <w:rPr>
          <w:rFonts w:ascii="Times New Roman" w:hAnsi="Times New Roman" w:cs="Times New Roman"/>
          <w:sz w:val="24"/>
          <w:szCs w:val="24"/>
        </w:rPr>
        <w:t xml:space="preserve">stakeholders (especially, </w:t>
      </w:r>
      <w:r w:rsidR="00635D2D" w:rsidRPr="263C3A14">
        <w:rPr>
          <w:rFonts w:ascii="Times New Roman" w:hAnsi="Times New Roman" w:cs="Times New Roman"/>
          <w:sz w:val="24"/>
          <w:szCs w:val="24"/>
        </w:rPr>
        <w:t>prospective users</w:t>
      </w:r>
      <w:r w:rsidR="00A85C01">
        <w:rPr>
          <w:rFonts w:ascii="Times New Roman" w:hAnsi="Times New Roman" w:cs="Times New Roman"/>
          <w:sz w:val="24"/>
          <w:szCs w:val="24"/>
        </w:rPr>
        <w:t>)</w:t>
      </w:r>
      <w:r w:rsidR="006F6D17" w:rsidRPr="263C3A14">
        <w:rPr>
          <w:rFonts w:ascii="Times New Roman" w:hAnsi="Times New Roman" w:cs="Times New Roman"/>
          <w:sz w:val="24"/>
          <w:szCs w:val="24"/>
        </w:rPr>
        <w:t>.</w:t>
      </w:r>
    </w:p>
    <w:p w14:paraId="68028953" w14:textId="5C80CF96" w:rsidR="00396531" w:rsidRPr="00A85C01" w:rsidRDefault="00D2577A" w:rsidP="008B138A">
      <w:pPr>
        <w:numPr>
          <w:ilvl w:val="0"/>
          <w:numId w:val="1"/>
        </w:numPr>
        <w:spacing w:after="100" w:line="480" w:lineRule="auto"/>
        <w:jc w:val="both"/>
        <w:rPr>
          <w:rFonts w:ascii="Times New Roman" w:hAnsi="Times New Roman" w:cs="Times New Roman"/>
          <w:sz w:val="24"/>
          <w:szCs w:val="24"/>
        </w:rPr>
      </w:pPr>
      <w:r w:rsidRPr="263C3A14">
        <w:rPr>
          <w:rFonts w:ascii="Times New Roman" w:hAnsi="Times New Roman" w:cs="Times New Roman"/>
          <w:b/>
          <w:sz w:val="24"/>
          <w:szCs w:val="24"/>
        </w:rPr>
        <w:t xml:space="preserve">Ranking: </w:t>
      </w:r>
      <w:r w:rsidR="00276025" w:rsidRPr="263C3A14">
        <w:rPr>
          <w:rFonts w:ascii="Times New Roman" w:hAnsi="Times New Roman" w:cs="Times New Roman"/>
          <w:sz w:val="24"/>
          <w:szCs w:val="24"/>
        </w:rPr>
        <w:t>P</w:t>
      </w:r>
      <w:r w:rsidRPr="263C3A14">
        <w:rPr>
          <w:rFonts w:ascii="Times New Roman" w:hAnsi="Times New Roman" w:cs="Times New Roman"/>
          <w:sz w:val="24"/>
          <w:szCs w:val="24"/>
        </w:rPr>
        <w:t>apers are ranked by their point estimates</w:t>
      </w:r>
      <w:r w:rsidR="00D54517" w:rsidRPr="263C3A14">
        <w:rPr>
          <w:rFonts w:ascii="Times New Roman" w:hAnsi="Times New Roman" w:cs="Times New Roman"/>
          <w:sz w:val="24"/>
          <w:szCs w:val="24"/>
        </w:rPr>
        <w:t>.</w:t>
      </w:r>
      <w:r w:rsidR="004906CD" w:rsidRPr="263C3A14">
        <w:rPr>
          <w:rFonts w:ascii="Times New Roman" w:hAnsi="Times New Roman" w:cs="Times New Roman"/>
          <w:sz w:val="24"/>
          <w:szCs w:val="24"/>
        </w:rPr>
        <w:t xml:space="preserve"> Since there are only 1,001 possible values </w:t>
      </w:r>
      <w:r w:rsidR="00495260" w:rsidRPr="263C3A14">
        <w:rPr>
          <w:rFonts w:ascii="Times New Roman" w:hAnsi="Times New Roman" w:cs="Times New Roman"/>
          <w:sz w:val="24"/>
          <w:szCs w:val="24"/>
        </w:rPr>
        <w:t xml:space="preserve">given a </w:t>
      </w:r>
      <w:r w:rsidR="001622DB" w:rsidRPr="263C3A14">
        <w:rPr>
          <w:rFonts w:ascii="Times New Roman" w:hAnsi="Times New Roman" w:cs="Times New Roman"/>
          <w:sz w:val="24"/>
          <w:szCs w:val="24"/>
        </w:rPr>
        <w:t>precision of one decimal point</w:t>
      </w:r>
      <w:r w:rsidR="007E4D8D" w:rsidRPr="263C3A14">
        <w:rPr>
          <w:rFonts w:ascii="Times New Roman" w:hAnsi="Times New Roman" w:cs="Times New Roman"/>
          <w:sz w:val="24"/>
          <w:szCs w:val="24"/>
        </w:rPr>
        <w:t xml:space="preserve"> (0.0 to 100.0 in steps of 0.1)</w:t>
      </w:r>
      <w:r w:rsidR="000849E7" w:rsidRPr="263C3A14">
        <w:rPr>
          <w:rFonts w:ascii="Times New Roman" w:hAnsi="Times New Roman" w:cs="Times New Roman"/>
          <w:sz w:val="24"/>
          <w:szCs w:val="24"/>
        </w:rPr>
        <w:t>,</w:t>
      </w:r>
      <w:r w:rsidR="00791670" w:rsidRPr="263C3A14">
        <w:rPr>
          <w:rFonts w:ascii="Times New Roman" w:hAnsi="Times New Roman" w:cs="Times New Roman"/>
          <w:sz w:val="24"/>
          <w:szCs w:val="24"/>
        </w:rPr>
        <w:t xml:space="preserve"> ties are frequent</w:t>
      </w:r>
      <w:r w:rsidR="007A12CF" w:rsidRPr="263C3A14">
        <w:rPr>
          <w:rFonts w:ascii="Times New Roman" w:hAnsi="Times New Roman" w:cs="Times New Roman"/>
          <w:sz w:val="24"/>
          <w:szCs w:val="24"/>
        </w:rPr>
        <w:t xml:space="preserve"> (see Section </w:t>
      </w:r>
      <w:r w:rsidR="00B11F10">
        <w:rPr>
          <w:rFonts w:ascii="Times New Roman" w:hAnsi="Times New Roman" w:cs="Times New Roman"/>
          <w:sz w:val="24"/>
          <w:szCs w:val="24"/>
        </w:rPr>
        <w:t>S.</w:t>
      </w:r>
      <w:r w:rsidR="007A12CF" w:rsidRPr="263C3A14">
        <w:rPr>
          <w:rFonts w:ascii="Times New Roman" w:hAnsi="Times New Roman" w:cs="Times New Roman"/>
          <w:sz w:val="24"/>
          <w:szCs w:val="24"/>
        </w:rPr>
        <w:t>6) and are</w:t>
      </w:r>
      <w:commentRangeStart w:id="232"/>
      <w:commentRangeStart w:id="233"/>
      <w:commentRangeStart w:id="234"/>
      <w:commentRangeStart w:id="235"/>
      <w:r w:rsidRPr="263C3A14">
        <w:rPr>
          <w:rFonts w:ascii="Times New Roman" w:hAnsi="Times New Roman" w:cs="Times New Roman"/>
          <w:sz w:val="24"/>
          <w:szCs w:val="24"/>
        </w:rPr>
        <w:t xml:space="preserve"> broken by the expected value of the skew-normal distribution, then by the lower bound</w:t>
      </w:r>
      <w:r w:rsidR="00D02CD5" w:rsidRPr="263C3A14">
        <w:rPr>
          <w:rFonts w:ascii="Times New Roman" w:hAnsi="Times New Roman" w:cs="Times New Roman"/>
          <w:sz w:val="24"/>
          <w:szCs w:val="24"/>
        </w:rPr>
        <w:t>,</w:t>
      </w:r>
      <w:r w:rsidRPr="263C3A14">
        <w:rPr>
          <w:rFonts w:ascii="Times New Roman" w:hAnsi="Times New Roman" w:cs="Times New Roman"/>
          <w:sz w:val="24"/>
          <w:szCs w:val="24"/>
        </w:rPr>
        <w:t xml:space="preserve"> and then by the upper bound.</w:t>
      </w:r>
      <w:commentRangeEnd w:id="232"/>
      <w:r w:rsidR="0016247E" w:rsidRPr="263C3A14">
        <w:rPr>
          <w:rStyle w:val="CommentReference"/>
          <w:rFonts w:ascii="Times New Roman" w:hAnsi="Times New Roman" w:cs="Times New Roman"/>
          <w:sz w:val="24"/>
          <w:szCs w:val="24"/>
        </w:rPr>
        <w:commentReference w:id="232"/>
      </w:r>
      <w:commentRangeEnd w:id="233"/>
      <w:r w:rsidRPr="263C3A14">
        <w:rPr>
          <w:rStyle w:val="CommentReference"/>
          <w:rFonts w:ascii="Times New Roman" w:hAnsi="Times New Roman" w:cs="Times New Roman"/>
          <w:sz w:val="24"/>
          <w:szCs w:val="24"/>
        </w:rPr>
        <w:commentReference w:id="233"/>
      </w:r>
      <w:commentRangeEnd w:id="234"/>
      <w:r w:rsidRPr="263C3A14">
        <w:rPr>
          <w:rStyle w:val="CommentReference"/>
          <w:rFonts w:ascii="Times New Roman" w:hAnsi="Times New Roman" w:cs="Times New Roman"/>
          <w:sz w:val="24"/>
          <w:szCs w:val="24"/>
        </w:rPr>
        <w:commentReference w:id="234"/>
      </w:r>
      <w:commentRangeEnd w:id="235"/>
      <w:r w:rsidR="00664436" w:rsidRPr="263C3A14">
        <w:rPr>
          <w:rStyle w:val="CommentReference"/>
          <w:rFonts w:ascii="Times New Roman" w:hAnsi="Times New Roman" w:cs="Times New Roman"/>
          <w:sz w:val="24"/>
          <w:szCs w:val="24"/>
        </w:rPr>
        <w:commentReference w:id="235"/>
      </w:r>
      <w:r w:rsidRPr="263C3A14">
        <w:rPr>
          <w:rFonts w:ascii="Times New Roman" w:hAnsi="Times New Roman" w:cs="Times New Roman"/>
          <w:sz w:val="24"/>
          <w:szCs w:val="24"/>
        </w:rPr>
        <w:t xml:space="preserve"> </w:t>
      </w:r>
      <w:r w:rsidR="00D94118" w:rsidRPr="263C3A14">
        <w:rPr>
          <w:rFonts w:ascii="Times New Roman" w:hAnsi="Times New Roman" w:cs="Times New Roman"/>
          <w:sz w:val="24"/>
          <w:szCs w:val="24"/>
        </w:rPr>
        <w:t>Future research will test how sensitive the ranking is to these rules.</w:t>
      </w:r>
    </w:p>
    <w:p w14:paraId="445B1549" w14:textId="4534F780" w:rsidR="00396531" w:rsidRPr="00DA58D6" w:rsidRDefault="004C3C24" w:rsidP="008B138A">
      <w:pPr>
        <w:pStyle w:val="Heading1"/>
        <w:spacing w:before="0" w:after="100" w:line="480" w:lineRule="auto"/>
        <w:jc w:val="both"/>
        <w:rPr>
          <w:rFonts w:ascii="Times New Roman" w:hAnsi="Times New Roman" w:cs="Times New Roman"/>
        </w:rPr>
      </w:pPr>
      <w:r>
        <w:rPr>
          <w:rFonts w:ascii="Times New Roman" w:hAnsi="Times New Roman" w:cs="Times New Roman"/>
        </w:rPr>
        <w:t>S</w:t>
      </w:r>
      <w:r w:rsidR="00D2577A" w:rsidRPr="00DA58D6">
        <w:rPr>
          <w:rFonts w:ascii="Times New Roman" w:hAnsi="Times New Roman" w:cs="Times New Roman"/>
        </w:rPr>
        <w:t>.5</w:t>
      </w:r>
      <w:ins w:id="236" w:author="charlaynew" w:date="2026-10-29T19:52:00Z" w16du:dateUtc="2026-10-29T19:52:37Z">
        <w:r w:rsidR="39989F6E" w:rsidRPr="5D602C5A">
          <w:rPr>
            <w:rFonts w:ascii="Times New Roman" w:hAnsi="Times New Roman" w:cs="Times New Roman"/>
          </w:rPr>
          <w:t>.</w:t>
        </w:r>
      </w:ins>
      <w:r w:rsidR="00D2577A" w:rsidRPr="00DA58D6">
        <w:rPr>
          <w:rFonts w:ascii="Times New Roman" w:hAnsi="Times New Roman" w:cs="Times New Roman"/>
        </w:rPr>
        <w:t xml:space="preserve"> Method </w:t>
      </w:r>
      <w:del w:id="237" w:author="charlaynew" w:date="2026-10-29T13:56:00Z" w16du:dateUtc="2026-10-29T13:56:43Z">
        <w:r w:rsidRPr="316F83A8" w:rsidDel="00D2577A">
          <w:rPr>
            <w:rFonts w:ascii="Times New Roman" w:hAnsi="Times New Roman" w:cs="Times New Roman"/>
          </w:rPr>
          <w:delText>d</w:delText>
        </w:r>
      </w:del>
      <w:ins w:id="238" w:author="charlaynew" w:date="2026-10-29T13:56:00Z" w16du:dateUtc="2026-10-29T13:56:44Z">
        <w:r w:rsidR="3C9607F9" w:rsidRPr="316F83A8">
          <w:rPr>
            <w:rFonts w:ascii="Times New Roman" w:hAnsi="Times New Roman" w:cs="Times New Roman"/>
          </w:rPr>
          <w:t>D</w:t>
        </w:r>
      </w:ins>
      <w:r w:rsidR="00D2577A" w:rsidRPr="316F83A8">
        <w:rPr>
          <w:rFonts w:ascii="Times New Roman" w:hAnsi="Times New Roman" w:cs="Times New Roman"/>
        </w:rPr>
        <w:t>evelopment</w:t>
      </w:r>
      <w:r w:rsidR="00D2577A" w:rsidRPr="00DA58D6">
        <w:rPr>
          <w:rFonts w:ascii="Times New Roman" w:hAnsi="Times New Roman" w:cs="Times New Roman"/>
        </w:rPr>
        <w:t xml:space="preserve"> and </w:t>
      </w:r>
      <w:del w:id="239" w:author="charlaynew" w:date="2026-10-29T13:56:00Z" w16du:dateUtc="2026-10-29T13:56:46Z">
        <w:r w:rsidRPr="316F83A8" w:rsidDel="00D2577A">
          <w:rPr>
            <w:rFonts w:ascii="Times New Roman" w:hAnsi="Times New Roman" w:cs="Times New Roman"/>
          </w:rPr>
          <w:delText>d</w:delText>
        </w:r>
      </w:del>
      <w:ins w:id="240" w:author="charlaynew" w:date="2026-10-29T13:56:00Z" w16du:dateUtc="2026-10-29T13:56:46Z">
        <w:r w:rsidR="2028041A" w:rsidRPr="316F83A8">
          <w:rPr>
            <w:rFonts w:ascii="Times New Roman" w:hAnsi="Times New Roman" w:cs="Times New Roman"/>
          </w:rPr>
          <w:t>D</w:t>
        </w:r>
      </w:ins>
      <w:r w:rsidR="00D2577A" w:rsidRPr="316F83A8">
        <w:rPr>
          <w:rFonts w:ascii="Times New Roman" w:hAnsi="Times New Roman" w:cs="Times New Roman"/>
        </w:rPr>
        <w:t xml:space="preserve">ata </w:t>
      </w:r>
      <w:del w:id="241" w:author="charlaynew" w:date="2026-10-29T13:56:00Z" w16du:dateUtc="2026-10-29T13:56:48Z">
        <w:r w:rsidRPr="316F83A8" w:rsidDel="00D2577A">
          <w:rPr>
            <w:rFonts w:ascii="Times New Roman" w:hAnsi="Times New Roman" w:cs="Times New Roman"/>
          </w:rPr>
          <w:delText>a</w:delText>
        </w:r>
      </w:del>
      <w:ins w:id="242" w:author="charlaynew" w:date="2026-10-29T13:56:00Z" w16du:dateUtc="2026-10-29T13:56:48Z">
        <w:r w:rsidR="0C670312" w:rsidRPr="316F83A8">
          <w:rPr>
            <w:rFonts w:ascii="Times New Roman" w:hAnsi="Times New Roman" w:cs="Times New Roman"/>
          </w:rPr>
          <w:t>A</w:t>
        </w:r>
      </w:ins>
      <w:r w:rsidR="00D2577A" w:rsidRPr="316F83A8">
        <w:rPr>
          <w:rFonts w:ascii="Times New Roman" w:hAnsi="Times New Roman" w:cs="Times New Roman"/>
        </w:rPr>
        <w:t>ccess</w:t>
      </w:r>
      <w:ins w:id="243" w:author="charlaynew" w:date="2026-10-29T13:56:00Z" w16du:dateUtc="2026-10-29T13:56:50Z">
        <w:r w:rsidR="3F6D782F" w:rsidRPr="316F83A8">
          <w:rPr>
            <w:rFonts w:ascii="Times New Roman" w:hAnsi="Times New Roman" w:cs="Times New Roman"/>
          </w:rPr>
          <w:t>.</w:t>
        </w:r>
      </w:ins>
    </w:p>
    <w:p w14:paraId="6323BC2F" w14:textId="2E144149" w:rsidR="00396531" w:rsidRPr="00DA58D6" w:rsidRDefault="00D2577A" w:rsidP="005B3B33">
      <w:pPr>
        <w:spacing w:after="100" w:line="480" w:lineRule="auto"/>
        <w:ind w:firstLine="706"/>
        <w:jc w:val="both"/>
        <w:rPr>
          <w:rFonts w:ascii="Times New Roman" w:hAnsi="Times New Roman" w:cs="Times New Roman"/>
          <w:sz w:val="24"/>
          <w:szCs w:val="24"/>
        </w:rPr>
      </w:pPr>
      <w:r w:rsidRPr="05883DDE">
        <w:rPr>
          <w:rFonts w:ascii="Times New Roman" w:hAnsi="Times New Roman" w:cs="Times New Roman"/>
          <w:sz w:val="24"/>
          <w:szCs w:val="24"/>
        </w:rPr>
        <w:t xml:space="preserve">LENS was </w:t>
      </w:r>
      <w:r w:rsidR="001C67E2" w:rsidRPr="05883DDE">
        <w:rPr>
          <w:rFonts w:ascii="Times New Roman" w:hAnsi="Times New Roman" w:cs="Times New Roman"/>
          <w:sz w:val="24"/>
          <w:szCs w:val="24"/>
        </w:rPr>
        <w:t xml:space="preserve">developed </w:t>
      </w:r>
      <w:r w:rsidRPr="05883DDE">
        <w:rPr>
          <w:rFonts w:ascii="Times New Roman" w:hAnsi="Times New Roman" w:cs="Times New Roman"/>
          <w:sz w:val="24"/>
          <w:szCs w:val="24"/>
        </w:rPr>
        <w:t>and submitted without any access to the expert ratings</w:t>
      </w:r>
      <w:r w:rsidR="001C67E2" w:rsidRPr="05883DDE">
        <w:rPr>
          <w:rFonts w:ascii="Times New Roman" w:hAnsi="Times New Roman" w:cs="Times New Roman"/>
          <w:sz w:val="24"/>
          <w:szCs w:val="24"/>
        </w:rPr>
        <w:t xml:space="preserve">, </w:t>
      </w:r>
      <w:r w:rsidR="00EF575F">
        <w:rPr>
          <w:rFonts w:ascii="Times New Roman" w:hAnsi="Times New Roman" w:cs="Times New Roman"/>
          <w:sz w:val="24"/>
          <w:szCs w:val="24"/>
        </w:rPr>
        <w:t>so</w:t>
      </w:r>
      <w:r w:rsidRPr="05883DDE">
        <w:rPr>
          <w:rFonts w:ascii="Times New Roman" w:hAnsi="Times New Roman" w:cs="Times New Roman"/>
          <w:sz w:val="24"/>
          <w:szCs w:val="24"/>
        </w:rPr>
        <w:t xml:space="preserve"> its </w:t>
      </w:r>
      <w:r w:rsidR="00CE50AA" w:rsidRPr="05883DDE">
        <w:rPr>
          <w:rFonts w:ascii="Times New Roman" w:hAnsi="Times New Roman" w:cs="Times New Roman"/>
          <w:sz w:val="24"/>
          <w:szCs w:val="24"/>
        </w:rPr>
        <w:t>C</w:t>
      </w:r>
      <w:r w:rsidRPr="05883DDE">
        <w:rPr>
          <w:rFonts w:ascii="Times New Roman" w:hAnsi="Times New Roman" w:cs="Times New Roman"/>
          <w:sz w:val="24"/>
          <w:szCs w:val="24"/>
        </w:rPr>
        <w:t xml:space="preserve">hallenge </w:t>
      </w:r>
      <w:r w:rsidR="00336C87">
        <w:rPr>
          <w:rFonts w:ascii="Times New Roman" w:hAnsi="Times New Roman" w:cs="Times New Roman"/>
          <w:sz w:val="24"/>
          <w:szCs w:val="24"/>
        </w:rPr>
        <w:t>result</w:t>
      </w:r>
      <w:r w:rsidR="00EF575F">
        <w:rPr>
          <w:rFonts w:ascii="Times New Roman" w:hAnsi="Times New Roman" w:cs="Times New Roman"/>
          <w:sz w:val="24"/>
          <w:szCs w:val="24"/>
        </w:rPr>
        <w:t>s</w:t>
      </w:r>
      <w:r w:rsidR="00336C87">
        <w:rPr>
          <w:rFonts w:ascii="Times New Roman" w:hAnsi="Times New Roman" w:cs="Times New Roman"/>
          <w:sz w:val="24"/>
          <w:szCs w:val="24"/>
        </w:rPr>
        <w:t xml:space="preserve"> are</w:t>
      </w:r>
      <w:r w:rsidRPr="05883DDE">
        <w:rPr>
          <w:rFonts w:ascii="Times New Roman" w:hAnsi="Times New Roman" w:cs="Times New Roman"/>
          <w:sz w:val="24"/>
          <w:szCs w:val="24"/>
        </w:rPr>
        <w:t xml:space="preserve"> out-of-sampl</w:t>
      </w:r>
      <w:r w:rsidR="00336C87">
        <w:rPr>
          <w:rFonts w:ascii="Times New Roman" w:hAnsi="Times New Roman" w:cs="Times New Roman"/>
          <w:sz w:val="24"/>
          <w:szCs w:val="24"/>
        </w:rPr>
        <w:t>e</w:t>
      </w:r>
      <w:r w:rsidRPr="05883DDE">
        <w:rPr>
          <w:rFonts w:ascii="Times New Roman" w:hAnsi="Times New Roman" w:cs="Times New Roman"/>
          <w:sz w:val="24"/>
          <w:szCs w:val="24"/>
        </w:rPr>
        <w:t>.</w:t>
      </w:r>
      <w:r w:rsidR="0046631C" w:rsidRPr="05883DDE">
        <w:rPr>
          <w:rFonts w:ascii="Times New Roman" w:hAnsi="Times New Roman" w:cs="Times New Roman"/>
          <w:sz w:val="24"/>
          <w:szCs w:val="24"/>
        </w:rPr>
        <w:t xml:space="preserve"> </w:t>
      </w:r>
      <w:r w:rsidRPr="05883DDE">
        <w:rPr>
          <w:rFonts w:ascii="Times New Roman" w:hAnsi="Times New Roman" w:cs="Times New Roman"/>
          <w:sz w:val="24"/>
          <w:szCs w:val="24"/>
        </w:rPr>
        <w:t>The architecture described in</w:t>
      </w:r>
      <w:r w:rsidR="00D45076" w:rsidRPr="05883DDE">
        <w:rPr>
          <w:rFonts w:ascii="Times New Roman" w:hAnsi="Times New Roman" w:cs="Times New Roman"/>
          <w:sz w:val="24"/>
          <w:szCs w:val="24"/>
        </w:rPr>
        <w:t xml:space="preserve"> Section</w:t>
      </w:r>
      <w:r w:rsidRPr="05883DDE">
        <w:rPr>
          <w:rFonts w:ascii="Times New Roman" w:hAnsi="Times New Roman" w:cs="Times New Roman"/>
          <w:sz w:val="24"/>
          <w:szCs w:val="24"/>
        </w:rPr>
        <w:t xml:space="preserve"> </w:t>
      </w:r>
      <w:r w:rsidR="004C3C24" w:rsidRPr="05883DDE">
        <w:rPr>
          <w:rFonts w:ascii="Times New Roman" w:hAnsi="Times New Roman" w:cs="Times New Roman"/>
          <w:sz w:val="24"/>
          <w:szCs w:val="24"/>
        </w:rPr>
        <w:t>S</w:t>
      </w:r>
      <w:r w:rsidRPr="05883DDE">
        <w:rPr>
          <w:rFonts w:ascii="Times New Roman" w:hAnsi="Times New Roman" w:cs="Times New Roman"/>
          <w:sz w:val="24"/>
          <w:szCs w:val="24"/>
        </w:rPr>
        <w:t xml:space="preserve">.2 was developed following the principles set out in </w:t>
      </w:r>
      <w:r w:rsidR="00D54342" w:rsidRPr="05883DDE">
        <w:rPr>
          <w:rFonts w:ascii="Times New Roman" w:hAnsi="Times New Roman" w:cs="Times New Roman"/>
          <w:sz w:val="24"/>
          <w:szCs w:val="24"/>
        </w:rPr>
        <w:t xml:space="preserve">Section </w:t>
      </w:r>
      <w:r w:rsidR="004C3C24" w:rsidRPr="05883DDE">
        <w:rPr>
          <w:rFonts w:ascii="Times New Roman" w:hAnsi="Times New Roman" w:cs="Times New Roman"/>
          <w:sz w:val="24"/>
          <w:szCs w:val="24"/>
        </w:rPr>
        <w:t>S</w:t>
      </w:r>
      <w:r w:rsidRPr="05883DDE">
        <w:rPr>
          <w:rFonts w:ascii="Times New Roman" w:hAnsi="Times New Roman" w:cs="Times New Roman"/>
          <w:sz w:val="24"/>
          <w:szCs w:val="24"/>
        </w:rPr>
        <w:t xml:space="preserve">.1. The prompts were </w:t>
      </w:r>
      <w:r w:rsidR="00F53BA7" w:rsidRPr="05883DDE">
        <w:rPr>
          <w:rFonts w:ascii="Times New Roman" w:hAnsi="Times New Roman" w:cs="Times New Roman"/>
          <w:sz w:val="24"/>
          <w:szCs w:val="24"/>
        </w:rPr>
        <w:t>manually</w:t>
      </w:r>
      <w:r w:rsidRPr="05883DDE">
        <w:rPr>
          <w:rFonts w:ascii="Times New Roman" w:hAnsi="Times New Roman" w:cs="Times New Roman"/>
          <w:sz w:val="24"/>
          <w:szCs w:val="24"/>
        </w:rPr>
        <w:t xml:space="preserve"> </w:t>
      </w:r>
      <w:r w:rsidR="000C681F" w:rsidRPr="05883DDE">
        <w:rPr>
          <w:rFonts w:ascii="Times New Roman" w:hAnsi="Times New Roman" w:cs="Times New Roman"/>
          <w:sz w:val="24"/>
          <w:szCs w:val="24"/>
        </w:rPr>
        <w:t>optimized</w:t>
      </w:r>
      <w:r w:rsidRPr="05883DDE">
        <w:rPr>
          <w:rFonts w:ascii="Times New Roman" w:hAnsi="Times New Roman" w:cs="Times New Roman"/>
          <w:sz w:val="24"/>
          <w:szCs w:val="24"/>
        </w:rPr>
        <w:t xml:space="preserve"> on </w:t>
      </w:r>
      <w:commentRangeStart w:id="244"/>
      <w:commentRangeStart w:id="245"/>
      <w:r w:rsidRPr="05883DDE">
        <w:rPr>
          <w:rFonts w:ascii="Times New Roman" w:hAnsi="Times New Roman" w:cs="Times New Roman"/>
          <w:sz w:val="24"/>
          <w:szCs w:val="24"/>
        </w:rPr>
        <w:t>2</w:t>
      </w:r>
      <w:r w:rsidR="0095277B" w:rsidRPr="05883DDE">
        <w:rPr>
          <w:rFonts w:ascii="Times New Roman" w:hAnsi="Times New Roman" w:cs="Times New Roman"/>
          <w:sz w:val="24"/>
          <w:szCs w:val="24"/>
        </w:rPr>
        <w:t>2</w:t>
      </w:r>
      <w:r w:rsidRPr="05883DDE">
        <w:rPr>
          <w:rFonts w:ascii="Times New Roman" w:hAnsi="Times New Roman" w:cs="Times New Roman"/>
          <w:sz w:val="24"/>
          <w:szCs w:val="24"/>
        </w:rPr>
        <w:t xml:space="preserve"> papers</w:t>
      </w:r>
      <w:commentRangeEnd w:id="244"/>
      <w:r w:rsidR="00AC6C19" w:rsidRPr="05883DDE">
        <w:rPr>
          <w:rStyle w:val="CommentReference"/>
          <w:rFonts w:ascii="Times New Roman" w:hAnsi="Times New Roman" w:cs="Times New Roman"/>
          <w:sz w:val="24"/>
          <w:szCs w:val="24"/>
        </w:rPr>
        <w:commentReference w:id="244"/>
      </w:r>
      <w:commentRangeEnd w:id="245"/>
      <w:r w:rsidRPr="05883DDE">
        <w:rPr>
          <w:rStyle w:val="CommentReference"/>
          <w:rFonts w:ascii="Times New Roman" w:hAnsi="Times New Roman" w:cs="Times New Roman"/>
          <w:sz w:val="24"/>
          <w:szCs w:val="24"/>
        </w:rPr>
        <w:commentReference w:id="245"/>
      </w:r>
      <w:r w:rsidR="008C0542" w:rsidRPr="05883DDE">
        <w:rPr>
          <w:rFonts w:ascii="Times New Roman" w:hAnsi="Times New Roman" w:cs="Times New Roman"/>
          <w:sz w:val="24"/>
          <w:szCs w:val="24"/>
        </w:rPr>
        <w:t xml:space="preserve"> </w:t>
      </w:r>
      <w:commentRangeStart w:id="246"/>
      <w:r w:rsidR="00CB71F8" w:rsidRPr="05883DDE">
        <w:rPr>
          <w:rFonts w:ascii="Times New Roman" w:hAnsi="Times New Roman" w:cs="Times New Roman"/>
          <w:sz w:val="24"/>
          <w:szCs w:val="24"/>
        </w:rPr>
        <w:t xml:space="preserve">scored by </w:t>
      </w:r>
      <w:commentRangeEnd w:id="246"/>
      <w:r w:rsidR="00C7459C" w:rsidRPr="05883DDE">
        <w:rPr>
          <w:rStyle w:val="CommentReference"/>
          <w:rFonts w:ascii="Times New Roman" w:hAnsi="Times New Roman" w:cs="Times New Roman"/>
          <w:sz w:val="24"/>
          <w:szCs w:val="24"/>
        </w:rPr>
        <w:commentReference w:id="246"/>
      </w:r>
      <w:r w:rsidR="00F226C5" w:rsidRPr="05883DDE">
        <w:rPr>
          <w:rFonts w:ascii="Times New Roman" w:hAnsi="Times New Roman" w:cs="Times New Roman"/>
          <w:sz w:val="24"/>
          <w:szCs w:val="24"/>
        </w:rPr>
        <w:t xml:space="preserve">members of the LENS developers’ </w:t>
      </w:r>
      <w:r w:rsidR="007A12FC" w:rsidRPr="05883DDE">
        <w:rPr>
          <w:rFonts w:ascii="Times New Roman" w:hAnsi="Times New Roman" w:cs="Times New Roman"/>
          <w:sz w:val="24"/>
          <w:szCs w:val="24"/>
        </w:rPr>
        <w:t>institute</w:t>
      </w:r>
      <w:r w:rsidR="00AC51CC" w:rsidRPr="05883DDE">
        <w:rPr>
          <w:rFonts w:ascii="Times New Roman" w:hAnsi="Times New Roman" w:cs="Times New Roman"/>
          <w:sz w:val="24"/>
          <w:szCs w:val="24"/>
        </w:rPr>
        <w:t xml:space="preserve"> in their own fields of expertise</w:t>
      </w:r>
      <w:r w:rsidR="00CB71F8" w:rsidRPr="05883DDE">
        <w:rPr>
          <w:rFonts w:ascii="Times New Roman" w:hAnsi="Times New Roman" w:cs="Times New Roman"/>
          <w:sz w:val="24"/>
          <w:szCs w:val="24"/>
        </w:rPr>
        <w:t xml:space="preserve">, none of which were </w:t>
      </w:r>
      <w:r w:rsidR="00200F67" w:rsidRPr="05883DDE">
        <w:rPr>
          <w:rFonts w:ascii="Times New Roman" w:hAnsi="Times New Roman" w:cs="Times New Roman"/>
          <w:sz w:val="24"/>
          <w:szCs w:val="24"/>
        </w:rPr>
        <w:t>included</w:t>
      </w:r>
      <w:r w:rsidR="006E49A6" w:rsidRPr="05883DDE">
        <w:rPr>
          <w:rFonts w:ascii="Times New Roman" w:hAnsi="Times New Roman" w:cs="Times New Roman"/>
          <w:sz w:val="24"/>
          <w:szCs w:val="24"/>
        </w:rPr>
        <w:t xml:space="preserve"> in the expert dataset</w:t>
      </w:r>
      <w:r w:rsidR="00CB23AA" w:rsidRPr="05883DDE">
        <w:rPr>
          <w:rFonts w:ascii="Times New Roman" w:hAnsi="Times New Roman" w:cs="Times New Roman"/>
          <w:sz w:val="24"/>
          <w:szCs w:val="24"/>
        </w:rPr>
        <w:t>.</w:t>
      </w:r>
      <w:r w:rsidR="00590F3B" w:rsidRPr="05883DDE">
        <w:rPr>
          <w:rFonts w:ascii="Times New Roman" w:hAnsi="Times New Roman" w:cs="Times New Roman"/>
          <w:sz w:val="24"/>
          <w:szCs w:val="24"/>
        </w:rPr>
        <w:t xml:space="preserve"> The pr</w:t>
      </w:r>
      <w:r w:rsidR="00BE745C" w:rsidRPr="05883DDE">
        <w:rPr>
          <w:rFonts w:ascii="Times New Roman" w:hAnsi="Times New Roman" w:cs="Times New Roman"/>
          <w:sz w:val="24"/>
          <w:szCs w:val="24"/>
        </w:rPr>
        <w:t xml:space="preserve">ompts were iteratively </w:t>
      </w:r>
      <w:r w:rsidR="00937F75" w:rsidRPr="05883DDE">
        <w:rPr>
          <w:rFonts w:ascii="Times New Roman" w:hAnsi="Times New Roman" w:cs="Times New Roman"/>
          <w:sz w:val="24"/>
          <w:szCs w:val="24"/>
        </w:rPr>
        <w:t xml:space="preserve">improved by </w:t>
      </w:r>
      <w:r w:rsidR="00A66AA7" w:rsidRPr="05883DDE">
        <w:rPr>
          <w:rFonts w:ascii="Times New Roman" w:hAnsi="Times New Roman" w:cs="Times New Roman"/>
          <w:sz w:val="24"/>
          <w:szCs w:val="24"/>
        </w:rPr>
        <w:t xml:space="preserve">manually </w:t>
      </w:r>
      <w:r w:rsidR="009C2723" w:rsidRPr="05883DDE">
        <w:rPr>
          <w:rFonts w:ascii="Times New Roman" w:hAnsi="Times New Roman" w:cs="Times New Roman"/>
          <w:sz w:val="24"/>
          <w:szCs w:val="24"/>
        </w:rPr>
        <w:t xml:space="preserve">reviewing the </w:t>
      </w:r>
      <w:r w:rsidR="003F0850" w:rsidRPr="05883DDE">
        <w:rPr>
          <w:rFonts w:ascii="Times New Roman" w:hAnsi="Times New Roman" w:cs="Times New Roman"/>
          <w:sz w:val="24"/>
          <w:szCs w:val="24"/>
        </w:rPr>
        <w:t>reaso</w:t>
      </w:r>
      <w:r w:rsidR="003C44CE" w:rsidRPr="05883DDE">
        <w:rPr>
          <w:rFonts w:ascii="Times New Roman" w:hAnsi="Times New Roman" w:cs="Times New Roman"/>
          <w:sz w:val="24"/>
          <w:szCs w:val="24"/>
        </w:rPr>
        <w:t xml:space="preserve">ning of the </w:t>
      </w:r>
      <w:r w:rsidR="00185D3F" w:rsidRPr="05883DDE">
        <w:rPr>
          <w:rFonts w:ascii="Times New Roman" w:hAnsi="Times New Roman" w:cs="Times New Roman"/>
          <w:sz w:val="24"/>
          <w:szCs w:val="24"/>
        </w:rPr>
        <w:t>model</w:t>
      </w:r>
      <w:r w:rsidR="008C7EC2" w:rsidRPr="05883DDE">
        <w:rPr>
          <w:rFonts w:ascii="Times New Roman" w:hAnsi="Times New Roman" w:cs="Times New Roman"/>
          <w:sz w:val="24"/>
          <w:szCs w:val="24"/>
        </w:rPr>
        <w:t xml:space="preserve"> </w:t>
      </w:r>
      <w:r w:rsidR="00EF4D24" w:rsidRPr="05883DDE">
        <w:rPr>
          <w:rFonts w:ascii="Times New Roman" w:hAnsi="Times New Roman" w:cs="Times New Roman"/>
          <w:sz w:val="24"/>
          <w:szCs w:val="24"/>
        </w:rPr>
        <w:t>as well</w:t>
      </w:r>
      <w:r w:rsidR="00802644" w:rsidRPr="05883DDE">
        <w:rPr>
          <w:rFonts w:ascii="Times New Roman" w:hAnsi="Times New Roman" w:cs="Times New Roman"/>
          <w:sz w:val="24"/>
          <w:szCs w:val="24"/>
        </w:rPr>
        <w:t xml:space="preserve"> as the </w:t>
      </w:r>
      <w:r w:rsidR="00E21AD6" w:rsidRPr="05883DDE">
        <w:rPr>
          <w:rFonts w:ascii="Times New Roman" w:hAnsi="Times New Roman" w:cs="Times New Roman"/>
          <w:sz w:val="24"/>
          <w:szCs w:val="24"/>
        </w:rPr>
        <w:t>ranking</w:t>
      </w:r>
      <w:r w:rsidR="004947D5" w:rsidRPr="05883DDE">
        <w:rPr>
          <w:rFonts w:ascii="Times New Roman" w:hAnsi="Times New Roman" w:cs="Times New Roman"/>
          <w:sz w:val="24"/>
          <w:szCs w:val="24"/>
        </w:rPr>
        <w:t xml:space="preserve">s </w:t>
      </w:r>
      <w:r w:rsidR="001128A6" w:rsidRPr="05883DDE">
        <w:rPr>
          <w:rFonts w:ascii="Times New Roman" w:hAnsi="Times New Roman" w:cs="Times New Roman"/>
          <w:sz w:val="24"/>
          <w:szCs w:val="24"/>
        </w:rPr>
        <w:t>of the papers</w:t>
      </w:r>
      <w:r w:rsidR="00945FF5" w:rsidRPr="05883DDE">
        <w:rPr>
          <w:rFonts w:ascii="Times New Roman" w:hAnsi="Times New Roman" w:cs="Times New Roman"/>
          <w:sz w:val="24"/>
          <w:szCs w:val="24"/>
        </w:rPr>
        <w:t xml:space="preserve">. </w:t>
      </w:r>
      <w:r w:rsidRPr="05883DDE">
        <w:rPr>
          <w:rFonts w:ascii="Times New Roman" w:hAnsi="Times New Roman" w:cs="Times New Roman"/>
          <w:sz w:val="24"/>
          <w:szCs w:val="24"/>
        </w:rPr>
        <w:t>At submission</w:t>
      </w:r>
      <w:r w:rsidR="00FA07C7" w:rsidRPr="05883DDE">
        <w:rPr>
          <w:rFonts w:ascii="Times New Roman" w:hAnsi="Times New Roman" w:cs="Times New Roman"/>
          <w:sz w:val="24"/>
          <w:szCs w:val="24"/>
        </w:rPr>
        <w:t xml:space="preserve"> (February 2026)</w:t>
      </w:r>
      <w:r w:rsidRPr="05883DDE">
        <w:rPr>
          <w:rFonts w:ascii="Times New Roman" w:hAnsi="Times New Roman" w:cs="Times New Roman"/>
          <w:sz w:val="24"/>
          <w:szCs w:val="24"/>
        </w:rPr>
        <w:t xml:space="preserve">, the absolute LENS scores still differed considerably from the scores of these example papers, mirroring the </w:t>
      </w:r>
      <w:r w:rsidR="005F27CC" w:rsidRPr="05883DDE">
        <w:rPr>
          <w:rFonts w:ascii="Times New Roman" w:hAnsi="Times New Roman" w:cs="Times New Roman"/>
          <w:sz w:val="24"/>
          <w:szCs w:val="24"/>
        </w:rPr>
        <w:t xml:space="preserve">Challenge </w:t>
      </w:r>
      <w:r w:rsidRPr="05883DDE">
        <w:rPr>
          <w:rFonts w:ascii="Times New Roman" w:hAnsi="Times New Roman" w:cs="Times New Roman"/>
          <w:sz w:val="24"/>
          <w:szCs w:val="24"/>
        </w:rPr>
        <w:t>results</w:t>
      </w:r>
      <w:r w:rsidR="00996723" w:rsidRPr="05883DDE">
        <w:rPr>
          <w:rFonts w:ascii="Times New Roman" w:hAnsi="Times New Roman" w:cs="Times New Roman"/>
          <w:sz w:val="24"/>
          <w:szCs w:val="24"/>
        </w:rPr>
        <w:t xml:space="preserve"> (</w:t>
      </w:r>
      <w:r w:rsidR="0061778E" w:rsidRPr="05883DDE">
        <w:rPr>
          <w:rFonts w:ascii="Times New Roman" w:hAnsi="Times New Roman" w:cs="Times New Roman"/>
          <w:sz w:val="24"/>
          <w:szCs w:val="24"/>
        </w:rPr>
        <w:t>revealed</w:t>
      </w:r>
      <w:r w:rsidR="00810ABA" w:rsidRPr="05883DDE">
        <w:rPr>
          <w:rFonts w:ascii="Times New Roman" w:hAnsi="Times New Roman" w:cs="Times New Roman"/>
          <w:sz w:val="24"/>
          <w:szCs w:val="24"/>
        </w:rPr>
        <w:t xml:space="preserve"> with the Winner decision</w:t>
      </w:r>
      <w:r w:rsidR="002D03FF" w:rsidRPr="05883DDE">
        <w:rPr>
          <w:rFonts w:ascii="Times New Roman" w:hAnsi="Times New Roman" w:cs="Times New Roman"/>
          <w:sz w:val="24"/>
          <w:szCs w:val="24"/>
        </w:rPr>
        <w:t>, in April 2026)</w:t>
      </w:r>
      <w:r w:rsidRPr="05883DDE">
        <w:rPr>
          <w:rFonts w:ascii="Times New Roman" w:hAnsi="Times New Roman" w:cs="Times New Roman"/>
          <w:sz w:val="24"/>
          <w:szCs w:val="24"/>
        </w:rPr>
        <w:t>.</w:t>
      </w:r>
      <w:r w:rsidR="00CB71F8" w:rsidRPr="05883DDE">
        <w:rPr>
          <w:rFonts w:ascii="Times New Roman" w:hAnsi="Times New Roman" w:cs="Times New Roman"/>
          <w:sz w:val="24"/>
          <w:szCs w:val="24"/>
        </w:rPr>
        <w:t xml:space="preserve"> </w:t>
      </w:r>
      <w:r w:rsidRPr="05883DDE">
        <w:rPr>
          <w:rFonts w:ascii="Times New Roman" w:hAnsi="Times New Roman" w:cs="Times New Roman"/>
          <w:sz w:val="24"/>
          <w:szCs w:val="24"/>
        </w:rPr>
        <w:t xml:space="preserve">The </w:t>
      </w:r>
      <w:r w:rsidR="00261336" w:rsidRPr="05883DDE">
        <w:rPr>
          <w:rFonts w:ascii="Times New Roman" w:hAnsi="Times New Roman" w:cs="Times New Roman"/>
          <w:sz w:val="24"/>
          <w:szCs w:val="24"/>
        </w:rPr>
        <w:t>LENS developers</w:t>
      </w:r>
      <w:r w:rsidRPr="05883DDE">
        <w:rPr>
          <w:rFonts w:ascii="Times New Roman" w:hAnsi="Times New Roman" w:cs="Times New Roman"/>
          <w:sz w:val="24"/>
          <w:szCs w:val="24"/>
        </w:rPr>
        <w:t xml:space="preserve"> never had access to </w:t>
      </w:r>
      <w:r w:rsidR="00A42C7E" w:rsidRPr="05883DDE">
        <w:rPr>
          <w:rFonts w:ascii="Times New Roman" w:hAnsi="Times New Roman" w:cs="Times New Roman"/>
          <w:sz w:val="24"/>
          <w:szCs w:val="24"/>
        </w:rPr>
        <w:t xml:space="preserve">the </w:t>
      </w:r>
      <w:r w:rsidRPr="05883DDE">
        <w:rPr>
          <w:rFonts w:ascii="Times New Roman" w:hAnsi="Times New Roman" w:cs="Times New Roman"/>
          <w:sz w:val="24"/>
          <w:szCs w:val="24"/>
        </w:rPr>
        <w:t>expert evaluation</w:t>
      </w:r>
      <w:r w:rsidR="00A42C7E" w:rsidRPr="05883DDE">
        <w:rPr>
          <w:rFonts w:ascii="Times New Roman" w:hAnsi="Times New Roman" w:cs="Times New Roman"/>
          <w:sz w:val="24"/>
          <w:szCs w:val="24"/>
        </w:rPr>
        <w:t>s</w:t>
      </w:r>
      <w:r w:rsidRPr="05883DDE">
        <w:rPr>
          <w:rFonts w:ascii="Times New Roman" w:hAnsi="Times New Roman" w:cs="Times New Roman"/>
          <w:sz w:val="24"/>
          <w:szCs w:val="24"/>
        </w:rPr>
        <w:t xml:space="preserve"> of the </w:t>
      </w:r>
      <w:r w:rsidR="002D03FF" w:rsidRPr="05883DDE">
        <w:rPr>
          <w:rFonts w:ascii="Times New Roman" w:hAnsi="Times New Roman" w:cs="Times New Roman"/>
          <w:sz w:val="24"/>
          <w:szCs w:val="24"/>
        </w:rPr>
        <w:t xml:space="preserve">Challenge </w:t>
      </w:r>
      <w:r w:rsidRPr="05883DDE">
        <w:rPr>
          <w:rFonts w:ascii="Times New Roman" w:hAnsi="Times New Roman" w:cs="Times New Roman"/>
          <w:sz w:val="24"/>
          <w:szCs w:val="24"/>
        </w:rPr>
        <w:t>dataset</w:t>
      </w:r>
      <w:r w:rsidR="00D36E1C" w:rsidRPr="05883DDE">
        <w:rPr>
          <w:rFonts w:ascii="Times New Roman" w:hAnsi="Times New Roman" w:cs="Times New Roman"/>
          <w:sz w:val="24"/>
          <w:szCs w:val="24"/>
        </w:rPr>
        <w:t xml:space="preserve">; the </w:t>
      </w:r>
      <w:r w:rsidR="00D0037C" w:rsidRPr="05883DDE">
        <w:rPr>
          <w:rFonts w:ascii="Times New Roman" w:hAnsi="Times New Roman" w:cs="Times New Roman"/>
          <w:sz w:val="24"/>
          <w:szCs w:val="24"/>
        </w:rPr>
        <w:t xml:space="preserve">1000-paper </w:t>
      </w:r>
      <w:r w:rsidR="00D36E1C" w:rsidRPr="05883DDE">
        <w:rPr>
          <w:rFonts w:ascii="Times New Roman" w:hAnsi="Times New Roman" w:cs="Times New Roman"/>
          <w:sz w:val="24"/>
          <w:szCs w:val="24"/>
        </w:rPr>
        <w:t>sample</w:t>
      </w:r>
      <w:r w:rsidR="00E352D8" w:rsidRPr="05883DDE">
        <w:rPr>
          <w:rFonts w:ascii="Times New Roman" w:hAnsi="Times New Roman" w:cs="Times New Roman"/>
          <w:sz w:val="24"/>
          <w:szCs w:val="24"/>
        </w:rPr>
        <w:t xml:space="preserve"> provided in the Research Artifact</w:t>
      </w:r>
      <w:r w:rsidR="000C5EC2" w:rsidRPr="05883DDE">
        <w:rPr>
          <w:rFonts w:ascii="Times New Roman" w:hAnsi="Times New Roman" w:cs="Times New Roman"/>
          <w:sz w:val="24"/>
          <w:szCs w:val="24"/>
        </w:rPr>
        <w:t xml:space="preserve"> was released to </w:t>
      </w:r>
      <w:r w:rsidR="009376E4" w:rsidRPr="05883DDE">
        <w:rPr>
          <w:rFonts w:ascii="Times New Roman" w:hAnsi="Times New Roman" w:cs="Times New Roman"/>
          <w:sz w:val="24"/>
          <w:szCs w:val="24"/>
        </w:rPr>
        <w:t>LENS developers</w:t>
      </w:r>
      <w:r w:rsidR="000C5EC2" w:rsidRPr="05883DDE">
        <w:rPr>
          <w:rFonts w:ascii="Times New Roman" w:hAnsi="Times New Roman" w:cs="Times New Roman"/>
          <w:sz w:val="24"/>
          <w:szCs w:val="24"/>
        </w:rPr>
        <w:t xml:space="preserve"> only in </w:t>
      </w:r>
      <w:r w:rsidR="00503493" w:rsidRPr="05883DDE">
        <w:rPr>
          <w:rFonts w:ascii="Times New Roman" w:hAnsi="Times New Roman" w:cs="Times New Roman"/>
          <w:sz w:val="24"/>
          <w:szCs w:val="24"/>
        </w:rPr>
        <w:t>October 2026)</w:t>
      </w:r>
      <w:r w:rsidRPr="05883DDE">
        <w:rPr>
          <w:rFonts w:ascii="Times New Roman" w:hAnsi="Times New Roman" w:cs="Times New Roman"/>
          <w:sz w:val="24"/>
          <w:szCs w:val="24"/>
        </w:rPr>
        <w:t>.</w:t>
      </w:r>
      <w:r w:rsidR="000C14C6" w:rsidRPr="05883DDE">
        <w:rPr>
          <w:rFonts w:ascii="Times New Roman" w:hAnsi="Times New Roman" w:cs="Times New Roman"/>
          <w:sz w:val="24"/>
          <w:szCs w:val="24"/>
        </w:rPr>
        <w:t xml:space="preserve"> </w:t>
      </w:r>
      <w:r w:rsidR="001929BA" w:rsidRPr="05883DDE">
        <w:rPr>
          <w:rFonts w:ascii="Times New Roman" w:hAnsi="Times New Roman" w:cs="Times New Roman"/>
          <w:sz w:val="24"/>
          <w:szCs w:val="24"/>
        </w:rPr>
        <w:t>D</w:t>
      </w:r>
      <w:r w:rsidRPr="05883DDE">
        <w:rPr>
          <w:rFonts w:ascii="Times New Roman" w:hAnsi="Times New Roman" w:cs="Times New Roman"/>
          <w:sz w:val="24"/>
          <w:szCs w:val="24"/>
        </w:rPr>
        <w:t xml:space="preserve">evelopment relied </w:t>
      </w:r>
      <w:r w:rsidR="001929BA" w:rsidRPr="05883DDE">
        <w:rPr>
          <w:rFonts w:ascii="Times New Roman" w:hAnsi="Times New Roman" w:cs="Times New Roman"/>
          <w:sz w:val="24"/>
          <w:szCs w:val="24"/>
        </w:rPr>
        <w:t>primarily</w:t>
      </w:r>
      <w:r w:rsidRPr="05883DDE">
        <w:rPr>
          <w:rFonts w:ascii="Times New Roman" w:hAnsi="Times New Roman" w:cs="Times New Roman"/>
          <w:sz w:val="24"/>
          <w:szCs w:val="24"/>
        </w:rPr>
        <w:t xml:space="preserve"> on </w:t>
      </w:r>
      <w:r w:rsidR="005D6D3E" w:rsidRPr="05883DDE">
        <w:rPr>
          <w:rFonts w:ascii="Times New Roman" w:hAnsi="Times New Roman" w:cs="Times New Roman"/>
          <w:sz w:val="24"/>
          <w:szCs w:val="24"/>
        </w:rPr>
        <w:t xml:space="preserve">papers </w:t>
      </w:r>
      <w:r w:rsidR="00074452" w:rsidRPr="05883DDE">
        <w:rPr>
          <w:rFonts w:ascii="Times New Roman" w:hAnsi="Times New Roman" w:cs="Times New Roman"/>
          <w:sz w:val="24"/>
          <w:szCs w:val="24"/>
        </w:rPr>
        <w:t xml:space="preserve">familiar to </w:t>
      </w:r>
      <w:r w:rsidR="009F08C1" w:rsidRPr="05883DDE">
        <w:rPr>
          <w:rFonts w:ascii="Times New Roman" w:hAnsi="Times New Roman" w:cs="Times New Roman"/>
          <w:sz w:val="24"/>
          <w:szCs w:val="24"/>
        </w:rPr>
        <w:t>LENS developers</w:t>
      </w:r>
      <w:r w:rsidRPr="05883DDE">
        <w:rPr>
          <w:rFonts w:ascii="Times New Roman" w:hAnsi="Times New Roman" w:cs="Times New Roman"/>
          <w:sz w:val="24"/>
          <w:szCs w:val="24"/>
        </w:rPr>
        <w:t xml:space="preserve">, </w:t>
      </w:r>
      <w:r w:rsidR="00074452" w:rsidRPr="05883DDE">
        <w:rPr>
          <w:rFonts w:ascii="Times New Roman" w:hAnsi="Times New Roman" w:cs="Times New Roman"/>
          <w:sz w:val="24"/>
          <w:szCs w:val="24"/>
        </w:rPr>
        <w:t xml:space="preserve">introducing </w:t>
      </w:r>
      <w:r w:rsidRPr="05883DDE">
        <w:rPr>
          <w:rFonts w:ascii="Times New Roman" w:hAnsi="Times New Roman" w:cs="Times New Roman"/>
          <w:sz w:val="24"/>
          <w:szCs w:val="24"/>
        </w:rPr>
        <w:t>a</w:t>
      </w:r>
      <w:r w:rsidR="00074452" w:rsidRPr="05883DDE">
        <w:rPr>
          <w:rFonts w:ascii="Times New Roman" w:hAnsi="Times New Roman" w:cs="Times New Roman"/>
          <w:sz w:val="24"/>
          <w:szCs w:val="24"/>
        </w:rPr>
        <w:t xml:space="preserve"> potential</w:t>
      </w:r>
      <w:r w:rsidRPr="05883DDE">
        <w:rPr>
          <w:rFonts w:ascii="Times New Roman" w:hAnsi="Times New Roman" w:cs="Times New Roman"/>
          <w:sz w:val="24"/>
          <w:szCs w:val="24"/>
        </w:rPr>
        <w:t xml:space="preserve"> field bias toward energy-science or natural</w:t>
      </w:r>
      <w:r w:rsidR="008B7406" w:rsidRPr="05883DDE">
        <w:rPr>
          <w:rFonts w:ascii="Times New Roman" w:hAnsi="Times New Roman" w:cs="Times New Roman"/>
          <w:sz w:val="24"/>
          <w:szCs w:val="24"/>
        </w:rPr>
        <w:t xml:space="preserve"> </w:t>
      </w:r>
      <w:r w:rsidRPr="05883DDE">
        <w:rPr>
          <w:rFonts w:ascii="Times New Roman" w:hAnsi="Times New Roman" w:cs="Times New Roman"/>
          <w:sz w:val="24"/>
          <w:szCs w:val="24"/>
        </w:rPr>
        <w:t>language</w:t>
      </w:r>
      <w:r w:rsidR="008B7406" w:rsidRPr="05883DDE">
        <w:rPr>
          <w:rFonts w:ascii="Times New Roman" w:hAnsi="Times New Roman" w:cs="Times New Roman"/>
          <w:sz w:val="24"/>
          <w:szCs w:val="24"/>
        </w:rPr>
        <w:t xml:space="preserve"> </w:t>
      </w:r>
      <w:r w:rsidRPr="05883DDE">
        <w:rPr>
          <w:rFonts w:ascii="Times New Roman" w:hAnsi="Times New Roman" w:cs="Times New Roman"/>
          <w:sz w:val="24"/>
          <w:szCs w:val="24"/>
        </w:rPr>
        <w:t>processing</w:t>
      </w:r>
      <w:r w:rsidR="00517C34" w:rsidRPr="05883DDE">
        <w:rPr>
          <w:rFonts w:ascii="Times New Roman" w:hAnsi="Times New Roman" w:cs="Times New Roman"/>
          <w:sz w:val="24"/>
          <w:szCs w:val="24"/>
        </w:rPr>
        <w:t>.</w:t>
      </w:r>
      <w:r w:rsidRPr="05883DDE">
        <w:rPr>
          <w:rFonts w:ascii="Times New Roman" w:hAnsi="Times New Roman" w:cs="Times New Roman"/>
          <w:sz w:val="24"/>
          <w:szCs w:val="24"/>
        </w:rPr>
        <w:t xml:space="preserve"> </w:t>
      </w:r>
      <w:r w:rsidR="00517C34" w:rsidRPr="05883DDE">
        <w:rPr>
          <w:rFonts w:ascii="Times New Roman" w:hAnsi="Times New Roman" w:cs="Times New Roman"/>
          <w:sz w:val="24"/>
          <w:szCs w:val="24"/>
        </w:rPr>
        <w:t>Whether this leads to</w:t>
      </w:r>
      <w:r w:rsidRPr="05883DDE">
        <w:rPr>
          <w:rFonts w:ascii="Times New Roman" w:hAnsi="Times New Roman" w:cs="Times New Roman"/>
          <w:sz w:val="24"/>
          <w:szCs w:val="24"/>
        </w:rPr>
        <w:t xml:space="preserve"> </w:t>
      </w:r>
      <w:r w:rsidR="00517C34" w:rsidRPr="05883DDE">
        <w:rPr>
          <w:rFonts w:ascii="Times New Roman" w:hAnsi="Times New Roman" w:cs="Times New Roman"/>
          <w:sz w:val="24"/>
          <w:szCs w:val="24"/>
        </w:rPr>
        <w:t>over- or underestimation of</w:t>
      </w:r>
      <w:r w:rsidRPr="05883DDE">
        <w:rPr>
          <w:rFonts w:ascii="Times New Roman" w:hAnsi="Times New Roman" w:cs="Times New Roman"/>
          <w:sz w:val="24"/>
          <w:szCs w:val="24"/>
        </w:rPr>
        <w:t xml:space="preserve"> novelty </w:t>
      </w:r>
      <w:r w:rsidR="0008086B" w:rsidRPr="05883DDE">
        <w:rPr>
          <w:rFonts w:ascii="Times New Roman" w:hAnsi="Times New Roman" w:cs="Times New Roman"/>
          <w:sz w:val="24"/>
          <w:szCs w:val="24"/>
        </w:rPr>
        <w:t xml:space="preserve">in </w:t>
      </w:r>
      <w:r w:rsidRPr="05883DDE">
        <w:rPr>
          <w:rFonts w:ascii="Times New Roman" w:hAnsi="Times New Roman" w:cs="Times New Roman"/>
          <w:sz w:val="24"/>
          <w:szCs w:val="24"/>
        </w:rPr>
        <w:t>other fields</w:t>
      </w:r>
      <w:r w:rsidR="00517C34" w:rsidRPr="05883DDE">
        <w:rPr>
          <w:rFonts w:ascii="Times New Roman" w:hAnsi="Times New Roman" w:cs="Times New Roman"/>
          <w:sz w:val="24"/>
          <w:szCs w:val="24"/>
        </w:rPr>
        <w:t xml:space="preserve"> remains an open question</w:t>
      </w:r>
      <w:r w:rsidR="0008086B" w:rsidRPr="05883DDE">
        <w:rPr>
          <w:rFonts w:ascii="Times New Roman" w:hAnsi="Times New Roman" w:cs="Times New Roman"/>
          <w:sz w:val="24"/>
          <w:szCs w:val="24"/>
        </w:rPr>
        <w:t xml:space="preserve">; </w:t>
      </w:r>
      <w:r w:rsidR="008D6BBF" w:rsidRPr="05883DDE">
        <w:rPr>
          <w:rFonts w:ascii="Times New Roman" w:hAnsi="Times New Roman" w:cs="Times New Roman"/>
          <w:sz w:val="24"/>
          <w:szCs w:val="24"/>
        </w:rPr>
        <w:t>future work will address it with sensitivity analyses</w:t>
      </w:r>
    </w:p>
    <w:p w14:paraId="6CF73C4D" w14:textId="61A8DE92" w:rsidR="00396531" w:rsidRPr="00DA58D6" w:rsidRDefault="004C3C24" w:rsidP="008B138A">
      <w:pPr>
        <w:pStyle w:val="Heading1"/>
        <w:spacing w:before="0" w:after="100" w:line="480" w:lineRule="auto"/>
        <w:jc w:val="both"/>
        <w:rPr>
          <w:rFonts w:ascii="Times New Roman" w:hAnsi="Times New Roman" w:cs="Times New Roman"/>
        </w:rPr>
      </w:pPr>
      <w:r>
        <w:rPr>
          <w:rFonts w:ascii="Times New Roman" w:hAnsi="Times New Roman" w:cs="Times New Roman"/>
        </w:rPr>
        <w:t>S</w:t>
      </w:r>
      <w:r w:rsidR="00D2577A" w:rsidRPr="00DA58D6">
        <w:rPr>
          <w:rFonts w:ascii="Times New Roman" w:hAnsi="Times New Roman" w:cs="Times New Roman"/>
        </w:rPr>
        <w:t>.6</w:t>
      </w:r>
      <w:ins w:id="247" w:author="charlaynew" w:date="2026-10-29T19:51:00Z" w16du:dateUtc="2026-10-29T19:51:39Z">
        <w:r w:rsidR="64B3D585" w:rsidRPr="21F4C280">
          <w:rPr>
            <w:rFonts w:ascii="Times New Roman" w:hAnsi="Times New Roman" w:cs="Times New Roman"/>
          </w:rPr>
          <w:t>.</w:t>
        </w:r>
      </w:ins>
      <w:r w:rsidR="00D2577A" w:rsidRPr="00DA58D6">
        <w:rPr>
          <w:rFonts w:ascii="Times New Roman" w:hAnsi="Times New Roman" w:cs="Times New Roman"/>
        </w:rPr>
        <w:t xml:space="preserve"> Score </w:t>
      </w:r>
      <w:del w:id="248" w:author="charlaynew" w:date="2026-10-29T13:57:00Z" w16du:dateUtc="2026-10-29T13:57:27Z">
        <w:r w:rsidRPr="0451896F" w:rsidDel="00D2577A">
          <w:rPr>
            <w:rFonts w:ascii="Times New Roman" w:hAnsi="Times New Roman" w:cs="Times New Roman"/>
          </w:rPr>
          <w:delText>o</w:delText>
        </w:r>
      </w:del>
      <w:ins w:id="249" w:author="charlaynew" w:date="2026-10-29T13:57:00Z" w16du:dateUtc="2026-10-29T13:57:27Z">
        <w:r w:rsidR="752FA958" w:rsidRPr="0451896F">
          <w:rPr>
            <w:rFonts w:ascii="Times New Roman" w:hAnsi="Times New Roman" w:cs="Times New Roman"/>
          </w:rPr>
          <w:t>O</w:t>
        </w:r>
      </w:ins>
      <w:r w:rsidR="00D2577A" w:rsidRPr="0451896F">
        <w:rPr>
          <w:rFonts w:ascii="Times New Roman" w:hAnsi="Times New Roman" w:cs="Times New Roman"/>
        </w:rPr>
        <w:t>utput</w:t>
      </w:r>
      <w:ins w:id="250" w:author="charlaynew" w:date="2026-10-29T13:57:00Z" w16du:dateUtc="2026-10-29T13:57:53Z">
        <w:r w:rsidR="6CCBEEFF" w:rsidRPr="548A6217">
          <w:rPr>
            <w:rFonts w:ascii="Times New Roman" w:hAnsi="Times New Roman" w:cs="Times New Roman"/>
          </w:rPr>
          <w:t>.</w:t>
        </w:r>
      </w:ins>
    </w:p>
    <w:p w14:paraId="2939543F" w14:textId="6795C500" w:rsidR="002360B6" w:rsidRPr="00DA58D6" w:rsidRDefault="003679DF" w:rsidP="008E7606">
      <w:pPr>
        <w:spacing w:after="100" w:line="480" w:lineRule="auto"/>
        <w:ind w:firstLine="706"/>
        <w:jc w:val="both"/>
        <w:rPr>
          <w:rFonts w:ascii="Times New Roman" w:hAnsi="Times New Roman" w:cs="Times New Roman"/>
          <w:sz w:val="24"/>
          <w:szCs w:val="24"/>
        </w:rPr>
      </w:pPr>
      <w:r w:rsidRPr="4950714D">
        <w:rPr>
          <w:rFonts w:ascii="Times New Roman" w:hAnsi="Times New Roman" w:cs="Times New Roman"/>
          <w:sz w:val="24"/>
          <w:szCs w:val="24"/>
        </w:rPr>
        <w:t>Across the roughly 100,000 publications</w:t>
      </w:r>
      <w:r w:rsidR="009127FB" w:rsidRPr="4950714D">
        <w:rPr>
          <w:rFonts w:ascii="Times New Roman" w:hAnsi="Times New Roman" w:cs="Times New Roman"/>
          <w:sz w:val="24"/>
          <w:szCs w:val="24"/>
        </w:rPr>
        <w:t>,</w:t>
      </w:r>
      <w:r w:rsidRPr="4950714D">
        <w:rPr>
          <w:rFonts w:ascii="Times New Roman" w:hAnsi="Times New Roman" w:cs="Times New Roman"/>
          <w:sz w:val="24"/>
          <w:szCs w:val="24"/>
        </w:rPr>
        <w:t xml:space="preserve"> of which </w:t>
      </w:r>
      <w:r w:rsidR="00A21F8C" w:rsidRPr="4950714D">
        <w:rPr>
          <w:rFonts w:ascii="Times New Roman" w:hAnsi="Times New Roman" w:cs="Times New Roman"/>
          <w:sz w:val="24"/>
          <w:szCs w:val="24"/>
        </w:rPr>
        <w:t>99,76</w:t>
      </w:r>
      <w:r w:rsidR="00B353ED" w:rsidRPr="4950714D">
        <w:rPr>
          <w:rFonts w:ascii="Times New Roman" w:hAnsi="Times New Roman" w:cs="Times New Roman"/>
          <w:sz w:val="24"/>
          <w:szCs w:val="24"/>
        </w:rPr>
        <w:t>2</w:t>
      </w:r>
      <w:r w:rsidR="008773C1" w:rsidRPr="4950714D">
        <w:rPr>
          <w:rFonts w:ascii="Times New Roman" w:hAnsi="Times New Roman" w:cs="Times New Roman"/>
          <w:sz w:val="24"/>
          <w:szCs w:val="24"/>
        </w:rPr>
        <w:t xml:space="preserve"> could be scored</w:t>
      </w:r>
      <w:r w:rsidR="00A6582B" w:rsidRPr="4950714D">
        <w:rPr>
          <w:rFonts w:ascii="Times New Roman" w:hAnsi="Times New Roman" w:cs="Times New Roman"/>
          <w:sz w:val="24"/>
          <w:szCs w:val="24"/>
        </w:rPr>
        <w:t xml:space="preserve"> (Table </w:t>
      </w:r>
      <w:r w:rsidR="004C3C24" w:rsidRPr="4950714D">
        <w:rPr>
          <w:rFonts w:ascii="Times New Roman" w:hAnsi="Times New Roman" w:cs="Times New Roman"/>
          <w:sz w:val="24"/>
          <w:szCs w:val="24"/>
        </w:rPr>
        <w:t>S</w:t>
      </w:r>
      <w:r w:rsidR="00F71D53" w:rsidRPr="4950714D">
        <w:rPr>
          <w:rFonts w:ascii="Times New Roman" w:hAnsi="Times New Roman" w:cs="Times New Roman"/>
          <w:sz w:val="24"/>
          <w:szCs w:val="24"/>
        </w:rPr>
        <w:t>.</w:t>
      </w:r>
      <w:r w:rsidR="00A6582B" w:rsidRPr="4950714D">
        <w:rPr>
          <w:rFonts w:ascii="Times New Roman" w:hAnsi="Times New Roman" w:cs="Times New Roman"/>
          <w:sz w:val="24"/>
          <w:szCs w:val="24"/>
        </w:rPr>
        <w:t>4)</w:t>
      </w:r>
      <w:r w:rsidRPr="4950714D">
        <w:rPr>
          <w:rFonts w:ascii="Times New Roman" w:hAnsi="Times New Roman" w:cs="Times New Roman"/>
          <w:sz w:val="24"/>
          <w:szCs w:val="24"/>
        </w:rPr>
        <w:t xml:space="preserve">, LENS produces a unimodal, roughly bell-shaped score distribution centered in the category “Solid but incremental” (40–60), which holds 77.5% of all papers (Figure </w:t>
      </w:r>
      <w:r w:rsidR="004C3C24" w:rsidRPr="4950714D">
        <w:rPr>
          <w:rFonts w:ascii="Times New Roman" w:hAnsi="Times New Roman" w:cs="Times New Roman"/>
          <w:sz w:val="24"/>
          <w:szCs w:val="24"/>
        </w:rPr>
        <w:t>S</w:t>
      </w:r>
      <w:r w:rsidRPr="4950714D">
        <w:rPr>
          <w:rFonts w:ascii="Times New Roman" w:hAnsi="Times New Roman" w:cs="Times New Roman"/>
          <w:sz w:val="24"/>
          <w:szCs w:val="24"/>
        </w:rPr>
        <w:t xml:space="preserve">.3). At a finer resolution, however, the distribution is strongly fragmented. </w:t>
      </w:r>
      <w:r w:rsidR="00E60756" w:rsidRPr="4950714D">
        <w:rPr>
          <w:rFonts w:ascii="Times New Roman" w:hAnsi="Times New Roman" w:cs="Times New Roman"/>
          <w:sz w:val="24"/>
          <w:szCs w:val="24"/>
        </w:rPr>
        <w:t>LENS returns a</w:t>
      </w:r>
      <w:r w:rsidR="00FF5B8A" w:rsidRPr="4950714D">
        <w:rPr>
          <w:rFonts w:ascii="Times New Roman" w:hAnsi="Times New Roman" w:cs="Times New Roman"/>
          <w:sz w:val="24"/>
          <w:szCs w:val="24"/>
        </w:rPr>
        <w:t xml:space="preserve"> novelty score</w:t>
      </w:r>
      <w:r w:rsidR="00EE1BD1" w:rsidRPr="4950714D">
        <w:rPr>
          <w:rFonts w:ascii="Times New Roman" w:hAnsi="Times New Roman" w:cs="Times New Roman"/>
          <w:sz w:val="24"/>
          <w:szCs w:val="24"/>
        </w:rPr>
        <w:t xml:space="preserve"> with one decimal place</w:t>
      </w:r>
      <w:r w:rsidR="003D3D0C" w:rsidRPr="4950714D">
        <w:rPr>
          <w:rFonts w:ascii="Times New Roman" w:hAnsi="Times New Roman" w:cs="Times New Roman"/>
          <w:sz w:val="24"/>
          <w:szCs w:val="24"/>
        </w:rPr>
        <w:t xml:space="preserve">, resulting in 1,001 possible values. However, </w:t>
      </w:r>
      <w:r w:rsidRPr="4950714D">
        <w:rPr>
          <w:rFonts w:ascii="Times New Roman" w:hAnsi="Times New Roman" w:cs="Times New Roman"/>
          <w:sz w:val="24"/>
          <w:szCs w:val="24"/>
        </w:rPr>
        <w:t>only 613</w:t>
      </w:r>
      <w:r w:rsidR="00E0100D" w:rsidRPr="4950714D">
        <w:rPr>
          <w:rFonts w:ascii="Times New Roman" w:hAnsi="Times New Roman" w:cs="Times New Roman"/>
          <w:sz w:val="24"/>
          <w:szCs w:val="24"/>
        </w:rPr>
        <w:t xml:space="preserve"> scores are observed</w:t>
      </w:r>
      <w:r w:rsidRPr="4950714D">
        <w:rPr>
          <w:rFonts w:ascii="Times New Roman" w:hAnsi="Times New Roman" w:cs="Times New Roman"/>
          <w:sz w:val="24"/>
          <w:szCs w:val="24"/>
        </w:rPr>
        <w:t xml:space="preserve">, and the </w:t>
      </w:r>
      <w:r w:rsidR="00395FC7" w:rsidRPr="4950714D">
        <w:rPr>
          <w:rFonts w:ascii="Times New Roman" w:hAnsi="Times New Roman" w:cs="Times New Roman"/>
          <w:sz w:val="24"/>
          <w:szCs w:val="24"/>
        </w:rPr>
        <w:t>2</w:t>
      </w:r>
      <w:r w:rsidRPr="4950714D">
        <w:rPr>
          <w:rFonts w:ascii="Times New Roman" w:hAnsi="Times New Roman" w:cs="Times New Roman"/>
          <w:sz w:val="24"/>
          <w:szCs w:val="24"/>
        </w:rPr>
        <w:t>5 most frequent values account for 36.6% of all papers</w:t>
      </w:r>
      <w:r w:rsidR="007E4D8D" w:rsidRPr="4950714D">
        <w:rPr>
          <w:rFonts w:ascii="Times New Roman" w:hAnsi="Times New Roman" w:cs="Times New Roman"/>
          <w:sz w:val="24"/>
          <w:szCs w:val="24"/>
        </w:rPr>
        <w:t>.</w:t>
      </w:r>
      <w:r w:rsidRPr="4950714D">
        <w:rPr>
          <w:rFonts w:ascii="Times New Roman" w:hAnsi="Times New Roman" w:cs="Times New Roman"/>
          <w:sz w:val="24"/>
          <w:szCs w:val="24"/>
        </w:rPr>
        <w:t xml:space="preserve"> </w:t>
      </w:r>
      <w:r w:rsidR="007E4D8D" w:rsidRPr="4950714D">
        <w:rPr>
          <w:rFonts w:ascii="Times New Roman" w:hAnsi="Times New Roman" w:cs="Times New Roman"/>
          <w:sz w:val="24"/>
          <w:szCs w:val="24"/>
        </w:rPr>
        <w:t>T</w:t>
      </w:r>
      <w:r w:rsidRPr="4950714D">
        <w:rPr>
          <w:rFonts w:ascii="Times New Roman" w:hAnsi="Times New Roman" w:cs="Times New Roman"/>
          <w:sz w:val="24"/>
          <w:szCs w:val="24"/>
        </w:rPr>
        <w:t>he</w:t>
      </w:r>
      <w:commentRangeStart w:id="251"/>
      <w:r w:rsidRPr="4950714D">
        <w:rPr>
          <w:rFonts w:ascii="Times New Roman" w:hAnsi="Times New Roman" w:cs="Times New Roman"/>
          <w:sz w:val="24"/>
          <w:szCs w:val="24"/>
        </w:rPr>
        <w:t xml:space="preserve"> most frequent value, 52.7, was assigned 2,695 times. The decimal digits are far from uniform (Figure </w:t>
      </w:r>
      <w:r w:rsidR="004C3C24" w:rsidRPr="4950714D">
        <w:rPr>
          <w:rFonts w:ascii="Times New Roman" w:hAnsi="Times New Roman" w:cs="Times New Roman"/>
          <w:sz w:val="24"/>
          <w:szCs w:val="24"/>
        </w:rPr>
        <w:t>S</w:t>
      </w:r>
      <w:r w:rsidRPr="4950714D">
        <w:rPr>
          <w:rFonts w:ascii="Times New Roman" w:hAnsi="Times New Roman" w:cs="Times New Roman"/>
          <w:sz w:val="24"/>
          <w:szCs w:val="24"/>
        </w:rPr>
        <w:t xml:space="preserve">.3, inset): </w:t>
      </w:r>
      <w:r w:rsidR="000E2C9A" w:rsidRPr="4950714D">
        <w:rPr>
          <w:rFonts w:ascii="Times New Roman" w:hAnsi="Times New Roman" w:cs="Times New Roman"/>
          <w:sz w:val="24"/>
          <w:szCs w:val="24"/>
        </w:rPr>
        <w:t xml:space="preserve">the decimal </w:t>
      </w:r>
      <w:r w:rsidR="005B3B33" w:rsidRPr="4950714D">
        <w:rPr>
          <w:rFonts w:ascii="Times New Roman" w:hAnsi="Times New Roman" w:cs="Times New Roman"/>
          <w:sz w:val="24"/>
          <w:szCs w:val="24"/>
        </w:rPr>
        <w:t>digits</w:t>
      </w:r>
      <w:r w:rsidR="001424C6" w:rsidRPr="4950714D">
        <w:rPr>
          <w:rFonts w:ascii="Times New Roman" w:hAnsi="Times New Roman" w:cs="Times New Roman"/>
          <w:sz w:val="24"/>
          <w:szCs w:val="24"/>
        </w:rPr>
        <w:t xml:space="preserve"> 7 and 8</w:t>
      </w:r>
      <w:r w:rsidRPr="4950714D">
        <w:rPr>
          <w:rFonts w:ascii="Times New Roman" w:hAnsi="Times New Roman" w:cs="Times New Roman"/>
          <w:sz w:val="24"/>
          <w:szCs w:val="24"/>
        </w:rPr>
        <w:t xml:space="preserve"> make up 44% of all scores, whereas </w:t>
      </w:r>
      <w:r w:rsidR="006C658B" w:rsidRPr="4950714D">
        <w:rPr>
          <w:rFonts w:ascii="Times New Roman" w:hAnsi="Times New Roman" w:cs="Times New Roman"/>
          <w:sz w:val="24"/>
          <w:szCs w:val="24"/>
        </w:rPr>
        <w:t>0</w:t>
      </w:r>
      <w:r w:rsidRPr="4950714D">
        <w:rPr>
          <w:rFonts w:ascii="Times New Roman" w:hAnsi="Times New Roman" w:cs="Times New Roman"/>
          <w:sz w:val="24"/>
          <w:szCs w:val="24"/>
        </w:rPr>
        <w:t xml:space="preserve"> and </w:t>
      </w:r>
      <w:r w:rsidR="006C658B" w:rsidRPr="4950714D">
        <w:rPr>
          <w:rFonts w:ascii="Times New Roman" w:hAnsi="Times New Roman" w:cs="Times New Roman"/>
          <w:sz w:val="24"/>
          <w:szCs w:val="24"/>
        </w:rPr>
        <w:t>5</w:t>
      </w:r>
      <w:r w:rsidRPr="4950714D">
        <w:rPr>
          <w:rFonts w:ascii="Times New Roman" w:hAnsi="Times New Roman" w:cs="Times New Roman"/>
          <w:sz w:val="24"/>
          <w:szCs w:val="24"/>
        </w:rPr>
        <w:t xml:space="preserve"> almost never occur</w:t>
      </w:r>
      <w:r w:rsidR="00197320" w:rsidRPr="4950714D">
        <w:rPr>
          <w:rFonts w:ascii="Times New Roman" w:hAnsi="Times New Roman" w:cs="Times New Roman"/>
          <w:sz w:val="24"/>
          <w:szCs w:val="24"/>
        </w:rPr>
        <w:t xml:space="preserve"> (which is opposite to human </w:t>
      </w:r>
      <w:r w:rsidR="00BD2290" w:rsidRPr="4950714D">
        <w:rPr>
          <w:rFonts w:ascii="Times New Roman" w:hAnsi="Times New Roman" w:cs="Times New Roman"/>
          <w:sz w:val="24"/>
          <w:szCs w:val="24"/>
        </w:rPr>
        <w:t>behavioural</w:t>
      </w:r>
      <w:r w:rsidR="00197320" w:rsidRPr="4950714D">
        <w:rPr>
          <w:rFonts w:ascii="Times New Roman" w:hAnsi="Times New Roman" w:cs="Times New Roman"/>
          <w:sz w:val="24"/>
          <w:szCs w:val="24"/>
        </w:rPr>
        <w:t xml:space="preserve"> patterns</w:t>
      </w:r>
      <w:r w:rsidR="00644E39" w:rsidRPr="4950714D">
        <w:rPr>
          <w:rFonts w:ascii="Times New Roman" w:hAnsi="Times New Roman" w:cs="Times New Roman"/>
          <w:sz w:val="24"/>
          <w:szCs w:val="24"/>
        </w:rPr>
        <w:t xml:space="preserve">, who tend to round to </w:t>
      </w:r>
      <w:commentRangeStart w:id="252"/>
      <w:r w:rsidR="00644E39" w:rsidRPr="4950714D">
        <w:rPr>
          <w:rFonts w:ascii="Times New Roman" w:hAnsi="Times New Roman" w:cs="Times New Roman"/>
          <w:sz w:val="24"/>
          <w:szCs w:val="24"/>
        </w:rPr>
        <w:t>0 and 5</w:t>
      </w:r>
      <w:commentRangeEnd w:id="252"/>
      <w:r w:rsidR="00932B1F">
        <w:rPr>
          <w:rStyle w:val="CommentReference"/>
          <w:rFonts w:ascii="Times New Roman" w:hAnsi="Times New Roman" w:cs="Times New Roman"/>
          <w:sz w:val="24"/>
          <w:szCs w:val="24"/>
          <w:vertAlign w:val="superscript"/>
        </w:rPr>
        <w:commentReference w:id="252"/>
      </w:r>
      <w:r w:rsidR="006F591F">
        <w:rPr>
          <w:rStyle w:val="FootnoteReference"/>
          <w:rFonts w:ascii="Times New Roman" w:hAnsi="Times New Roman" w:cs="Times New Roman"/>
          <w:sz w:val="24"/>
          <w:szCs w:val="24"/>
        </w:rPr>
        <w:footnoteReference w:id="3"/>
      </w:r>
      <w:r w:rsidR="00197320" w:rsidRPr="4950714D">
        <w:rPr>
          <w:rFonts w:ascii="Times New Roman" w:hAnsi="Times New Roman" w:cs="Times New Roman"/>
          <w:sz w:val="24"/>
          <w:szCs w:val="24"/>
        </w:rPr>
        <w:t>)</w:t>
      </w:r>
      <w:r w:rsidRPr="4950714D">
        <w:rPr>
          <w:rFonts w:ascii="Times New Roman" w:hAnsi="Times New Roman" w:cs="Times New Roman"/>
          <w:sz w:val="24"/>
          <w:szCs w:val="24"/>
        </w:rPr>
        <w:t>.</w:t>
      </w:r>
      <w:r w:rsidR="00A472B3" w:rsidRPr="4950714D">
        <w:rPr>
          <w:rFonts w:ascii="Times New Roman" w:hAnsi="Times New Roman" w:cs="Times New Roman"/>
          <w:sz w:val="24"/>
          <w:szCs w:val="24"/>
        </w:rPr>
        <w:t xml:space="preserve"> Th</w:t>
      </w:r>
      <w:r w:rsidR="00305561">
        <w:rPr>
          <w:rFonts w:ascii="Times New Roman" w:hAnsi="Times New Roman" w:cs="Times New Roman"/>
          <w:sz w:val="24"/>
          <w:szCs w:val="24"/>
        </w:rPr>
        <w:t>e observed distribution</w:t>
      </w:r>
      <w:r w:rsidR="004D3B24" w:rsidRPr="4950714D">
        <w:rPr>
          <w:rFonts w:ascii="Times New Roman" w:hAnsi="Times New Roman" w:cs="Times New Roman"/>
          <w:sz w:val="24"/>
          <w:szCs w:val="24"/>
        </w:rPr>
        <w:t xml:space="preserve"> most likely</w:t>
      </w:r>
      <w:r w:rsidR="00A472B3" w:rsidRPr="4950714D">
        <w:rPr>
          <w:rFonts w:ascii="Times New Roman" w:hAnsi="Times New Roman" w:cs="Times New Roman"/>
          <w:sz w:val="24"/>
          <w:szCs w:val="24"/>
        </w:rPr>
        <w:t xml:space="preserve"> </w:t>
      </w:r>
      <w:r w:rsidR="00810148" w:rsidRPr="4950714D">
        <w:rPr>
          <w:rFonts w:ascii="Times New Roman" w:hAnsi="Times New Roman" w:cs="Times New Roman"/>
          <w:sz w:val="24"/>
          <w:szCs w:val="24"/>
        </w:rPr>
        <w:t>occurs as a LLM-model artefact</w:t>
      </w:r>
      <w:r w:rsidR="0055771A" w:rsidRPr="4950714D">
        <w:rPr>
          <w:rFonts w:ascii="Times New Roman" w:hAnsi="Times New Roman" w:cs="Times New Roman"/>
          <w:sz w:val="24"/>
          <w:szCs w:val="24"/>
        </w:rPr>
        <w:t xml:space="preserve"> resulting from the </w:t>
      </w:r>
      <w:r w:rsidR="001C3D28" w:rsidRPr="4950714D">
        <w:rPr>
          <w:rFonts w:ascii="Times New Roman" w:hAnsi="Times New Roman" w:cs="Times New Roman"/>
          <w:sz w:val="24"/>
          <w:szCs w:val="24"/>
        </w:rPr>
        <w:t xml:space="preserve">instruction to </w:t>
      </w:r>
      <w:r w:rsidR="00D2704A" w:rsidRPr="4950714D">
        <w:rPr>
          <w:rFonts w:ascii="Times New Roman" w:hAnsi="Times New Roman" w:cs="Times New Roman"/>
          <w:sz w:val="24"/>
          <w:szCs w:val="24"/>
        </w:rPr>
        <w:t>rate the article “</w:t>
      </w:r>
      <w:r w:rsidR="00650A10" w:rsidRPr="4950714D">
        <w:rPr>
          <w:rFonts w:ascii="Times New Roman" w:hAnsi="Times New Roman" w:cs="Times New Roman"/>
          <w:sz w:val="24"/>
          <w:szCs w:val="24"/>
        </w:rPr>
        <w:t>precisely</w:t>
      </w:r>
      <w:r w:rsidR="00E31604" w:rsidRPr="4950714D">
        <w:rPr>
          <w:rFonts w:ascii="Times New Roman" w:hAnsi="Times New Roman" w:cs="Times New Roman"/>
          <w:sz w:val="24"/>
          <w:szCs w:val="24"/>
        </w:rPr>
        <w:t xml:space="preserve">” </w:t>
      </w:r>
      <w:r w:rsidR="00FB3231" w:rsidRPr="4950714D">
        <w:rPr>
          <w:rFonts w:ascii="Times New Roman" w:hAnsi="Times New Roman" w:cs="Times New Roman"/>
          <w:sz w:val="24"/>
          <w:szCs w:val="24"/>
        </w:rPr>
        <w:t>on a continuous scale</w:t>
      </w:r>
      <w:r w:rsidR="00560581" w:rsidRPr="4950714D">
        <w:rPr>
          <w:rFonts w:ascii="Times New Roman" w:hAnsi="Times New Roman" w:cs="Times New Roman"/>
          <w:sz w:val="24"/>
          <w:szCs w:val="24"/>
        </w:rPr>
        <w:t xml:space="preserve">, </w:t>
      </w:r>
      <w:r w:rsidR="00777672" w:rsidRPr="4950714D">
        <w:rPr>
          <w:rFonts w:ascii="Times New Roman" w:hAnsi="Times New Roman" w:cs="Times New Roman"/>
          <w:sz w:val="24"/>
          <w:szCs w:val="24"/>
        </w:rPr>
        <w:t xml:space="preserve">and the model </w:t>
      </w:r>
      <w:r w:rsidR="00991DD9" w:rsidRPr="4950714D">
        <w:rPr>
          <w:rFonts w:ascii="Times New Roman" w:hAnsi="Times New Roman" w:cs="Times New Roman"/>
          <w:sz w:val="24"/>
          <w:szCs w:val="24"/>
        </w:rPr>
        <w:t>appears to avoid round decimals to signal such precision</w:t>
      </w:r>
      <w:r w:rsidR="00301379" w:rsidRPr="4950714D">
        <w:rPr>
          <w:rFonts w:ascii="Times New Roman" w:hAnsi="Times New Roman" w:cs="Times New Roman"/>
          <w:sz w:val="24"/>
          <w:szCs w:val="24"/>
        </w:rPr>
        <w:t xml:space="preserve">. </w:t>
      </w:r>
      <w:r w:rsidR="00F47E49" w:rsidRPr="4950714D">
        <w:rPr>
          <w:rFonts w:ascii="Times New Roman" w:hAnsi="Times New Roman" w:cs="Times New Roman"/>
          <w:sz w:val="24"/>
          <w:szCs w:val="24"/>
        </w:rPr>
        <w:t xml:space="preserve">Therefore, </w:t>
      </w:r>
      <w:r w:rsidR="00FE670E" w:rsidRPr="4950714D">
        <w:rPr>
          <w:rFonts w:ascii="Times New Roman" w:hAnsi="Times New Roman" w:cs="Times New Roman"/>
          <w:sz w:val="24"/>
          <w:szCs w:val="24"/>
        </w:rPr>
        <w:t>g</w:t>
      </w:r>
      <w:r w:rsidR="004639A5" w:rsidRPr="4950714D">
        <w:rPr>
          <w:rFonts w:ascii="Times New Roman" w:hAnsi="Times New Roman" w:cs="Times New Roman"/>
          <w:sz w:val="24"/>
          <w:szCs w:val="24"/>
        </w:rPr>
        <w:t>iven this ar</w:t>
      </w:r>
      <w:r w:rsidR="003A0248" w:rsidRPr="4950714D">
        <w:rPr>
          <w:rFonts w:ascii="Times New Roman" w:hAnsi="Times New Roman" w:cs="Times New Roman"/>
          <w:sz w:val="24"/>
          <w:szCs w:val="24"/>
        </w:rPr>
        <w:t>tifact</w:t>
      </w:r>
      <w:r w:rsidR="00903BC6" w:rsidRPr="4950714D">
        <w:rPr>
          <w:rFonts w:ascii="Times New Roman" w:hAnsi="Times New Roman" w:cs="Times New Roman"/>
          <w:sz w:val="24"/>
          <w:szCs w:val="24"/>
        </w:rPr>
        <w:t xml:space="preserve"> and </w:t>
      </w:r>
      <w:r w:rsidR="003A0248" w:rsidRPr="4950714D">
        <w:rPr>
          <w:rFonts w:ascii="Times New Roman" w:hAnsi="Times New Roman" w:cs="Times New Roman"/>
          <w:sz w:val="24"/>
          <w:szCs w:val="24"/>
        </w:rPr>
        <w:t>the run-to-run standa</w:t>
      </w:r>
      <w:r w:rsidR="00041B22" w:rsidRPr="4950714D">
        <w:rPr>
          <w:rFonts w:ascii="Times New Roman" w:hAnsi="Times New Roman" w:cs="Times New Roman"/>
          <w:sz w:val="24"/>
          <w:szCs w:val="24"/>
        </w:rPr>
        <w:t>r</w:t>
      </w:r>
      <w:r w:rsidR="003A0248" w:rsidRPr="4950714D">
        <w:rPr>
          <w:rFonts w:ascii="Times New Roman" w:hAnsi="Times New Roman" w:cs="Times New Roman"/>
          <w:sz w:val="24"/>
          <w:szCs w:val="24"/>
        </w:rPr>
        <w:t>d deviation of about 2 points</w:t>
      </w:r>
      <w:r w:rsidR="00FB6A3F" w:rsidRPr="4950714D">
        <w:rPr>
          <w:rFonts w:ascii="Times New Roman" w:hAnsi="Times New Roman" w:cs="Times New Roman"/>
          <w:sz w:val="24"/>
          <w:szCs w:val="24"/>
        </w:rPr>
        <w:t xml:space="preserve"> (Section </w:t>
      </w:r>
      <w:r w:rsidR="000F35D0">
        <w:rPr>
          <w:rFonts w:ascii="Times New Roman" w:hAnsi="Times New Roman" w:cs="Times New Roman"/>
          <w:sz w:val="24"/>
          <w:szCs w:val="24"/>
        </w:rPr>
        <w:t>S.9</w:t>
      </w:r>
      <w:r w:rsidR="00FB6A3F" w:rsidRPr="4950714D">
        <w:rPr>
          <w:rFonts w:ascii="Times New Roman" w:hAnsi="Times New Roman" w:cs="Times New Roman"/>
          <w:sz w:val="24"/>
          <w:szCs w:val="24"/>
        </w:rPr>
        <w:t xml:space="preserve">), </w:t>
      </w:r>
      <w:commentRangeStart w:id="253"/>
      <w:commentRangeStart w:id="254"/>
      <w:r w:rsidR="00133D23" w:rsidRPr="4950714D">
        <w:rPr>
          <w:rFonts w:ascii="Times New Roman" w:hAnsi="Times New Roman" w:cs="Times New Roman"/>
          <w:sz w:val="24"/>
          <w:szCs w:val="24"/>
        </w:rPr>
        <w:t>LENS scores should be compared at a resolution of a few points, not at the first decimal.</w:t>
      </w:r>
      <w:commentRangeEnd w:id="251"/>
      <w:r w:rsidR="00BA0E92" w:rsidRPr="4950714D">
        <w:rPr>
          <w:rStyle w:val="CommentReference"/>
          <w:rFonts w:ascii="Times New Roman" w:hAnsi="Times New Roman" w:cs="Times New Roman"/>
          <w:sz w:val="24"/>
          <w:szCs w:val="24"/>
        </w:rPr>
        <w:commentReference w:id="251"/>
      </w:r>
      <w:r w:rsidR="00301379" w:rsidRPr="4950714D">
        <w:rPr>
          <w:rFonts w:ascii="Times New Roman" w:hAnsi="Times New Roman" w:cs="Times New Roman"/>
          <w:sz w:val="24"/>
          <w:szCs w:val="24"/>
        </w:rPr>
        <w:t xml:space="preserve"> </w:t>
      </w:r>
      <w:commentRangeEnd w:id="253"/>
      <w:r w:rsidR="009F6699" w:rsidRPr="4950714D">
        <w:rPr>
          <w:rStyle w:val="CommentReference"/>
          <w:rFonts w:ascii="Times New Roman" w:hAnsi="Times New Roman" w:cs="Times New Roman"/>
          <w:sz w:val="24"/>
          <w:szCs w:val="24"/>
        </w:rPr>
        <w:commentReference w:id="253"/>
      </w:r>
      <w:commentRangeEnd w:id="254"/>
      <w:r w:rsidRPr="4950714D">
        <w:rPr>
          <w:rStyle w:val="CommentReference"/>
          <w:rFonts w:ascii="Times New Roman" w:hAnsi="Times New Roman" w:cs="Times New Roman"/>
          <w:sz w:val="24"/>
          <w:szCs w:val="24"/>
        </w:rPr>
        <w:commentReference w:id="254"/>
      </w:r>
      <w:r w:rsidR="00301379" w:rsidRPr="4950714D">
        <w:rPr>
          <w:rFonts w:ascii="Times New Roman" w:hAnsi="Times New Roman" w:cs="Times New Roman"/>
          <w:sz w:val="24"/>
          <w:szCs w:val="24"/>
        </w:rPr>
        <w:t xml:space="preserve">But the same can be said </w:t>
      </w:r>
      <w:r w:rsidR="00FF0C6A" w:rsidRPr="4950714D">
        <w:rPr>
          <w:rFonts w:ascii="Times New Roman" w:hAnsi="Times New Roman" w:cs="Times New Roman"/>
          <w:sz w:val="24"/>
          <w:szCs w:val="24"/>
        </w:rPr>
        <w:t xml:space="preserve">even to an higher extend </w:t>
      </w:r>
      <w:r w:rsidR="00301379" w:rsidRPr="4950714D">
        <w:rPr>
          <w:rFonts w:ascii="Times New Roman" w:hAnsi="Times New Roman" w:cs="Times New Roman"/>
          <w:sz w:val="24"/>
          <w:szCs w:val="24"/>
        </w:rPr>
        <w:t>for human experts</w:t>
      </w:r>
      <w:r w:rsidR="00B434B6" w:rsidRPr="4950714D">
        <w:rPr>
          <w:rFonts w:ascii="Times New Roman" w:hAnsi="Times New Roman" w:cs="Times New Roman"/>
          <w:sz w:val="24"/>
          <w:szCs w:val="24"/>
        </w:rPr>
        <w:t xml:space="preserve"> with their</w:t>
      </w:r>
      <w:r w:rsidR="00EA209E" w:rsidRPr="4950714D">
        <w:rPr>
          <w:rFonts w:ascii="Times New Roman" w:hAnsi="Times New Roman" w:cs="Times New Roman"/>
          <w:sz w:val="24"/>
          <w:szCs w:val="24"/>
        </w:rPr>
        <w:t xml:space="preserve"> average</w:t>
      </w:r>
      <w:r w:rsidR="00B434B6" w:rsidRPr="4950714D">
        <w:rPr>
          <w:rFonts w:ascii="Times New Roman" w:hAnsi="Times New Roman" w:cs="Times New Roman"/>
          <w:sz w:val="24"/>
          <w:szCs w:val="24"/>
        </w:rPr>
        <w:t xml:space="preserve"> standard </w:t>
      </w:r>
      <w:r w:rsidR="00216063" w:rsidRPr="4950714D">
        <w:rPr>
          <w:rFonts w:ascii="Times New Roman" w:hAnsi="Times New Roman" w:cs="Times New Roman"/>
          <w:sz w:val="24"/>
          <w:szCs w:val="24"/>
        </w:rPr>
        <w:t xml:space="preserve">deviation of </w:t>
      </w:r>
      <w:r w:rsidR="003944A6">
        <w:rPr>
          <w:rFonts w:ascii="Times New Roman" w:hAnsi="Times New Roman" w:cs="Times New Roman"/>
          <w:sz w:val="24"/>
          <w:szCs w:val="24"/>
        </w:rPr>
        <w:t>21.</w:t>
      </w:r>
      <w:r w:rsidR="00D75D3A">
        <w:rPr>
          <w:rFonts w:ascii="Times New Roman" w:hAnsi="Times New Roman" w:cs="Times New Roman"/>
          <w:sz w:val="24"/>
          <w:szCs w:val="24"/>
        </w:rPr>
        <w:t>59</w:t>
      </w:r>
      <w:r w:rsidR="00F70E32">
        <w:rPr>
          <w:rFonts w:ascii="Times New Roman" w:hAnsi="Times New Roman" w:cs="Times New Roman"/>
          <w:sz w:val="24"/>
          <w:szCs w:val="24"/>
        </w:rPr>
        <w:t xml:space="preserve"> between ratings on individual publication</w:t>
      </w:r>
      <w:commentRangeStart w:id="255"/>
      <w:commentRangeStart w:id="256"/>
      <w:commentRangeStart w:id="257"/>
      <w:commentRangeStart w:id="258"/>
      <w:r w:rsidR="00EA209E" w:rsidRPr="4950714D">
        <w:rPr>
          <w:rFonts w:ascii="Times New Roman" w:hAnsi="Times New Roman" w:cs="Times New Roman"/>
          <w:sz w:val="24"/>
          <w:szCs w:val="24"/>
        </w:rPr>
        <w:t>s</w:t>
      </w:r>
      <w:commentRangeEnd w:id="255"/>
      <w:r w:rsidR="000E10A5" w:rsidRPr="4950714D">
        <w:rPr>
          <w:rStyle w:val="CommentReference"/>
          <w:rFonts w:ascii="Times New Roman" w:hAnsi="Times New Roman" w:cs="Times New Roman"/>
          <w:sz w:val="24"/>
          <w:szCs w:val="24"/>
        </w:rPr>
        <w:commentReference w:id="255"/>
      </w:r>
      <w:commentRangeEnd w:id="256"/>
      <w:r w:rsidR="00FF71E0" w:rsidRPr="4950714D">
        <w:rPr>
          <w:rStyle w:val="CommentReference"/>
          <w:rFonts w:ascii="Times New Roman" w:hAnsi="Times New Roman" w:cs="Times New Roman"/>
          <w:sz w:val="24"/>
          <w:szCs w:val="24"/>
        </w:rPr>
        <w:commentReference w:id="256"/>
      </w:r>
      <w:commentRangeEnd w:id="257"/>
      <w:r w:rsidR="00F70E32" w:rsidRPr="4950714D">
        <w:rPr>
          <w:rStyle w:val="CommentReference"/>
          <w:rFonts w:ascii="Times New Roman" w:hAnsi="Times New Roman" w:cs="Times New Roman"/>
          <w:sz w:val="24"/>
          <w:szCs w:val="24"/>
        </w:rPr>
        <w:commentReference w:id="257"/>
      </w:r>
      <w:commentRangeEnd w:id="258"/>
      <w:r w:rsidR="00493F48" w:rsidRPr="4950714D">
        <w:rPr>
          <w:rStyle w:val="CommentReference"/>
          <w:rFonts w:ascii="Times New Roman" w:hAnsi="Times New Roman" w:cs="Times New Roman"/>
          <w:sz w:val="24"/>
          <w:szCs w:val="24"/>
        </w:rPr>
        <w:commentReference w:id="258"/>
      </w:r>
      <w:r w:rsidR="00216063" w:rsidRPr="4950714D">
        <w:rPr>
          <w:rFonts w:ascii="Times New Roman" w:hAnsi="Times New Roman" w:cs="Times New Roman"/>
          <w:sz w:val="24"/>
          <w:szCs w:val="24"/>
        </w:rPr>
        <w:t>,</w:t>
      </w:r>
      <w:r w:rsidR="00301379" w:rsidRPr="4950714D">
        <w:rPr>
          <w:rFonts w:ascii="Times New Roman" w:hAnsi="Times New Roman" w:cs="Times New Roman"/>
          <w:sz w:val="24"/>
          <w:szCs w:val="24"/>
        </w:rPr>
        <w:t xml:space="preserve"> who also tend to certain values and do not use the full scale as can be seen in the expert rating width in Figure </w:t>
      </w:r>
      <w:r w:rsidR="004C3C24" w:rsidRPr="4950714D">
        <w:rPr>
          <w:rFonts w:ascii="Times New Roman" w:hAnsi="Times New Roman" w:cs="Times New Roman"/>
          <w:sz w:val="24"/>
          <w:szCs w:val="24"/>
        </w:rPr>
        <w:t>S</w:t>
      </w:r>
      <w:r w:rsidR="00301379" w:rsidRPr="4950714D">
        <w:rPr>
          <w:rFonts w:ascii="Times New Roman" w:hAnsi="Times New Roman" w:cs="Times New Roman"/>
          <w:sz w:val="24"/>
          <w:szCs w:val="24"/>
        </w:rPr>
        <w:t>.5.</w:t>
      </w:r>
    </w:p>
    <w:p w14:paraId="0BC14ADB" w14:textId="089DCFCB" w:rsidR="00B54079" w:rsidRPr="00DA58D6" w:rsidRDefault="0094368F" w:rsidP="008E7606">
      <w:pPr>
        <w:spacing w:after="100" w:line="480" w:lineRule="auto"/>
        <w:jc w:val="center"/>
        <w:rPr>
          <w:rFonts w:ascii="Times New Roman" w:hAnsi="Times New Roman" w:cs="Times New Roman"/>
        </w:rPr>
      </w:pPr>
      <w:r w:rsidRPr="008B138A">
        <w:rPr>
          <w:rFonts w:ascii="Times New Roman" w:hAnsi="Times New Roman" w:cs="Times New Roman"/>
          <w:noProof/>
        </w:rPr>
        <w:drawing>
          <wp:inline distT="0" distB="0" distL="0" distR="0" wp14:anchorId="18AC8BE6" wp14:editId="573142F0">
            <wp:extent cx="5102362" cy="3456439"/>
            <wp:effectExtent l="0" t="0" r="3175" b="0"/>
            <wp:docPr id="1430451386" name="Grafik 6">
              <a:extLst xmlns:a="http://schemas.openxmlformats.org/drawingml/2006/main">
                <a:ext uri="{FF2B5EF4-FFF2-40B4-BE49-F238E27FC236}">
                  <a16:creationId xmlns:a16="http://schemas.microsoft.com/office/drawing/2014/main" id="{D89AA801-6701-4F9A-BBCD-CC2E131D3F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1386" name="Grafik 14304513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2362" cy="3456439"/>
                    </a:xfrm>
                    <a:prstGeom prst="rect">
                      <a:avLst/>
                    </a:prstGeom>
                  </pic:spPr>
                </pic:pic>
              </a:graphicData>
            </a:graphic>
          </wp:inline>
        </w:drawing>
      </w:r>
    </w:p>
    <w:p w14:paraId="77C233B0" w14:textId="7DBC3707" w:rsidR="00661063" w:rsidRDefault="00661063">
      <w:pPr>
        <w:spacing w:after="100" w:line="480" w:lineRule="auto"/>
        <w:rPr>
          <w:ins w:id="260" w:author="charlaynew" w:date="2026-10-29T20:14:00Z" w16du:dateUtc="2026-10-29T20:14:18Z"/>
        </w:rPr>
        <w:pPrChange w:id="261" w:author="charlaynew" w:date="2026-10-29T20:12:00Z">
          <w:pPr>
            <w:spacing w:after="100" w:line="480" w:lineRule="auto"/>
            <w:jc w:val="center"/>
          </w:pPr>
        </w:pPrChange>
      </w:pPr>
      <w:r w:rsidRPr="6C5DD9BA">
        <w:rPr>
          <w:rFonts w:ascii="Times New Roman" w:hAnsi="Times New Roman" w:cs="Times New Roman"/>
          <w:b/>
          <w:bCs/>
        </w:rPr>
        <w:t xml:space="preserve">Figure </w:t>
      </w:r>
      <w:r w:rsidR="004C3C24" w:rsidRPr="6C5DD9BA">
        <w:rPr>
          <w:rFonts w:ascii="Times New Roman" w:hAnsi="Times New Roman" w:cs="Times New Roman"/>
          <w:b/>
          <w:bCs/>
        </w:rPr>
        <w:t>S</w:t>
      </w:r>
      <w:r w:rsidRPr="6C5DD9BA">
        <w:rPr>
          <w:rFonts w:ascii="Times New Roman" w:hAnsi="Times New Roman" w:cs="Times New Roman"/>
          <w:b/>
          <w:bCs/>
        </w:rPr>
        <w:t>.</w:t>
      </w:r>
      <w:r w:rsidR="00371421" w:rsidRPr="6C5DD9BA">
        <w:rPr>
          <w:rFonts w:ascii="Times New Roman" w:hAnsi="Times New Roman" w:cs="Times New Roman"/>
          <w:b/>
          <w:bCs/>
        </w:rPr>
        <w:t xml:space="preserve">3. </w:t>
      </w:r>
      <w:r w:rsidR="00EE7819" w:rsidRPr="6C5DD9BA">
        <w:rPr>
          <w:rFonts w:ascii="Times New Roman" w:hAnsi="Times New Roman" w:cs="Times New Roman"/>
        </w:rPr>
        <w:t>Distribution</w:t>
      </w:r>
      <w:r w:rsidR="00573F39" w:rsidRPr="6C5DD9BA">
        <w:rPr>
          <w:rFonts w:ascii="Times New Roman" w:hAnsi="Times New Roman" w:cs="Times New Roman"/>
        </w:rPr>
        <w:t xml:space="preserve"> of </w:t>
      </w:r>
      <w:r w:rsidR="00A864BA" w:rsidRPr="6C5DD9BA">
        <w:rPr>
          <w:rFonts w:ascii="Times New Roman" w:hAnsi="Times New Roman" w:cs="Times New Roman"/>
        </w:rPr>
        <w:t xml:space="preserve">LENS </w:t>
      </w:r>
      <w:del w:id="262" w:author="charlaynew" w:date="2026-10-29T20:13:00Z" w16du:dateUtc="2026-10-29T20:13:29Z">
        <w:r w:rsidRPr="6C5DD9BA" w:rsidDel="00C1004D">
          <w:rPr>
            <w:rFonts w:ascii="Times New Roman" w:hAnsi="Times New Roman" w:cs="Times New Roman"/>
          </w:rPr>
          <w:delText>n</w:delText>
        </w:r>
      </w:del>
      <w:ins w:id="263" w:author="charlaynew" w:date="2026-10-29T20:13:00Z" w16du:dateUtc="2026-10-29T20:13:30Z">
        <w:r w:rsidR="0C989971" w:rsidRPr="6C5DD9BA">
          <w:rPr>
            <w:rFonts w:ascii="Times New Roman" w:hAnsi="Times New Roman" w:cs="Times New Roman"/>
          </w:rPr>
          <w:t>N</w:t>
        </w:r>
      </w:ins>
      <w:r w:rsidR="00C1004D" w:rsidRPr="6C5DD9BA">
        <w:rPr>
          <w:rFonts w:ascii="Times New Roman" w:hAnsi="Times New Roman" w:cs="Times New Roman"/>
        </w:rPr>
        <w:t xml:space="preserve">ovelty </w:t>
      </w:r>
      <w:del w:id="264" w:author="charlaynew" w:date="2026-10-29T20:13:00Z" w16du:dateUtc="2026-10-29T20:13:40Z">
        <w:r w:rsidRPr="6C5DD9BA" w:rsidDel="00A864BA">
          <w:rPr>
            <w:rFonts w:ascii="Times New Roman" w:hAnsi="Times New Roman" w:cs="Times New Roman"/>
          </w:rPr>
          <w:delText>s</w:delText>
        </w:r>
      </w:del>
      <w:ins w:id="265" w:author="charlaynew" w:date="2026-10-29T20:13:00Z" w16du:dateUtc="2026-10-29T20:13:40Z">
        <w:r w:rsidR="5AB9EF09" w:rsidRPr="6C5DD9BA">
          <w:rPr>
            <w:rFonts w:ascii="Times New Roman" w:hAnsi="Times New Roman" w:cs="Times New Roman"/>
          </w:rPr>
          <w:t>S</w:t>
        </w:r>
      </w:ins>
      <w:r w:rsidR="00A864BA" w:rsidRPr="6C5DD9BA">
        <w:rPr>
          <w:rFonts w:ascii="Times New Roman" w:hAnsi="Times New Roman" w:cs="Times New Roman"/>
        </w:rPr>
        <w:t>cores</w:t>
      </w:r>
      <w:r w:rsidR="00C1004D" w:rsidRPr="6C5DD9BA">
        <w:rPr>
          <w:rFonts w:ascii="Times New Roman" w:hAnsi="Times New Roman" w:cs="Times New Roman"/>
        </w:rPr>
        <w:t xml:space="preserve"> on the </w:t>
      </w:r>
      <w:r w:rsidR="00CE1252" w:rsidRPr="6C5DD9BA">
        <w:rPr>
          <w:rFonts w:ascii="Times New Roman" w:hAnsi="Times New Roman" w:cs="Times New Roman"/>
        </w:rPr>
        <w:t xml:space="preserve">Challenge </w:t>
      </w:r>
      <w:del w:id="266" w:author="charlaynew" w:date="2026-10-29T20:13:00Z" w16du:dateUtc="2026-10-29T20:13:49Z">
        <w:r w:rsidRPr="6C5DD9BA" w:rsidDel="00C1004D">
          <w:rPr>
            <w:rFonts w:ascii="Times New Roman" w:hAnsi="Times New Roman" w:cs="Times New Roman"/>
          </w:rPr>
          <w:delText>d</w:delText>
        </w:r>
      </w:del>
      <w:ins w:id="267" w:author="charlaynew" w:date="2026-10-29T20:13:00Z" w16du:dateUtc="2026-10-29T20:13:49Z">
        <w:r w:rsidR="03AB1878" w:rsidRPr="6C5DD9BA">
          <w:rPr>
            <w:rFonts w:ascii="Times New Roman" w:hAnsi="Times New Roman" w:cs="Times New Roman"/>
          </w:rPr>
          <w:t>D</w:t>
        </w:r>
      </w:ins>
      <w:r w:rsidR="00C1004D" w:rsidRPr="6C5DD9BA">
        <w:rPr>
          <w:rFonts w:ascii="Times New Roman" w:hAnsi="Times New Roman" w:cs="Times New Roman"/>
        </w:rPr>
        <w:t>ata</w:t>
      </w:r>
      <w:ins w:id="268" w:author="charlaynew" w:date="2026-10-29T20:13:00Z" w16du:dateUtc="2026-10-29T20:13:51Z">
        <w:r w:rsidR="32140F13" w:rsidRPr="6C5DD9BA">
          <w:rPr>
            <w:rFonts w:ascii="Times New Roman" w:hAnsi="Times New Roman" w:cs="Times New Roman"/>
          </w:rPr>
          <w:t xml:space="preserve"> </w:t>
        </w:r>
      </w:ins>
      <w:del w:id="269" w:author="charlaynew" w:date="2026-10-29T20:13:00Z" w16du:dateUtc="2026-10-29T20:13:55Z">
        <w:r w:rsidRPr="6C5DD9BA" w:rsidDel="00C1004D">
          <w:rPr>
            <w:rFonts w:ascii="Times New Roman" w:hAnsi="Times New Roman" w:cs="Times New Roman"/>
          </w:rPr>
          <w:delText>s</w:delText>
        </w:r>
      </w:del>
      <w:ins w:id="270" w:author="charlaynew" w:date="2026-10-29T20:13:00Z" w16du:dateUtc="2026-10-29T20:13:55Z">
        <w:r w:rsidR="7CDB167A" w:rsidRPr="6C5DD9BA">
          <w:rPr>
            <w:rFonts w:ascii="Times New Roman" w:hAnsi="Times New Roman" w:cs="Times New Roman"/>
          </w:rPr>
          <w:t>S</w:t>
        </w:r>
      </w:ins>
      <w:r w:rsidR="00C1004D" w:rsidRPr="6C5DD9BA">
        <w:rPr>
          <w:rFonts w:ascii="Times New Roman" w:hAnsi="Times New Roman" w:cs="Times New Roman"/>
        </w:rPr>
        <w:t>et</w:t>
      </w:r>
      <w:r w:rsidR="00EC63B2" w:rsidRPr="6C5DD9BA">
        <w:rPr>
          <w:rFonts w:ascii="Times New Roman" w:hAnsi="Times New Roman" w:cs="Times New Roman"/>
        </w:rPr>
        <w:t xml:space="preserve"> </w:t>
      </w:r>
      <w:del w:id="271" w:author="charlaynew" w:date="2026-10-29T20:14:00Z" w16du:dateUtc="2026-10-29T20:14:05Z">
        <w:r w:rsidRPr="6C5DD9BA" w:rsidDel="00EC63B2">
          <w:rPr>
            <w:rFonts w:ascii="Times New Roman" w:hAnsi="Times New Roman" w:cs="Times New Roman"/>
          </w:rPr>
          <w:delText>(0.1-points bins with a smoothed curve)</w:delText>
        </w:r>
        <w:r w:rsidRPr="6C5DD9BA" w:rsidDel="00151571">
          <w:rPr>
            <w:rFonts w:ascii="Times New Roman" w:hAnsi="Times New Roman" w:cs="Times New Roman"/>
          </w:rPr>
          <w:delText xml:space="preserve">, share of papers in each </w:delText>
        </w:r>
        <w:r w:rsidRPr="6C5DD9BA" w:rsidDel="00E415F0">
          <w:rPr>
            <w:rFonts w:ascii="Times New Roman" w:hAnsi="Times New Roman" w:cs="Times New Roman"/>
          </w:rPr>
          <w:delText xml:space="preserve">category of </w:delText>
        </w:r>
        <w:r w:rsidRPr="6C5DD9BA" w:rsidDel="004E6DBB">
          <w:rPr>
            <w:rFonts w:ascii="Times New Roman" w:hAnsi="Times New Roman" w:cs="Times New Roman"/>
          </w:rPr>
          <w:delText>LENS scale</w:delText>
        </w:r>
        <w:r w:rsidRPr="6C5DD9BA" w:rsidDel="00014112">
          <w:rPr>
            <w:rFonts w:ascii="Times New Roman" w:hAnsi="Times New Roman" w:cs="Times New Roman"/>
          </w:rPr>
          <w:delText>,</w:delText>
        </w:r>
        <w:r w:rsidRPr="6C5DD9BA" w:rsidDel="00E42E15">
          <w:rPr>
            <w:rFonts w:ascii="Times New Roman" w:hAnsi="Times New Roman" w:cs="Times New Roman"/>
          </w:rPr>
          <w:delText xml:space="preserve"> </w:delText>
        </w:r>
        <w:r w:rsidRPr="6C5DD9BA" w:rsidDel="007E4D8D">
          <w:rPr>
            <w:rFonts w:ascii="Times New Roman" w:hAnsi="Times New Roman" w:cs="Times New Roman"/>
          </w:rPr>
          <w:delText xml:space="preserve">and </w:delText>
        </w:r>
        <w:r w:rsidRPr="6C5DD9BA" w:rsidDel="00095CFE">
          <w:rPr>
            <w:rFonts w:ascii="Times New Roman" w:hAnsi="Times New Roman" w:cs="Times New Roman"/>
          </w:rPr>
          <w:delText>share of the decimal digits (inset).</w:delText>
        </w:r>
      </w:del>
    </w:p>
    <w:p w14:paraId="75F0ADE5" w14:textId="550E2D4A" w:rsidR="00661063" w:rsidRDefault="23F9EE42" w:rsidP="730D6279">
      <w:pPr>
        <w:spacing w:after="100" w:line="480" w:lineRule="auto"/>
        <w:rPr>
          <w:rFonts w:ascii="Times New Roman" w:eastAsia="Times New Roman" w:hAnsi="Times New Roman" w:cs="Times New Roman"/>
        </w:rPr>
      </w:pPr>
      <w:ins w:id="272" w:author="charlaynew" w:date="2026-10-29T20:12:00Z" w16du:dateUtc="2026-10-29T20:12:38Z">
        <w:r w:rsidRPr="6C5DD9BA">
          <w:rPr>
            <w:rFonts w:ascii="Times New Roman" w:eastAsia="Times New Roman" w:hAnsi="Times New Roman" w:cs="Times New Roman"/>
            <w:i/>
            <w:iCs/>
          </w:rPr>
          <w:t>Notes.</w:t>
        </w:r>
        <w:r w:rsidRPr="6C5DD9BA">
          <w:rPr>
            <w:rFonts w:ascii="Times New Roman" w:eastAsia="Times New Roman" w:hAnsi="Times New Roman" w:cs="Times New Roman"/>
          </w:rPr>
          <w:t xml:space="preserve"> Thin bars show the number of papers per 0.1-point bin, and the curve is smoothed with a Gaussian kernel (σ = 1). The share of papers in each category of the LENS scale is shown above the plot. The inset shows the share of each decimal digit.</w:t>
        </w:r>
      </w:ins>
    </w:p>
    <w:p w14:paraId="75DBE6CB" w14:textId="77777777" w:rsidR="008E7606" w:rsidRDefault="008E7606" w:rsidP="008B138A">
      <w:pPr>
        <w:spacing w:after="100" w:line="480" w:lineRule="auto"/>
        <w:jc w:val="both"/>
        <w:rPr>
          <w:rFonts w:ascii="Times New Roman" w:hAnsi="Times New Roman" w:cs="Times New Roman"/>
        </w:rPr>
      </w:pPr>
    </w:p>
    <w:p w14:paraId="05095917" w14:textId="19093CF1" w:rsidR="45A80D36" w:rsidRPr="006D77EB" w:rsidRDefault="007E5843" w:rsidP="45A80D36">
      <w:pPr>
        <w:spacing w:after="100" w:line="480" w:lineRule="auto"/>
        <w:jc w:val="both"/>
        <w:rPr>
          <w:ins w:id="273" w:author="charlaynew" w:date="2026-10-29T13:58:00Z" w16du:dateUtc="2026-10-29T13:58:01Z"/>
          <w:rFonts w:ascii="Times New Roman" w:hAnsi="Times New Roman" w:cs="Times New Roman"/>
          <w:sz w:val="24"/>
          <w:szCs w:val="24"/>
        </w:rPr>
      </w:pPr>
      <w:commentRangeStart w:id="274"/>
      <w:commentRangeStart w:id="275"/>
      <w:r w:rsidRPr="45A80D36">
        <w:rPr>
          <w:rFonts w:ascii="Times New Roman" w:hAnsi="Times New Roman" w:cs="Times New Roman"/>
          <w:sz w:val="24"/>
          <w:szCs w:val="24"/>
        </w:rPr>
        <w:t>Besides</w:t>
      </w:r>
      <w:r w:rsidR="00C43CA2" w:rsidRPr="45A80D36">
        <w:rPr>
          <w:rFonts w:ascii="Times New Roman" w:hAnsi="Times New Roman" w:cs="Times New Roman"/>
          <w:sz w:val="24"/>
          <w:szCs w:val="24"/>
        </w:rPr>
        <w:t xml:space="preserve"> the overall </w:t>
      </w:r>
      <w:r w:rsidR="00F87A98" w:rsidRPr="45A80D36">
        <w:rPr>
          <w:rFonts w:ascii="Times New Roman" w:hAnsi="Times New Roman" w:cs="Times New Roman"/>
          <w:sz w:val="24"/>
          <w:szCs w:val="24"/>
        </w:rPr>
        <w:t>scores,</w:t>
      </w:r>
      <w:r w:rsidR="00C43CA2" w:rsidRPr="45A80D36">
        <w:rPr>
          <w:rFonts w:ascii="Times New Roman" w:hAnsi="Times New Roman" w:cs="Times New Roman"/>
          <w:sz w:val="24"/>
          <w:szCs w:val="24"/>
        </w:rPr>
        <w:t xml:space="preserve"> </w:t>
      </w:r>
      <w:r w:rsidR="00BD1930" w:rsidRPr="45A80D36">
        <w:rPr>
          <w:rFonts w:ascii="Times New Roman" w:hAnsi="Times New Roman" w:cs="Times New Roman"/>
          <w:sz w:val="24"/>
          <w:szCs w:val="24"/>
        </w:rPr>
        <w:t>scores also differ slightly by input condition</w:t>
      </w:r>
      <w:r w:rsidR="0027574A" w:rsidRPr="45A80D36">
        <w:rPr>
          <w:rFonts w:ascii="Times New Roman" w:hAnsi="Times New Roman" w:cs="Times New Roman"/>
          <w:sz w:val="24"/>
          <w:szCs w:val="24"/>
        </w:rPr>
        <w:t xml:space="preserve"> (Table S.4), where papers with a full text score on average 0.25 points higher than papers with </w:t>
      </w:r>
      <w:r w:rsidR="008E7CC4" w:rsidRPr="45A80D36">
        <w:rPr>
          <w:rFonts w:ascii="Times New Roman" w:hAnsi="Times New Roman" w:cs="Times New Roman"/>
          <w:sz w:val="24"/>
          <w:szCs w:val="24"/>
        </w:rPr>
        <w:t>an abstract only (51.29 vs</w:t>
      </w:r>
      <w:r w:rsidR="00463CC7" w:rsidRPr="45A80D36">
        <w:rPr>
          <w:rFonts w:ascii="Times New Roman" w:hAnsi="Times New Roman" w:cs="Times New Roman"/>
          <w:sz w:val="24"/>
          <w:szCs w:val="24"/>
        </w:rPr>
        <w:t>. 51.04). Given the large samples, this difference is statistically significant (Welch’s t = 4.1)</w:t>
      </w:r>
      <w:r w:rsidR="00BC2D11" w:rsidRPr="45A80D36">
        <w:rPr>
          <w:rFonts w:ascii="Times New Roman" w:hAnsi="Times New Roman" w:cs="Times New Roman"/>
          <w:sz w:val="24"/>
          <w:szCs w:val="24"/>
        </w:rPr>
        <w:t>, but negligible in size (Cohen</w:t>
      </w:r>
      <w:r w:rsidR="005B3B33">
        <w:rPr>
          <w:rFonts w:ascii="Times New Roman" w:hAnsi="Times New Roman" w:cs="Times New Roman"/>
          <w:sz w:val="24"/>
          <w:szCs w:val="24"/>
        </w:rPr>
        <w:t>’</w:t>
      </w:r>
      <w:r w:rsidR="00BC2D11" w:rsidRPr="45A80D36">
        <w:rPr>
          <w:rFonts w:ascii="Times New Roman" w:hAnsi="Times New Roman" w:cs="Times New Roman"/>
          <w:sz w:val="24"/>
          <w:szCs w:val="24"/>
        </w:rPr>
        <w:t>s d = 0.03)</w:t>
      </w:r>
      <w:r w:rsidR="0045745B" w:rsidRPr="45A80D36">
        <w:rPr>
          <w:rFonts w:ascii="Times New Roman" w:hAnsi="Times New Roman" w:cs="Times New Roman"/>
          <w:sz w:val="24"/>
          <w:szCs w:val="24"/>
        </w:rPr>
        <w:t xml:space="preserve">. It could </w:t>
      </w:r>
      <w:r w:rsidR="000950AB" w:rsidRPr="45A80D36">
        <w:rPr>
          <w:rFonts w:ascii="Times New Roman" w:hAnsi="Times New Roman" w:cs="Times New Roman"/>
          <w:sz w:val="24"/>
          <w:szCs w:val="24"/>
        </w:rPr>
        <w:t>be the result</w:t>
      </w:r>
      <w:r w:rsidR="0045745B" w:rsidRPr="45A80D36">
        <w:rPr>
          <w:rFonts w:ascii="Times New Roman" w:hAnsi="Times New Roman" w:cs="Times New Roman"/>
          <w:sz w:val="24"/>
          <w:szCs w:val="24"/>
        </w:rPr>
        <w:t xml:space="preserve"> from a preference of LLM evaluators for LLM-generated text (c</w:t>
      </w:r>
      <w:r w:rsidR="00FE46AE" w:rsidRPr="45A80D36">
        <w:rPr>
          <w:rFonts w:ascii="Times New Roman" w:hAnsi="Times New Roman" w:cs="Times New Roman"/>
          <w:sz w:val="24"/>
          <w:szCs w:val="24"/>
        </w:rPr>
        <w:t>f. Panickssery et al. 2024)</w:t>
      </w:r>
      <w:del w:id="276" w:author="charlaynew" w:date="2026-10-30T09:49:00Z" w16du:dateUtc="2026-10-30T09:49:45Z">
        <w:r w:rsidR="00FE46AE" w:rsidRPr="45A80D36">
          <w:rPr>
            <w:rFonts w:ascii="Times New Roman" w:hAnsi="Times New Roman" w:cs="Times New Roman"/>
            <w:sz w:val="24"/>
            <w:szCs w:val="24"/>
          </w:rPr>
          <w:delText>,</w:delText>
        </w:r>
      </w:del>
      <w:r w:rsidR="00FE46AE" w:rsidRPr="45A80D36">
        <w:rPr>
          <w:rFonts w:ascii="Times New Roman" w:hAnsi="Times New Roman" w:cs="Times New Roman"/>
          <w:sz w:val="24"/>
          <w:szCs w:val="24"/>
        </w:rPr>
        <w:t xml:space="preserve"> in this case the full text summary produced by GPT-5 nano, or f</w:t>
      </w:r>
      <w:r w:rsidR="000950AB" w:rsidRPr="45A80D36">
        <w:rPr>
          <w:rFonts w:ascii="Times New Roman" w:hAnsi="Times New Roman" w:cs="Times New Roman"/>
          <w:sz w:val="24"/>
          <w:szCs w:val="24"/>
        </w:rPr>
        <w:t>rom</w:t>
      </w:r>
      <w:r w:rsidR="00FE46AE" w:rsidRPr="45A80D36">
        <w:rPr>
          <w:rFonts w:ascii="Times New Roman" w:hAnsi="Times New Roman" w:cs="Times New Roman"/>
          <w:sz w:val="24"/>
          <w:szCs w:val="24"/>
        </w:rPr>
        <w:t xml:space="preserve"> other reasons discussed in Section </w:t>
      </w:r>
      <w:r w:rsidR="000F35D0">
        <w:rPr>
          <w:rFonts w:ascii="Times New Roman" w:hAnsi="Times New Roman" w:cs="Times New Roman"/>
          <w:sz w:val="24"/>
          <w:szCs w:val="24"/>
        </w:rPr>
        <w:t>S.9</w:t>
      </w:r>
      <w:commentRangeEnd w:id="274"/>
      <w:r w:rsidR="00F05EB0" w:rsidRPr="45A80D36">
        <w:rPr>
          <w:rStyle w:val="CommentReference"/>
          <w:rFonts w:ascii="Times New Roman" w:hAnsi="Times New Roman" w:cs="Times New Roman"/>
          <w:sz w:val="24"/>
          <w:szCs w:val="24"/>
        </w:rPr>
        <w:commentReference w:id="274"/>
      </w:r>
      <w:commentRangeEnd w:id="275"/>
      <w:r w:rsidRPr="45A80D36">
        <w:rPr>
          <w:rStyle w:val="CommentReference"/>
          <w:rFonts w:ascii="Times New Roman" w:hAnsi="Times New Roman" w:cs="Times New Roman"/>
          <w:sz w:val="24"/>
          <w:szCs w:val="24"/>
        </w:rPr>
        <w:commentReference w:id="275"/>
      </w:r>
      <w:r w:rsidR="002F374C" w:rsidRPr="45A80D36">
        <w:rPr>
          <w:rFonts w:ascii="Times New Roman" w:hAnsi="Times New Roman" w:cs="Times New Roman"/>
          <w:sz w:val="24"/>
          <w:szCs w:val="24"/>
        </w:rPr>
        <w:t>.</w:t>
      </w:r>
    </w:p>
    <w:p w14:paraId="4C26F5E5" w14:textId="63CBF76F" w:rsidR="19208520" w:rsidRDefault="19208520" w:rsidP="19208520">
      <w:pPr>
        <w:spacing w:after="100" w:line="480" w:lineRule="auto"/>
        <w:jc w:val="both"/>
        <w:rPr>
          <w:rFonts w:ascii="Times New Roman" w:hAnsi="Times New Roman" w:cs="Times New Roman"/>
          <w:b/>
          <w:bCs/>
          <w:sz w:val="24"/>
          <w:szCs w:val="24"/>
        </w:rPr>
      </w:pPr>
    </w:p>
    <w:p w14:paraId="57C5E4B8" w14:textId="341D0FBC" w:rsidR="00396531" w:rsidRDefault="00D2577A" w:rsidP="0C998375">
      <w:pPr>
        <w:spacing w:after="0" w:line="480" w:lineRule="auto"/>
        <w:jc w:val="both"/>
        <w:rPr>
          <w:rFonts w:ascii="Times New Roman" w:eastAsia="Times New Roman" w:hAnsi="Times New Roman" w:cs="Times New Roman"/>
          <w:sz w:val="24"/>
          <w:szCs w:val="24"/>
          <w:rPrChange w:id="277" w:author="charlaynew" w:date="2026-10-30T10:55:00Z" w16du:dateUtc="2026-10-30T09:55:00Z">
            <w:rPr>
              <w:rFonts w:ascii="Times New Roman" w:eastAsia="Times New Roman" w:hAnsi="Times New Roman" w:cs="Times New Roman"/>
            </w:rPr>
          </w:rPrChange>
        </w:rPr>
      </w:pPr>
      <w:r w:rsidRPr="3CCF4271">
        <w:rPr>
          <w:rFonts w:ascii="Times New Roman" w:eastAsia="Times New Roman" w:hAnsi="Times New Roman" w:cs="Times New Roman"/>
          <w:b/>
          <w:sz w:val="24"/>
          <w:szCs w:val="24"/>
          <w:rPrChange w:id="278" w:author="charlaynew" w:date="2026-10-30T10:55:00Z" w16du:dateUtc="2026-10-30T09:55:00Z">
            <w:rPr>
              <w:rFonts w:ascii="Times New Roman" w:hAnsi="Times New Roman" w:cs="Times New Roman"/>
              <w:b/>
              <w:sz w:val="24"/>
              <w:szCs w:val="24"/>
            </w:rPr>
          </w:rPrChange>
        </w:rPr>
        <w:t xml:space="preserve">Table </w:t>
      </w:r>
      <w:r w:rsidR="004C3C24" w:rsidRPr="3CCF4271">
        <w:rPr>
          <w:rFonts w:ascii="Times New Roman" w:eastAsia="Times New Roman" w:hAnsi="Times New Roman" w:cs="Times New Roman"/>
          <w:b/>
          <w:sz w:val="24"/>
          <w:szCs w:val="24"/>
          <w:rPrChange w:id="279" w:author="charlaynew" w:date="2026-10-30T10:55:00Z" w16du:dateUtc="2026-10-30T09:55:00Z">
            <w:rPr>
              <w:rFonts w:ascii="Times New Roman" w:hAnsi="Times New Roman" w:cs="Times New Roman"/>
              <w:b/>
              <w:sz w:val="24"/>
              <w:szCs w:val="24"/>
            </w:rPr>
          </w:rPrChange>
        </w:rPr>
        <w:t>S</w:t>
      </w:r>
      <w:r w:rsidRPr="3CCF4271">
        <w:rPr>
          <w:rFonts w:ascii="Times New Roman" w:eastAsia="Times New Roman" w:hAnsi="Times New Roman" w:cs="Times New Roman"/>
          <w:b/>
          <w:sz w:val="24"/>
          <w:szCs w:val="24"/>
          <w:rPrChange w:id="280" w:author="charlaynew" w:date="2026-10-30T10:55:00Z" w16du:dateUtc="2026-10-30T09:55:00Z">
            <w:rPr>
              <w:rFonts w:ascii="Times New Roman" w:hAnsi="Times New Roman" w:cs="Times New Roman"/>
              <w:b/>
              <w:sz w:val="24"/>
              <w:szCs w:val="24"/>
            </w:rPr>
          </w:rPrChange>
        </w:rPr>
        <w:t xml:space="preserve">.4. </w:t>
      </w:r>
      <w:del w:id="281" w:author="charlaynew" w:date="2026-10-29T14:06:00Z" w16du:dateUtc="2026-10-29T14:06:25Z">
        <w:r w:rsidRPr="3CCF4271">
          <w:rPr>
            <w:rFonts w:ascii="Times New Roman" w:eastAsia="Times New Roman" w:hAnsi="Times New Roman" w:cs="Times New Roman"/>
            <w:sz w:val="24"/>
            <w:szCs w:val="24"/>
            <w:rPrChange w:id="282" w:author="charlaynew" w:date="2026-10-30T10:55:00Z" w16du:dateUtc="2026-10-30T09:55:00Z">
              <w:rPr>
                <w:rFonts w:ascii="Times New Roman" w:hAnsi="Times New Roman" w:cs="Times New Roman"/>
                <w:sz w:val="24"/>
                <w:szCs w:val="24"/>
              </w:rPr>
            </w:rPrChange>
          </w:rPr>
          <w:delText>Descriptive statistics of LENS novelty scores by input condition</w:delText>
        </w:r>
      </w:del>
      <w:ins w:id="283" w:author="charlaynew" w:date="2026-10-29T14:06:00Z" w16du:dateUtc="2026-10-29T14:06:25Z">
        <w:r w:rsidR="7821EBE8" w:rsidRPr="3CCF4271">
          <w:rPr>
            <w:rFonts w:ascii="Times New Roman" w:eastAsia="Times New Roman" w:hAnsi="Times New Roman" w:cs="Times New Roman"/>
            <w:sz w:val="24"/>
            <w:szCs w:val="24"/>
            <w:rPrChange w:id="284" w:author="charlaynew" w:date="2026-10-30T10:55:00Z" w16du:dateUtc="2026-10-30T09:55:00Z">
              <w:rPr>
                <w:rFonts w:ascii="Helvetica Neue" w:eastAsia="Helvetica Neue" w:hAnsi="Helvetica Neue" w:cs="Helvetica Neue"/>
                <w:sz w:val="19"/>
                <w:szCs w:val="19"/>
              </w:rPr>
            </w:rPrChange>
          </w:rPr>
          <w:t xml:space="preserve"> </w:t>
        </w:r>
        <w:r w:rsidR="7821EBE8" w:rsidRPr="3CCF4271">
          <w:rPr>
            <w:rFonts w:ascii="Times New Roman" w:eastAsia="Times New Roman" w:hAnsi="Times New Roman" w:cs="Times New Roman"/>
            <w:sz w:val="24"/>
            <w:szCs w:val="24"/>
            <w:rPrChange w:id="285" w:author="charlaynew" w:date="2026-10-29T21:12:00Z" w16du:dateUtc="2026-10-29T20:12:00Z">
              <w:rPr>
                <w:rFonts w:ascii="Helvetica Neue" w:eastAsia="Helvetica Neue" w:hAnsi="Helvetica Neue" w:cs="Helvetica Neue"/>
                <w:sz w:val="19"/>
                <w:szCs w:val="19"/>
              </w:rPr>
            </w:rPrChange>
          </w:rPr>
          <w:t>Mean LENS Score per Paper: Full Text and Abstract vs. Abstract Only</w:t>
        </w:r>
      </w:ins>
    </w:p>
    <w:tbl>
      <w:tblPr>
        <w:tblStyle w:val="TableNormal1"/>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72"/>
        <w:gridCol w:w="1100"/>
        <w:gridCol w:w="900"/>
        <w:gridCol w:w="900"/>
        <w:gridCol w:w="1000"/>
        <w:gridCol w:w="1300"/>
        <w:gridCol w:w="1300"/>
      </w:tblGrid>
      <w:tr w:rsidR="00815EC6" w:rsidRPr="00DA58D6" w14:paraId="03A2968C" w14:textId="77777777" w:rsidTr="0062238D">
        <w:trPr>
          <w:tblHeader/>
        </w:trPr>
        <w:tc>
          <w:tcPr>
            <w:tcW w:w="2572"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1E11CCD7"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b/>
              </w:rPr>
              <w:t>Input condition</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2BEC1299"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b/>
              </w:rPr>
              <w:t>n</w:t>
            </w:r>
          </w:p>
        </w:tc>
        <w:tc>
          <w:tcPr>
            <w:tcW w:w="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1A923DCB"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b/>
              </w:rPr>
              <w:t>Mean</w:t>
            </w:r>
          </w:p>
        </w:tc>
        <w:tc>
          <w:tcPr>
            <w:tcW w:w="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77594FC9"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b/>
              </w:rPr>
              <w:t>SD</w:t>
            </w:r>
          </w:p>
        </w:tc>
        <w:tc>
          <w:tcPr>
            <w:tcW w:w="10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3856D751"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b/>
              </w:rPr>
              <w:t>Median</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768F1DA8"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b/>
              </w:rPr>
              <w:t>Min</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6B71B110"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b/>
              </w:rPr>
              <w:t>Max</w:t>
            </w:r>
          </w:p>
        </w:tc>
      </w:tr>
      <w:tr w:rsidR="00815EC6" w:rsidRPr="00DA58D6" w14:paraId="46409586" w14:textId="77777777" w:rsidTr="0062238D">
        <w:tc>
          <w:tcPr>
            <w:tcW w:w="2572"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F762359"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All</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236C06F"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99,782</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9813784"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51.3</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D3BB0F2"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9.2</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60026A0"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52.7</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ED6CBEC"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3.4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115A0A0F"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85.9</w:t>
            </w:r>
          </w:p>
        </w:tc>
      </w:tr>
      <w:tr w:rsidR="00815EC6" w:rsidRPr="00DA58D6" w14:paraId="332C4783" w14:textId="77777777" w:rsidTr="0062238D">
        <w:tc>
          <w:tcPr>
            <w:tcW w:w="2572"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6B518BC"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 xml:space="preserve">Abstract + </w:t>
            </w:r>
            <w:del w:id="286" w:author="Sarah Otner" w:date="2026-10-28T15:45:00Z" w16du:dateUtc="2026-10-28T15:45:00Z">
              <w:r w:rsidRPr="00DA58D6">
                <w:rPr>
                  <w:rFonts w:ascii="Times New Roman" w:hAnsi="Times New Roman" w:cs="Times New Roman"/>
                </w:rPr>
                <w:delText xml:space="preserve">full </w:delText>
              </w:r>
            </w:del>
            <w:ins w:id="287" w:author="Sarah Otner" w:date="2026-10-28T15:45:00Z" w16du:dateUtc="2026-10-28T15:45:00Z">
              <w:r>
                <w:rPr>
                  <w:rFonts w:ascii="Times New Roman" w:hAnsi="Times New Roman" w:cs="Times New Roman"/>
                </w:rPr>
                <w:t>F</w:t>
              </w:r>
              <w:r w:rsidRPr="00197320">
                <w:rPr>
                  <w:rFonts w:ascii="Times New Roman" w:hAnsi="Times New Roman" w:cs="Times New Roman"/>
                </w:rPr>
                <w:t xml:space="preserve">ull </w:t>
              </w:r>
            </w:ins>
            <w:del w:id="288" w:author="Sarah Otner" w:date="2026-10-28T15:45:00Z" w16du:dateUtc="2026-10-28T15:45:00Z">
              <w:r w:rsidRPr="00197320" w:rsidDel="004C7C9B">
                <w:rPr>
                  <w:rFonts w:ascii="Times New Roman" w:hAnsi="Times New Roman" w:cs="Times New Roman"/>
                </w:rPr>
                <w:delText>text</w:delText>
              </w:r>
            </w:del>
            <w:ins w:id="289" w:author="Sarah Otner" w:date="2026-10-28T15:45:00Z" w16du:dateUtc="2026-10-28T15:45:00Z">
              <w:r>
                <w:rPr>
                  <w:rFonts w:ascii="Times New Roman" w:hAnsi="Times New Roman" w:cs="Times New Roman"/>
                </w:rPr>
                <w:t>T</w:t>
              </w:r>
              <w:r w:rsidRPr="00197320">
                <w:rPr>
                  <w:rFonts w:ascii="Times New Roman" w:hAnsi="Times New Roman" w:cs="Times New Roman"/>
                </w:rPr>
                <w:t>ext</w:t>
              </w:r>
            </w:ins>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5C82C314"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58,214</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1F82CDDA"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51.3</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81FFA23"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9.0</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DCBF7AA"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52.7</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14E924C7"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4.7</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F34AF0C"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85.9</w:t>
            </w:r>
          </w:p>
        </w:tc>
      </w:tr>
      <w:tr w:rsidR="00815EC6" w:rsidRPr="00DA58D6" w14:paraId="2A2838E3" w14:textId="77777777" w:rsidTr="0062238D">
        <w:tc>
          <w:tcPr>
            <w:tcW w:w="2572"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4C0327F"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Abstract only</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1C5E1E09"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40,338</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1B30853"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51.0</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2C5335D0"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9.6</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F44485A"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52.4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9986BBA"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3.4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7699FE6"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84.2</w:t>
            </w:r>
          </w:p>
        </w:tc>
      </w:tr>
      <w:tr w:rsidR="00815EC6" w:rsidRPr="00DA58D6" w14:paraId="0A0B28B5" w14:textId="77777777" w:rsidTr="0062238D">
        <w:tc>
          <w:tcPr>
            <w:tcW w:w="2572"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641B1988"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 xml:space="preserve">Full </w:t>
            </w:r>
            <w:del w:id="290" w:author="Sarah Otner" w:date="2026-10-28T15:45:00Z" w16du:dateUtc="2026-10-28T15:45:00Z">
              <w:r w:rsidRPr="00DA58D6">
                <w:rPr>
                  <w:rFonts w:ascii="Times New Roman" w:hAnsi="Times New Roman" w:cs="Times New Roman"/>
                </w:rPr>
                <w:delText xml:space="preserve">text </w:delText>
              </w:r>
            </w:del>
            <w:ins w:id="291" w:author="Sarah Otner" w:date="2026-10-28T15:45:00Z" w16du:dateUtc="2026-10-28T15:45:00Z">
              <w:r>
                <w:rPr>
                  <w:rFonts w:ascii="Times New Roman" w:hAnsi="Times New Roman" w:cs="Times New Roman"/>
                </w:rPr>
                <w:t>T</w:t>
              </w:r>
              <w:r w:rsidRPr="00197320">
                <w:rPr>
                  <w:rFonts w:ascii="Times New Roman" w:hAnsi="Times New Roman" w:cs="Times New Roman"/>
                </w:rPr>
                <w:t xml:space="preserve">ext </w:t>
              </w:r>
            </w:ins>
            <w:r w:rsidRPr="00DA58D6">
              <w:rPr>
                <w:rFonts w:ascii="Times New Roman" w:hAnsi="Times New Roman" w:cs="Times New Roman"/>
              </w:rPr>
              <w:t>only</w:t>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7EAF51AA"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1,230</w:t>
            </w:r>
          </w:p>
        </w:tc>
        <w:tc>
          <w:tcPr>
            <w:tcW w:w="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26DCF01A"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57.5</w:t>
            </w:r>
          </w:p>
        </w:tc>
        <w:tc>
          <w:tcPr>
            <w:tcW w:w="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04F3ED57"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7.3</w:t>
            </w:r>
          </w:p>
        </w:tc>
        <w:tc>
          <w:tcPr>
            <w:tcW w:w="10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1CE4D88E"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56.4</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12549109"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23.7</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514CCAC1" w14:textId="77777777" w:rsidR="00815EC6" w:rsidRPr="00DA58D6" w:rsidRDefault="00815EC6">
            <w:pPr>
              <w:pStyle w:val="TableText"/>
              <w:spacing w:after="100" w:line="480" w:lineRule="auto"/>
              <w:jc w:val="both"/>
              <w:rPr>
                <w:rFonts w:ascii="Times New Roman" w:hAnsi="Times New Roman" w:cs="Times New Roman"/>
              </w:rPr>
            </w:pPr>
            <w:r w:rsidRPr="00DA58D6">
              <w:rPr>
                <w:rFonts w:ascii="Times New Roman" w:hAnsi="Times New Roman" w:cs="Times New Roman"/>
              </w:rPr>
              <w:t>81.7</w:t>
            </w:r>
          </w:p>
        </w:tc>
      </w:tr>
    </w:tbl>
    <w:p w14:paraId="6E6415DA" w14:textId="0DA8A42F" w:rsidR="00396531" w:rsidRPr="00526DE4" w:rsidRDefault="00D2577A" w:rsidP="008B138A">
      <w:pPr>
        <w:pStyle w:val="TableNote"/>
        <w:spacing w:before="0" w:after="100" w:line="480" w:lineRule="auto"/>
        <w:jc w:val="both"/>
        <w:rPr>
          <w:rFonts w:ascii="Times New Roman" w:hAnsi="Times New Roman" w:cs="Times New Roman"/>
        </w:rPr>
      </w:pPr>
      <w:commentRangeStart w:id="292"/>
      <w:commentRangeStart w:id="293"/>
      <w:commentRangeStart w:id="294"/>
      <w:r w:rsidRPr="00DA58D6">
        <w:rPr>
          <w:rFonts w:ascii="Times New Roman" w:hAnsi="Times New Roman" w:cs="Times New Roman"/>
        </w:rPr>
        <w:t xml:space="preserve">Note. Excludes the </w:t>
      </w:r>
      <w:commentRangeStart w:id="295"/>
      <w:commentRangeStart w:id="296"/>
      <w:r w:rsidRPr="00DA58D6">
        <w:rPr>
          <w:rFonts w:ascii="Times New Roman" w:hAnsi="Times New Roman" w:cs="Times New Roman"/>
        </w:rPr>
        <w:t>21</w:t>
      </w:r>
      <w:commentRangeEnd w:id="295"/>
      <w:r w:rsidR="007E09A9">
        <w:rPr>
          <w:rStyle w:val="CommentReference"/>
          <w:rFonts w:ascii="Times New Roman" w:hAnsi="Times New Roman" w:cs="Times New Roman"/>
          <w:sz w:val="18"/>
          <w:szCs w:val="18"/>
        </w:rPr>
        <w:commentReference w:id="295"/>
      </w:r>
      <w:commentRangeEnd w:id="296"/>
      <w:r>
        <w:rPr>
          <w:rStyle w:val="CommentReference"/>
          <w:rFonts w:ascii="Times New Roman" w:hAnsi="Times New Roman" w:cs="Times New Roman"/>
          <w:sz w:val="18"/>
          <w:szCs w:val="18"/>
        </w:rPr>
        <w:commentReference w:id="296"/>
      </w:r>
      <w:r w:rsidR="009A76ED">
        <w:rPr>
          <w:rFonts w:ascii="Times New Roman" w:hAnsi="Times New Roman" w:cs="Times New Roman"/>
        </w:rPr>
        <w:t>8</w:t>
      </w:r>
      <w:r w:rsidRPr="00526DE4">
        <w:rPr>
          <w:rFonts w:ascii="Times New Roman" w:hAnsi="Times New Roman" w:cs="Times New Roman"/>
        </w:rPr>
        <w:t xml:space="preserve"> papers with imputed scores (</w:t>
      </w:r>
      <w:r w:rsidR="004C3C24">
        <w:rPr>
          <w:rFonts w:ascii="Times New Roman" w:hAnsi="Times New Roman" w:cs="Times New Roman"/>
        </w:rPr>
        <w:t>S</w:t>
      </w:r>
      <w:r w:rsidRPr="00526DE4">
        <w:rPr>
          <w:rFonts w:ascii="Times New Roman" w:hAnsi="Times New Roman" w:cs="Times New Roman"/>
        </w:rPr>
        <w:t>.4). SD = standard deviation.</w:t>
      </w:r>
      <w:commentRangeEnd w:id="294"/>
      <w:r w:rsidRPr="00526DE4">
        <w:rPr>
          <w:rStyle w:val="CommentReference"/>
          <w:rFonts w:ascii="Times New Roman" w:hAnsi="Times New Roman" w:cs="Times New Roman"/>
          <w:sz w:val="18"/>
          <w:szCs w:val="18"/>
        </w:rPr>
        <w:commentReference w:id="294"/>
      </w:r>
      <w:commentRangeEnd w:id="292"/>
      <w:r w:rsidRPr="00526DE4">
        <w:rPr>
          <w:rStyle w:val="CommentReference"/>
          <w:rFonts w:ascii="Times New Roman" w:hAnsi="Times New Roman" w:cs="Times New Roman"/>
          <w:sz w:val="18"/>
          <w:szCs w:val="18"/>
        </w:rPr>
        <w:commentReference w:id="292"/>
      </w:r>
      <w:commentRangeEnd w:id="293"/>
      <w:r w:rsidR="00EA0245" w:rsidRPr="00526DE4">
        <w:rPr>
          <w:rStyle w:val="CommentReference"/>
          <w:rFonts w:ascii="Times New Roman" w:hAnsi="Times New Roman" w:cs="Times New Roman"/>
          <w:sz w:val="18"/>
          <w:szCs w:val="18"/>
        </w:rPr>
        <w:commentReference w:id="293"/>
      </w:r>
    </w:p>
    <w:p w14:paraId="10A73AF1" w14:textId="7547D2BD" w:rsidR="00396531" w:rsidRPr="00526DE4" w:rsidRDefault="00D2577A">
      <w:pPr>
        <w:spacing w:after="100" w:line="480" w:lineRule="auto"/>
        <w:ind w:firstLine="708"/>
        <w:jc w:val="both"/>
        <w:rPr>
          <w:rFonts w:ascii="Times New Roman" w:hAnsi="Times New Roman" w:cs="Times New Roman"/>
          <w:sz w:val="24"/>
          <w:szCs w:val="24"/>
        </w:rPr>
        <w:pPrChange w:id="297" w:author="charlaynew" w:date="2026-10-29T21:57:00Z" w16du:dateUtc="2026-10-29T20:57:00Z">
          <w:pPr>
            <w:spacing w:after="100" w:line="480" w:lineRule="auto"/>
            <w:jc w:val="both"/>
          </w:pPr>
        </w:pPrChange>
      </w:pPr>
      <w:r w:rsidRPr="45806B7C">
        <w:rPr>
          <w:rFonts w:ascii="Times New Roman" w:hAnsi="Times New Roman" w:cs="Times New Roman"/>
          <w:sz w:val="24"/>
          <w:szCs w:val="24"/>
        </w:rPr>
        <w:t xml:space="preserve">Interestingly, the full-text-only group scores about </w:t>
      </w:r>
      <w:r w:rsidR="004F4564" w:rsidRPr="45806B7C">
        <w:rPr>
          <w:rFonts w:ascii="Times New Roman" w:hAnsi="Times New Roman" w:cs="Times New Roman"/>
          <w:sz w:val="24"/>
          <w:szCs w:val="24"/>
        </w:rPr>
        <w:t xml:space="preserve">six </w:t>
      </w:r>
      <w:r w:rsidRPr="45806B7C">
        <w:rPr>
          <w:rFonts w:ascii="Times New Roman" w:hAnsi="Times New Roman" w:cs="Times New Roman"/>
          <w:sz w:val="24"/>
          <w:szCs w:val="24"/>
        </w:rPr>
        <w:t xml:space="preserve">points higher than the other groups. </w:t>
      </w:r>
      <w:commentRangeStart w:id="298"/>
      <w:r w:rsidRPr="45806B7C">
        <w:rPr>
          <w:rFonts w:ascii="Times New Roman" w:hAnsi="Times New Roman" w:cs="Times New Roman"/>
          <w:sz w:val="24"/>
          <w:szCs w:val="24"/>
        </w:rPr>
        <w:t xml:space="preserve">With 1,230 papers, the difference is far larger than its standard error (about 0.2 points), so sample size alone does not explain it. A selection effect (which papers lack a separate abstract) or the relation between abstract and full text (cf. </w:t>
      </w:r>
      <w:r w:rsidR="004F4564" w:rsidRPr="45806B7C">
        <w:rPr>
          <w:rFonts w:ascii="Times New Roman" w:hAnsi="Times New Roman" w:cs="Times New Roman"/>
          <w:sz w:val="24"/>
          <w:szCs w:val="24"/>
        </w:rPr>
        <w:t xml:space="preserve">Section </w:t>
      </w:r>
      <w:r w:rsidR="000F35D0">
        <w:rPr>
          <w:rFonts w:ascii="Times New Roman" w:hAnsi="Times New Roman" w:cs="Times New Roman"/>
          <w:sz w:val="24"/>
          <w:szCs w:val="24"/>
        </w:rPr>
        <w:t>S.9</w:t>
      </w:r>
      <w:r w:rsidRPr="45806B7C">
        <w:rPr>
          <w:rFonts w:ascii="Times New Roman" w:hAnsi="Times New Roman" w:cs="Times New Roman"/>
          <w:sz w:val="24"/>
          <w:szCs w:val="24"/>
        </w:rPr>
        <w:t>) are more likely explanations and remain to be explored.</w:t>
      </w:r>
      <w:commentRangeEnd w:id="298"/>
      <w:r w:rsidRPr="00526DE4">
        <w:rPr>
          <w:rStyle w:val="CommentReference"/>
          <w:rFonts w:ascii="Times New Roman" w:hAnsi="Times New Roman" w:cs="Times New Roman"/>
          <w:sz w:val="24"/>
          <w:szCs w:val="24"/>
        </w:rPr>
        <w:commentReference w:id="298"/>
      </w:r>
    </w:p>
    <w:p w14:paraId="7A8CF502" w14:textId="72E1BBE4" w:rsidR="00396531" w:rsidRPr="005B2221" w:rsidRDefault="004C3C24" w:rsidP="008B138A">
      <w:pPr>
        <w:pStyle w:val="Heading1"/>
        <w:spacing w:before="0" w:after="100" w:line="480" w:lineRule="auto"/>
        <w:jc w:val="both"/>
        <w:rPr>
          <w:rFonts w:ascii="Times New Roman" w:hAnsi="Times New Roman" w:cs="Times New Roman"/>
        </w:rPr>
      </w:pPr>
      <w:r>
        <w:rPr>
          <w:rFonts w:ascii="Times New Roman" w:hAnsi="Times New Roman" w:cs="Times New Roman"/>
        </w:rPr>
        <w:t>S</w:t>
      </w:r>
      <w:r w:rsidR="00D2577A" w:rsidRPr="00197320">
        <w:rPr>
          <w:rFonts w:ascii="Times New Roman" w:hAnsi="Times New Roman" w:cs="Times New Roman"/>
        </w:rPr>
        <w:t>.7</w:t>
      </w:r>
      <w:ins w:id="299" w:author="charlaynew" w:date="2026-10-29T19:53:00Z" w16du:dateUtc="2026-10-29T19:53:32Z">
        <w:r w:rsidR="6B4CEDA7" w:rsidRPr="5A0E82E5">
          <w:rPr>
            <w:rFonts w:ascii="Times New Roman" w:hAnsi="Times New Roman" w:cs="Times New Roman"/>
          </w:rPr>
          <w:t>.</w:t>
        </w:r>
      </w:ins>
      <w:r w:rsidR="00D2577A" w:rsidRPr="00197320">
        <w:rPr>
          <w:rFonts w:ascii="Times New Roman" w:hAnsi="Times New Roman" w:cs="Times New Roman"/>
        </w:rPr>
        <w:t xml:space="preserve"> </w:t>
      </w:r>
      <w:commentRangeStart w:id="300"/>
      <w:r w:rsidR="00D2577A" w:rsidRPr="00197320">
        <w:rPr>
          <w:rFonts w:ascii="Times New Roman" w:hAnsi="Times New Roman" w:cs="Times New Roman"/>
        </w:rPr>
        <w:t xml:space="preserve">Performance in </w:t>
      </w:r>
      <w:r w:rsidRPr="70A418A4">
        <w:rPr>
          <w:rFonts w:ascii="Times New Roman" w:hAnsi="Times New Roman" w:cs="Times New Roman"/>
        </w:rPr>
        <w:t>t</w:t>
      </w:r>
      <w:r w:rsidR="00D2577A" w:rsidRPr="70A418A4">
        <w:rPr>
          <w:rFonts w:ascii="Times New Roman" w:hAnsi="Times New Roman" w:cs="Times New Roman"/>
        </w:rPr>
        <w:t>he</w:t>
      </w:r>
      <w:r w:rsidR="00D2577A" w:rsidRPr="19208520">
        <w:rPr>
          <w:rFonts w:ascii="Times New Roman" w:hAnsi="Times New Roman" w:cs="Times New Roman"/>
        </w:rPr>
        <w:t xml:space="preserve"> </w:t>
      </w:r>
      <w:del w:id="301" w:author="charlaynew" w:date="2026-10-29T13:58:00Z" w16du:dateUtc="2026-10-29T13:58:10Z">
        <w:r w:rsidRPr="19208520" w:rsidDel="003E681C">
          <w:rPr>
            <w:rFonts w:ascii="Times New Roman" w:hAnsi="Times New Roman" w:cs="Times New Roman"/>
          </w:rPr>
          <w:delText>C</w:delText>
        </w:r>
      </w:del>
      <w:ins w:id="302" w:author="charlaynew" w:date="2026-10-29T13:58:00Z" w16du:dateUtc="2026-10-29T13:58:10Z">
        <w:r w:rsidR="01CB5428" w:rsidRPr="19208520">
          <w:rPr>
            <w:rFonts w:ascii="Times New Roman" w:hAnsi="Times New Roman" w:cs="Times New Roman"/>
          </w:rPr>
          <w:t>C</w:t>
        </w:r>
      </w:ins>
      <w:r w:rsidR="003E681C" w:rsidRPr="19208520">
        <w:rPr>
          <w:rFonts w:ascii="Times New Roman" w:hAnsi="Times New Roman" w:cs="Times New Roman"/>
        </w:rPr>
        <w:t>halleng</w:t>
      </w:r>
      <w:r w:rsidR="00D2577A" w:rsidRPr="19208520">
        <w:rPr>
          <w:rFonts w:ascii="Times New Roman" w:hAnsi="Times New Roman" w:cs="Times New Roman"/>
        </w:rPr>
        <w:t>e</w:t>
      </w:r>
      <w:ins w:id="303" w:author="charlaynew" w:date="2026-10-29T13:58:00Z" w16du:dateUtc="2026-10-29T13:58:12Z">
        <w:r w:rsidR="01FF9336" w:rsidRPr="19208520">
          <w:rPr>
            <w:rFonts w:ascii="Times New Roman" w:hAnsi="Times New Roman" w:cs="Times New Roman"/>
          </w:rPr>
          <w:t>.</w:t>
        </w:r>
      </w:ins>
      <w:commentRangeEnd w:id="300"/>
      <w:r w:rsidR="004A5974" w:rsidRPr="005B2221">
        <w:rPr>
          <w:rStyle w:val="CommentReference"/>
          <w:rFonts w:ascii="Times New Roman" w:hAnsi="Times New Roman" w:cs="Times New Roman"/>
          <w:sz w:val="28"/>
          <w:szCs w:val="28"/>
        </w:rPr>
        <w:commentReference w:id="300"/>
      </w:r>
    </w:p>
    <w:p w14:paraId="0CA0362E" w14:textId="6ADA5EC3" w:rsidR="00396531" w:rsidRPr="00DA58D6" w:rsidRDefault="00D2577A" w:rsidP="008E7606">
      <w:pPr>
        <w:spacing w:after="100" w:line="480" w:lineRule="auto"/>
        <w:ind w:firstLine="706"/>
        <w:jc w:val="both"/>
      </w:pPr>
      <w:r w:rsidRPr="45806B7C">
        <w:rPr>
          <w:rFonts w:ascii="Times New Roman" w:hAnsi="Times New Roman" w:cs="Times New Roman"/>
          <w:sz w:val="24"/>
          <w:szCs w:val="24"/>
        </w:rPr>
        <w:t xml:space="preserve">LENS ranked first among the </w:t>
      </w:r>
      <w:commentRangeStart w:id="304"/>
      <w:r w:rsidRPr="00C553B8">
        <w:rPr>
          <w:rFonts w:ascii="Times New Roman" w:hAnsi="Times New Roman" w:cs="Times New Roman"/>
          <w:sz w:val="24"/>
          <w:szCs w:val="24"/>
        </w:rPr>
        <w:t>30</w:t>
      </w:r>
      <w:commentRangeEnd w:id="304"/>
      <w:r w:rsidRPr="45806B7C">
        <w:rPr>
          <w:rStyle w:val="CommentReference"/>
          <w:rFonts w:ascii="Times New Roman" w:hAnsi="Times New Roman" w:cs="Times New Roman"/>
          <w:sz w:val="24"/>
          <w:szCs w:val="24"/>
        </w:rPr>
        <w:commentReference w:id="304"/>
      </w:r>
      <w:r w:rsidRPr="45806B7C">
        <w:rPr>
          <w:rFonts w:ascii="Times New Roman" w:hAnsi="Times New Roman" w:cs="Times New Roman"/>
          <w:sz w:val="24"/>
          <w:szCs w:val="24"/>
        </w:rPr>
        <w:t xml:space="preserve"> teams that took part in the Novelty Indicator</w:t>
      </w:r>
      <w:r w:rsidR="00C553B8">
        <w:rPr>
          <w:rFonts w:ascii="Times New Roman" w:hAnsi="Times New Roman" w:cs="Times New Roman"/>
          <w:sz w:val="24"/>
          <w:szCs w:val="24"/>
        </w:rPr>
        <w:t>s</w:t>
      </w:r>
      <w:r w:rsidRPr="45806B7C">
        <w:rPr>
          <w:rFonts w:ascii="Times New Roman" w:hAnsi="Times New Roman" w:cs="Times New Roman"/>
          <w:sz w:val="24"/>
          <w:szCs w:val="24"/>
        </w:rPr>
        <w:t xml:space="preserve"> Challenge. The winner was determined by an aggregate ranking over multiple metrics</w:t>
      </w:r>
      <w:r w:rsidR="00052D16" w:rsidRPr="45806B7C">
        <w:rPr>
          <w:rFonts w:ascii="Times New Roman" w:hAnsi="Times New Roman" w:cs="Times New Roman"/>
          <w:sz w:val="24"/>
          <w:szCs w:val="24"/>
        </w:rPr>
        <w:t xml:space="preserve"> (see Manus</w:t>
      </w:r>
      <w:r w:rsidR="004B67D7" w:rsidRPr="45806B7C">
        <w:rPr>
          <w:rFonts w:ascii="Times New Roman" w:hAnsi="Times New Roman" w:cs="Times New Roman"/>
          <w:sz w:val="24"/>
          <w:szCs w:val="24"/>
        </w:rPr>
        <w:t>cript);</w:t>
      </w:r>
      <w:r w:rsidR="00052D16" w:rsidRPr="45806B7C">
        <w:rPr>
          <w:rFonts w:ascii="Times New Roman" w:hAnsi="Times New Roman" w:cs="Times New Roman"/>
          <w:sz w:val="24"/>
          <w:szCs w:val="24"/>
        </w:rPr>
        <w:t xml:space="preserve"> </w:t>
      </w:r>
      <w:r w:rsidR="004B67D7" w:rsidRPr="45806B7C">
        <w:rPr>
          <w:rFonts w:ascii="Times New Roman" w:hAnsi="Times New Roman" w:cs="Times New Roman"/>
          <w:sz w:val="24"/>
          <w:szCs w:val="24"/>
        </w:rPr>
        <w:t>s</w:t>
      </w:r>
      <w:commentRangeStart w:id="305"/>
      <w:r w:rsidRPr="45806B7C">
        <w:rPr>
          <w:rFonts w:ascii="Times New Roman" w:hAnsi="Times New Roman" w:cs="Times New Roman"/>
          <w:sz w:val="24"/>
          <w:szCs w:val="24"/>
        </w:rPr>
        <w:t xml:space="preserve">elected metrics are listed in Table </w:t>
      </w:r>
      <w:r w:rsidR="004C3C24" w:rsidRPr="45806B7C">
        <w:rPr>
          <w:rFonts w:ascii="Times New Roman" w:hAnsi="Times New Roman" w:cs="Times New Roman"/>
          <w:sz w:val="24"/>
          <w:szCs w:val="24"/>
        </w:rPr>
        <w:t>S</w:t>
      </w:r>
      <w:r w:rsidRPr="45806B7C">
        <w:rPr>
          <w:rFonts w:ascii="Times New Roman" w:hAnsi="Times New Roman" w:cs="Times New Roman"/>
          <w:sz w:val="24"/>
          <w:szCs w:val="24"/>
        </w:rPr>
        <w:t>.5.</w:t>
      </w:r>
      <w:commentRangeEnd w:id="305"/>
      <w:r w:rsidR="000676D5" w:rsidRPr="00DA58D6">
        <w:rPr>
          <w:rStyle w:val="CommentReference"/>
          <w:sz w:val="22"/>
          <w:szCs w:val="22"/>
        </w:rPr>
        <w:commentReference w:id="305"/>
      </w:r>
    </w:p>
    <w:p w14:paraId="2868A4F4" w14:textId="14F34993" w:rsidR="45806B7C" w:rsidRDefault="45806B7C" w:rsidP="45806B7C">
      <w:pPr>
        <w:spacing w:after="100" w:line="480" w:lineRule="auto"/>
        <w:ind w:firstLine="706"/>
        <w:jc w:val="both"/>
        <w:rPr>
          <w:ins w:id="306" w:author="charlaynew" w:date="2026-10-29T13:58:00Z" w16du:dateUtc="2026-10-29T13:58:20Z"/>
          <w:rFonts w:ascii="Times New Roman" w:hAnsi="Times New Roman" w:cs="Times New Roman"/>
          <w:sz w:val="24"/>
          <w:szCs w:val="24"/>
        </w:rPr>
      </w:pPr>
    </w:p>
    <w:p w14:paraId="5477386C" w14:textId="2BF6F7F6" w:rsidR="19208520" w:rsidRDefault="19208520" w:rsidP="19208520">
      <w:pPr>
        <w:spacing w:after="100" w:line="480" w:lineRule="auto"/>
        <w:ind w:firstLine="706"/>
        <w:jc w:val="both"/>
        <w:rPr>
          <w:rFonts w:ascii="Times New Roman" w:hAnsi="Times New Roman" w:cs="Times New Roman"/>
          <w:sz w:val="24"/>
          <w:szCs w:val="24"/>
        </w:rPr>
      </w:pPr>
    </w:p>
    <w:p w14:paraId="794B3E47" w14:textId="2AFE37CC" w:rsidR="00396531" w:rsidRPr="00DA58D6" w:rsidRDefault="00D2577A" w:rsidP="008B138A">
      <w:pPr>
        <w:spacing w:after="100" w:line="480" w:lineRule="auto"/>
        <w:jc w:val="both"/>
        <w:rPr>
          <w:ins w:id="307" w:author="charlaynew" w:date="2026-10-29T20:11:00Z" w16du:dateUtc="2026-10-29T20:11:01Z"/>
          <w:rFonts w:ascii="Times New Roman" w:hAnsi="Times New Roman" w:cs="Times New Roman"/>
          <w:sz w:val="24"/>
          <w:szCs w:val="24"/>
          <w:rPrChange w:id="308" w:author="charlaynew" w:date="2026-10-30T10:55:00Z" w16du:dateUtc="2026-10-30T09:55:00Z">
            <w:rPr>
              <w:ins w:id="309" w:author="charlaynew" w:date="2026-10-29T20:11:00Z" w16du:dateUtc="2026-10-29T20:11:01Z"/>
            </w:rPr>
          </w:rPrChange>
        </w:rPr>
      </w:pPr>
      <w:r w:rsidRPr="7ED4B717">
        <w:rPr>
          <w:rFonts w:ascii="Times New Roman" w:hAnsi="Times New Roman" w:cs="Times New Roman"/>
          <w:b/>
          <w:sz w:val="24"/>
          <w:szCs w:val="24"/>
        </w:rPr>
        <w:t xml:space="preserve">Table </w:t>
      </w:r>
      <w:r w:rsidR="004C3C24" w:rsidRPr="7ED4B717">
        <w:rPr>
          <w:rFonts w:ascii="Times New Roman" w:hAnsi="Times New Roman" w:cs="Times New Roman"/>
          <w:b/>
          <w:sz w:val="24"/>
          <w:szCs w:val="24"/>
        </w:rPr>
        <w:t>S</w:t>
      </w:r>
      <w:r w:rsidRPr="7ED4B717">
        <w:rPr>
          <w:rFonts w:ascii="Times New Roman" w:hAnsi="Times New Roman" w:cs="Times New Roman"/>
          <w:b/>
          <w:sz w:val="24"/>
          <w:szCs w:val="24"/>
        </w:rPr>
        <w:t xml:space="preserve">.5. </w:t>
      </w:r>
      <w:r w:rsidRPr="7ED4B717">
        <w:rPr>
          <w:rFonts w:ascii="Times New Roman" w:hAnsi="Times New Roman" w:cs="Times New Roman"/>
          <w:sz w:val="24"/>
          <w:szCs w:val="24"/>
        </w:rPr>
        <w:t xml:space="preserve">Challenge </w:t>
      </w:r>
      <w:del w:id="310" w:author="charlaynew" w:date="2026-10-29T20:08:00Z" w16du:dateUtc="2026-10-29T20:08:45Z">
        <w:r w:rsidRPr="7ED4B717" w:rsidDel="00D2577A">
          <w:rPr>
            <w:rFonts w:ascii="Times New Roman" w:hAnsi="Times New Roman" w:cs="Times New Roman"/>
            <w:sz w:val="24"/>
            <w:szCs w:val="24"/>
          </w:rPr>
          <w:delText>r</w:delText>
        </w:r>
      </w:del>
      <w:ins w:id="311" w:author="charlaynew" w:date="2026-10-29T20:08:00Z" w16du:dateUtc="2026-10-29T20:08:45Z">
        <w:r w:rsidR="49792E2A" w:rsidRPr="7ED4B717">
          <w:rPr>
            <w:rFonts w:ascii="Times New Roman" w:hAnsi="Times New Roman" w:cs="Times New Roman"/>
            <w:sz w:val="24"/>
            <w:szCs w:val="24"/>
          </w:rPr>
          <w:t>R</w:t>
        </w:r>
      </w:ins>
      <w:r w:rsidRPr="7ED4B717">
        <w:rPr>
          <w:rFonts w:ascii="Times New Roman" w:hAnsi="Times New Roman" w:cs="Times New Roman"/>
          <w:sz w:val="24"/>
          <w:szCs w:val="24"/>
        </w:rPr>
        <w:t xml:space="preserve">esults of LENS </w:t>
      </w:r>
      <w:del w:id="312" w:author="charlaynew" w:date="2026-10-29T20:08:00Z" w16du:dateUtc="2026-10-29T20:08:51Z">
        <w:r w:rsidRPr="7ED4B717" w:rsidDel="00D2577A">
          <w:rPr>
            <w:rFonts w:ascii="Times New Roman" w:hAnsi="Times New Roman" w:cs="Times New Roman"/>
            <w:sz w:val="24"/>
            <w:szCs w:val="24"/>
          </w:rPr>
          <w:delText>c</w:delText>
        </w:r>
      </w:del>
      <w:ins w:id="313" w:author="charlaynew" w:date="2026-10-29T20:08:00Z" w16du:dateUtc="2026-10-29T20:08:51Z">
        <w:r w:rsidR="4431D664" w:rsidRPr="7ED4B717">
          <w:rPr>
            <w:rFonts w:ascii="Times New Roman" w:hAnsi="Times New Roman" w:cs="Times New Roman"/>
            <w:sz w:val="24"/>
            <w:szCs w:val="24"/>
          </w:rPr>
          <w:t>C</w:t>
        </w:r>
      </w:ins>
      <w:r w:rsidRPr="7ED4B717">
        <w:rPr>
          <w:rFonts w:ascii="Times New Roman" w:hAnsi="Times New Roman" w:cs="Times New Roman"/>
          <w:sz w:val="24"/>
          <w:szCs w:val="24"/>
        </w:rPr>
        <w:t xml:space="preserve">ompared with the </w:t>
      </w:r>
      <w:del w:id="314" w:author="charlaynew" w:date="2026-10-29T20:08:00Z" w16du:dateUtc="2026-10-29T20:08:57Z">
        <w:r w:rsidRPr="7ED4B717" w:rsidDel="00D2577A">
          <w:rPr>
            <w:rFonts w:ascii="Times New Roman" w:hAnsi="Times New Roman" w:cs="Times New Roman"/>
            <w:sz w:val="24"/>
            <w:szCs w:val="24"/>
          </w:rPr>
          <w:delText>b</w:delText>
        </w:r>
      </w:del>
      <w:ins w:id="315" w:author="charlaynew" w:date="2026-10-29T20:08:00Z" w16du:dateUtc="2026-10-29T20:08:57Z">
        <w:r w:rsidR="0B47ADA2" w:rsidRPr="7ED4B717">
          <w:rPr>
            <w:rFonts w:ascii="Times New Roman" w:hAnsi="Times New Roman" w:cs="Times New Roman"/>
            <w:sz w:val="24"/>
            <w:szCs w:val="24"/>
          </w:rPr>
          <w:t>B</w:t>
        </w:r>
      </w:ins>
      <w:r w:rsidRPr="7ED4B717">
        <w:rPr>
          <w:rFonts w:ascii="Times New Roman" w:hAnsi="Times New Roman" w:cs="Times New Roman"/>
          <w:sz w:val="24"/>
          <w:szCs w:val="24"/>
        </w:rPr>
        <w:t xml:space="preserve">est </w:t>
      </w:r>
      <w:del w:id="316" w:author="charlaynew" w:date="2026-10-29T20:09:00Z" w16du:dateUtc="2026-10-29T20:09:02Z">
        <w:r w:rsidRPr="7ED4B717" w:rsidDel="00D2577A">
          <w:rPr>
            <w:rFonts w:ascii="Times New Roman" w:hAnsi="Times New Roman" w:cs="Times New Roman"/>
            <w:sz w:val="24"/>
            <w:szCs w:val="24"/>
          </w:rPr>
          <w:delText>o</w:delText>
        </w:r>
      </w:del>
      <w:ins w:id="317" w:author="charlaynew" w:date="2026-10-29T20:09:00Z" w16du:dateUtc="2026-10-29T20:09:02Z">
        <w:r w:rsidR="55DF4AE3" w:rsidRPr="7ED4B717">
          <w:rPr>
            <w:rFonts w:ascii="Times New Roman" w:hAnsi="Times New Roman" w:cs="Times New Roman"/>
            <w:sz w:val="24"/>
            <w:szCs w:val="24"/>
          </w:rPr>
          <w:t>O</w:t>
        </w:r>
      </w:ins>
      <w:r w:rsidRPr="7ED4B717">
        <w:rPr>
          <w:rFonts w:ascii="Times New Roman" w:hAnsi="Times New Roman" w:cs="Times New Roman"/>
          <w:sz w:val="24"/>
          <w:szCs w:val="24"/>
        </w:rPr>
        <w:t>ther</w:t>
      </w:r>
      <w:del w:id="318" w:author="charlaynew" w:date="2026-10-29T20:09:00Z" w16du:dateUtc="2026-10-29T20:09:24Z">
        <w:r w:rsidRPr="7ED4B717" w:rsidDel="00FB522F">
          <w:rPr>
            <w:rFonts w:ascii="Times New Roman" w:hAnsi="Times New Roman" w:cs="Times New Roman"/>
            <w:sz w:val="24"/>
            <w:szCs w:val="24"/>
          </w:rPr>
          <w:delText>,</w:delText>
        </w:r>
      </w:del>
      <w:ins w:id="319" w:author="charlaynew" w:date="2026-10-29T20:09:00Z" w16du:dateUtc="2026-10-29T20:09:16Z">
        <w:r w:rsidR="05F6A59D" w:rsidRPr="7ED4B717">
          <w:rPr>
            <w:rFonts w:ascii="Times New Roman" w:hAnsi="Times New Roman" w:cs="Times New Roman"/>
            <w:sz w:val="24"/>
            <w:szCs w:val="24"/>
          </w:rPr>
          <w:t xml:space="preserve"> Submissions</w:t>
        </w:r>
        <w:r w:rsidR="00FB522F" w:rsidRPr="7ED4B717">
          <w:rPr>
            <w:rFonts w:ascii="Times New Roman" w:hAnsi="Times New Roman" w:cs="Times New Roman"/>
            <w:sz w:val="24"/>
            <w:szCs w:val="24"/>
          </w:rPr>
          <w:t>,</w:t>
        </w:r>
      </w:ins>
      <w:r w:rsidRPr="7ED4B717">
        <w:rPr>
          <w:rFonts w:ascii="Times New Roman" w:hAnsi="Times New Roman" w:cs="Times New Roman"/>
          <w:sz w:val="24"/>
          <w:szCs w:val="24"/>
        </w:rPr>
        <w:t xml:space="preserve"> the </w:t>
      </w:r>
      <w:del w:id="320" w:author="charlaynew" w:date="2026-10-29T20:09:00Z" w16du:dateUtc="2026-10-29T20:09:35Z">
        <w:r w:rsidRPr="7ED4B717" w:rsidDel="00D2577A">
          <w:rPr>
            <w:rFonts w:ascii="Times New Roman" w:hAnsi="Times New Roman" w:cs="Times New Roman"/>
            <w:sz w:val="24"/>
            <w:szCs w:val="24"/>
          </w:rPr>
          <w:delText>w</w:delText>
        </w:r>
      </w:del>
      <w:ins w:id="321" w:author="charlaynew" w:date="2026-10-29T20:09:00Z" w16du:dateUtc="2026-10-29T20:09:35Z">
        <w:r w:rsidR="05F87482" w:rsidRPr="7ED4B717">
          <w:rPr>
            <w:rFonts w:ascii="Times New Roman" w:hAnsi="Times New Roman" w:cs="Times New Roman"/>
            <w:sz w:val="24"/>
            <w:szCs w:val="24"/>
          </w:rPr>
          <w:t>W</w:t>
        </w:r>
      </w:ins>
      <w:r w:rsidRPr="7ED4B717">
        <w:rPr>
          <w:rFonts w:ascii="Times New Roman" w:hAnsi="Times New Roman" w:cs="Times New Roman"/>
          <w:sz w:val="24"/>
          <w:szCs w:val="24"/>
        </w:rPr>
        <w:t>orst</w:t>
      </w:r>
      <w:r w:rsidR="00FB522F" w:rsidRPr="7ED4B717">
        <w:rPr>
          <w:rFonts w:ascii="Times New Roman" w:hAnsi="Times New Roman" w:cs="Times New Roman"/>
          <w:sz w:val="24"/>
          <w:szCs w:val="24"/>
        </w:rPr>
        <w:t xml:space="preserve"> and the </w:t>
      </w:r>
      <w:r w:rsidR="00082702" w:rsidRPr="7ED4B717">
        <w:rPr>
          <w:rFonts w:ascii="Times New Roman" w:hAnsi="Times New Roman" w:cs="Times New Roman"/>
          <w:sz w:val="24"/>
          <w:szCs w:val="24"/>
        </w:rPr>
        <w:t>“</w:t>
      </w:r>
      <w:del w:id="322" w:author="charlaynew" w:date="2026-10-29T20:09:00Z" w16du:dateUtc="2026-10-29T20:09:53Z">
        <w:r w:rsidRPr="7ED4B717" w:rsidDel="00082702">
          <w:rPr>
            <w:rFonts w:ascii="Times New Roman" w:hAnsi="Times New Roman" w:cs="Times New Roman"/>
            <w:sz w:val="24"/>
            <w:szCs w:val="24"/>
          </w:rPr>
          <w:delText>o</w:delText>
        </w:r>
      </w:del>
      <w:ins w:id="323" w:author="charlaynew" w:date="2026-10-29T20:09:00Z" w16du:dateUtc="2026-10-29T20:09:53Z">
        <w:r w:rsidR="41533EEB" w:rsidRPr="7ED4B717">
          <w:rPr>
            <w:rFonts w:ascii="Times New Roman" w:hAnsi="Times New Roman" w:cs="Times New Roman"/>
            <w:sz w:val="24"/>
            <w:szCs w:val="24"/>
          </w:rPr>
          <w:t>O</w:t>
        </w:r>
      </w:ins>
      <w:r w:rsidR="00082702" w:rsidRPr="7ED4B717">
        <w:rPr>
          <w:rFonts w:ascii="Times New Roman" w:hAnsi="Times New Roman" w:cs="Times New Roman"/>
          <w:sz w:val="24"/>
          <w:szCs w:val="24"/>
        </w:rPr>
        <w:t xml:space="preserve">ptimal” </w:t>
      </w:r>
      <w:del w:id="324" w:author="charlaynew" w:date="2026-10-29T20:09:00Z" w16du:dateUtc="2026-10-29T20:09:59Z">
        <w:r w:rsidRPr="7ED4B717" w:rsidDel="00082702">
          <w:rPr>
            <w:rFonts w:ascii="Times New Roman" w:hAnsi="Times New Roman" w:cs="Times New Roman"/>
            <w:sz w:val="24"/>
            <w:szCs w:val="24"/>
          </w:rPr>
          <w:delText>e</w:delText>
        </w:r>
      </w:del>
      <w:ins w:id="325" w:author="charlaynew" w:date="2026-10-29T20:09:00Z" w16du:dateUtc="2026-10-29T20:09:59Z">
        <w:r w:rsidR="59AC6E13" w:rsidRPr="7ED4B717">
          <w:rPr>
            <w:rFonts w:ascii="Times New Roman" w:hAnsi="Times New Roman" w:cs="Times New Roman"/>
            <w:sz w:val="24"/>
            <w:szCs w:val="24"/>
          </w:rPr>
          <w:t>E</w:t>
        </w:r>
      </w:ins>
      <w:r w:rsidR="00082702" w:rsidRPr="7ED4B717">
        <w:rPr>
          <w:rFonts w:ascii="Times New Roman" w:hAnsi="Times New Roman" w:cs="Times New Roman"/>
          <w:sz w:val="24"/>
          <w:szCs w:val="24"/>
        </w:rPr>
        <w:t>xpert</w:t>
      </w:r>
      <w:ins w:id="326" w:author="charlaynew" w:date="2026-10-29T20:10:00Z" w16du:dateUtc="2026-10-29T20:10:06Z">
        <w:r w:rsidR="1BD7A2D4" w:rsidRPr="7ED4B717">
          <w:rPr>
            <w:rFonts w:ascii="Times New Roman" w:hAnsi="Times New Roman" w:cs="Times New Roman"/>
            <w:sz w:val="24"/>
            <w:szCs w:val="24"/>
          </w:rPr>
          <w:t>-</w:t>
        </w:r>
      </w:ins>
      <w:del w:id="327" w:author="charlaynew" w:date="2026-10-29T20:10:00Z" w16du:dateUtc="2026-10-29T20:10:10Z">
        <w:r w:rsidRPr="7ED4B717" w:rsidDel="00082702">
          <w:rPr>
            <w:rFonts w:ascii="Times New Roman" w:hAnsi="Times New Roman" w:cs="Times New Roman"/>
            <w:sz w:val="24"/>
            <w:szCs w:val="24"/>
          </w:rPr>
          <w:delText xml:space="preserve"> r</w:delText>
        </w:r>
      </w:del>
      <w:ins w:id="328" w:author="charlaynew" w:date="2026-10-29T20:10:00Z" w16du:dateUtc="2026-10-29T20:10:10Z">
        <w:r w:rsidR="25A51F8D" w:rsidRPr="7ED4B717">
          <w:rPr>
            <w:rFonts w:ascii="Times New Roman" w:hAnsi="Times New Roman" w:cs="Times New Roman"/>
            <w:sz w:val="24"/>
            <w:szCs w:val="24"/>
          </w:rPr>
          <w:t>R</w:t>
        </w:r>
      </w:ins>
      <w:r w:rsidR="00082702" w:rsidRPr="7ED4B717">
        <w:rPr>
          <w:rFonts w:ascii="Times New Roman" w:hAnsi="Times New Roman" w:cs="Times New Roman"/>
          <w:sz w:val="24"/>
          <w:szCs w:val="24"/>
        </w:rPr>
        <w:t>aters</w:t>
      </w:r>
      <w:r w:rsidRPr="7ED4B717">
        <w:rPr>
          <w:rFonts w:ascii="Times New Roman" w:hAnsi="Times New Roman" w:cs="Times New Roman"/>
          <w:sz w:val="24"/>
          <w:szCs w:val="24"/>
        </w:rPr>
        <w:t xml:space="preserve"> </w:t>
      </w:r>
      <w:del w:id="329" w:author="charlaynew" w:date="2026-10-29T20:10:00Z" w16du:dateUtc="2026-10-29T20:10:17Z">
        <w:r w:rsidRPr="7ED4B717" w:rsidDel="00D2577A">
          <w:rPr>
            <w:rFonts w:ascii="Times New Roman" w:hAnsi="Times New Roman" w:cs="Times New Roman"/>
            <w:sz w:val="24"/>
            <w:szCs w:val="24"/>
          </w:rPr>
          <w:delText>s</w:delText>
        </w:r>
      </w:del>
      <w:ins w:id="330" w:author="charlaynew" w:date="2026-10-29T20:10:00Z" w16du:dateUtc="2026-10-29T20:10:18Z">
        <w:r w:rsidR="7D867BB4" w:rsidRPr="7ED4B717">
          <w:rPr>
            <w:rFonts w:ascii="Times New Roman" w:hAnsi="Times New Roman" w:cs="Times New Roman"/>
            <w:sz w:val="24"/>
            <w:szCs w:val="24"/>
          </w:rPr>
          <w:t>S</w:t>
        </w:r>
      </w:ins>
      <w:r w:rsidRPr="7ED4B717">
        <w:rPr>
          <w:rFonts w:ascii="Times New Roman" w:hAnsi="Times New Roman" w:cs="Times New Roman"/>
          <w:sz w:val="24"/>
          <w:szCs w:val="24"/>
        </w:rPr>
        <w:t>ubmission</w:t>
      </w:r>
      <w:r w:rsidRPr="45806B7C">
        <w:rPr>
          <w:rFonts w:ascii="Times New Roman" w:hAnsi="Times New Roman" w:cs="Times New Roman"/>
          <w:sz w:val="24"/>
          <w:szCs w:val="24"/>
        </w:rPr>
        <w:t xml:space="preserve"> </w:t>
      </w:r>
      <w:del w:id="331" w:author="charlaynew" w:date="2026-10-29T20:10:00Z" w16du:dateUtc="2026-10-29T20:10:25Z">
        <w:r w:rsidRPr="45806B7C">
          <w:rPr>
            <w:rFonts w:ascii="Times New Roman" w:hAnsi="Times New Roman" w:cs="Times New Roman"/>
            <w:sz w:val="24"/>
            <w:szCs w:val="24"/>
          </w:rPr>
          <w:delText xml:space="preserve">(computed by the </w:delText>
        </w:r>
        <w:r w:rsidR="00FD3EFD" w:rsidRPr="45806B7C">
          <w:rPr>
            <w:rFonts w:ascii="Times New Roman" w:hAnsi="Times New Roman" w:cs="Times New Roman"/>
            <w:sz w:val="24"/>
            <w:szCs w:val="24"/>
          </w:rPr>
          <w:delText>C</w:delText>
        </w:r>
        <w:r w:rsidR="00827354" w:rsidRPr="45806B7C">
          <w:rPr>
            <w:rFonts w:ascii="Times New Roman" w:hAnsi="Times New Roman" w:cs="Times New Roman"/>
            <w:sz w:val="24"/>
            <w:szCs w:val="24"/>
          </w:rPr>
          <w:delText xml:space="preserve">hallenge </w:delText>
        </w:r>
        <w:r w:rsidRPr="45806B7C">
          <w:rPr>
            <w:rFonts w:ascii="Times New Roman" w:hAnsi="Times New Roman" w:cs="Times New Roman"/>
            <w:sz w:val="24"/>
            <w:szCs w:val="24"/>
          </w:rPr>
          <w:delText xml:space="preserve">organizers; n = </w:delText>
        </w:r>
        <w:r w:rsidR="00DA4CEE" w:rsidRPr="45806B7C">
          <w:rPr>
            <w:rFonts w:ascii="Times New Roman" w:hAnsi="Times New Roman" w:cs="Times New Roman"/>
            <w:sz w:val="24"/>
            <w:szCs w:val="24"/>
          </w:rPr>
          <w:delText>number of expert ratings</w:delText>
        </w:r>
        <w:r w:rsidR="004B67D7" w:rsidRPr="45806B7C">
          <w:rPr>
            <w:rFonts w:ascii="Times New Roman" w:hAnsi="Times New Roman" w:cs="Times New Roman"/>
            <w:sz w:val="24"/>
            <w:szCs w:val="24"/>
          </w:rPr>
          <w:delText xml:space="preserve"> per paper</w:delText>
        </w:r>
        <w:r w:rsidRPr="45806B7C">
          <w:rPr>
            <w:rFonts w:ascii="Times New Roman" w:hAnsi="Times New Roman" w:cs="Times New Roman"/>
            <w:sz w:val="24"/>
            <w:szCs w:val="24"/>
          </w:rPr>
          <w:delText>)</w:delText>
        </w:r>
      </w:del>
    </w:p>
    <w:p w14:paraId="40D5964F" w14:textId="2DFAE6B6" w:rsidR="0894BD45" w:rsidRDefault="0894BD45">
      <w:pPr>
        <w:spacing w:after="0"/>
        <w:jc w:val="both"/>
        <w:rPr>
          <w:ins w:id="332" w:author="charlaynew" w:date="2026-10-29T20:11:00Z" w16du:dateUtc="2026-10-29T20:11:04Z"/>
          <w:rFonts w:ascii="Times New Roman" w:eastAsia="Times New Roman" w:hAnsi="Times New Roman" w:cs="Times New Roman"/>
          <w:rPrChange w:id="333" w:author="charlaynew" w:date="2026-10-29T20:11:00Z">
            <w:rPr>
              <w:ins w:id="334" w:author="charlaynew" w:date="2026-10-29T20:11:00Z" w16du:dateUtc="2026-10-29T20:11:04Z"/>
              <w:rFonts w:ascii="Helvetica Neue" w:eastAsia="Helvetica Neue" w:hAnsi="Helvetica Neue" w:cs="Helvetica Neue"/>
              <w:sz w:val="19"/>
              <w:szCs w:val="19"/>
            </w:rPr>
          </w:rPrChange>
        </w:rPr>
        <w:pPrChange w:id="335" w:author="charlaynew" w:date="2026-10-29T20:11:00Z">
          <w:pPr/>
        </w:pPrChange>
      </w:pPr>
      <w:ins w:id="336" w:author="charlaynew" w:date="2026-10-29T20:11:00Z" w16du:dateUtc="2026-10-29T20:11:04Z">
        <w:r w:rsidRPr="51322529">
          <w:rPr>
            <w:rFonts w:ascii="Times New Roman" w:eastAsia="Times New Roman" w:hAnsi="Times New Roman" w:cs="Times New Roman"/>
            <w:i/>
            <w:iCs/>
            <w:rPrChange w:id="337" w:author="charlaynew" w:date="2026-10-29T20:11:00Z" w16du:dateUtc="2026-10-29T20:11:27Z">
              <w:rPr>
                <w:rFonts w:ascii="Helvetica Neue" w:eastAsia="Helvetica Neue" w:hAnsi="Helvetica Neue" w:cs="Helvetica Neue"/>
                <w:i/>
                <w:iCs/>
                <w:sz w:val="19"/>
                <w:szCs w:val="19"/>
              </w:rPr>
            </w:rPrChange>
          </w:rPr>
          <w:t>Note.</w:t>
        </w:r>
        <w:r w:rsidRPr="51322529">
          <w:rPr>
            <w:rFonts w:ascii="Times New Roman" w:eastAsia="Times New Roman" w:hAnsi="Times New Roman" w:cs="Times New Roman"/>
            <w:rPrChange w:id="338" w:author="charlaynew" w:date="2026-10-29T20:11:00Z" w16du:dateUtc="2026-10-29T20:11:21Z">
              <w:rPr>
                <w:rFonts w:ascii="Helvetica Neue" w:eastAsia="Helvetica Neue" w:hAnsi="Helvetica Neue" w:cs="Helvetica Neue"/>
                <w:sz w:val="19"/>
                <w:szCs w:val="19"/>
              </w:rPr>
            </w:rPrChange>
          </w:rPr>
          <w:t xml:space="preserve"> All results were computed by the Challenge organizers; </w:t>
        </w:r>
        <w:r w:rsidRPr="51322529">
          <w:rPr>
            <w:rFonts w:ascii="Times New Roman" w:eastAsia="Times New Roman" w:hAnsi="Times New Roman" w:cs="Times New Roman"/>
            <w:i/>
            <w:iCs/>
            <w:rPrChange w:id="339" w:author="charlaynew" w:date="2026-10-29T20:11:00Z" w16du:dateUtc="2026-10-29T20:11:21Z">
              <w:rPr>
                <w:rFonts w:ascii="Helvetica Neue" w:eastAsia="Helvetica Neue" w:hAnsi="Helvetica Neue" w:cs="Helvetica Neue"/>
                <w:i/>
                <w:iCs/>
                <w:sz w:val="19"/>
                <w:szCs w:val="19"/>
              </w:rPr>
            </w:rPrChange>
          </w:rPr>
          <w:t>n</w:t>
        </w:r>
        <w:r w:rsidRPr="51322529">
          <w:rPr>
            <w:rFonts w:ascii="Times New Roman" w:eastAsia="Times New Roman" w:hAnsi="Times New Roman" w:cs="Times New Roman"/>
            <w:rPrChange w:id="340" w:author="charlaynew" w:date="2026-10-29T20:11:00Z" w16du:dateUtc="2026-10-29T20:11:21Z">
              <w:rPr>
                <w:rFonts w:ascii="Helvetica Neue" w:eastAsia="Helvetica Neue" w:hAnsi="Helvetica Neue" w:cs="Helvetica Neue"/>
                <w:sz w:val="19"/>
                <w:szCs w:val="19"/>
              </w:rPr>
            </w:rPrChange>
          </w:rPr>
          <w:t xml:space="preserve"> is the number of expert ratings per paper.</w:t>
        </w:r>
      </w:ins>
    </w:p>
    <w:p w14:paraId="34CED073" w14:textId="5ECFF10A" w:rsidR="51322529" w:rsidRDefault="51322529" w:rsidP="51322529">
      <w:pPr>
        <w:spacing w:after="100" w:line="480" w:lineRule="auto"/>
        <w:jc w:val="both"/>
        <w:rPr>
          <w:del w:id="341" w:author="charlaynew" w:date="2026-10-29T20:10:00Z" w16du:dateUtc="2026-10-29T20:10:25Z"/>
          <w:rFonts w:ascii="Times New Roman" w:hAnsi="Times New Roman" w:cs="Times New Roman"/>
          <w:sz w:val="24"/>
          <w:szCs w:val="24"/>
        </w:rPr>
      </w:pPr>
    </w:p>
    <w:tbl>
      <w:tblPr>
        <w:tblW w:w="79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00"/>
        <w:gridCol w:w="1051"/>
        <w:gridCol w:w="1046"/>
        <w:gridCol w:w="1797"/>
        <w:gridCol w:w="1558"/>
      </w:tblGrid>
      <w:tr w:rsidR="006F3DB0" w:rsidRPr="00D65B31" w14:paraId="5DB1E648" w14:textId="4C9BDB5B" w:rsidTr="006F3DB0">
        <w:trPr>
          <w:tblHeader/>
        </w:trPr>
        <w:tc>
          <w:tcPr>
            <w:tcW w:w="25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56A11324"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Metric</w:t>
            </w:r>
          </w:p>
        </w:tc>
        <w:tc>
          <w:tcPr>
            <w:tcW w:w="1051"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7C6834E6"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LENS n = 1</w:t>
            </w:r>
          </w:p>
        </w:tc>
        <w:tc>
          <w:tcPr>
            <w:tcW w:w="1046"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44C2602E"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LENS n ≥ 2</w:t>
            </w:r>
          </w:p>
        </w:tc>
        <w:tc>
          <w:tcPr>
            <w:tcW w:w="1797"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6FF08BAA" w14:textId="0A63B249"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 xml:space="preserve">LENS rank </w:t>
            </w:r>
            <w:r>
              <w:rPr>
                <w:rFonts w:ascii="Times New Roman" w:hAnsi="Times New Roman" w:cs="Times New Roman"/>
                <w:b/>
              </w:rPr>
              <w:t xml:space="preserve">among teams (best value of any team, n=1 </w:t>
            </w:r>
            <w:r w:rsidRPr="00DA58D6">
              <w:rPr>
                <w:rFonts w:ascii="Times New Roman" w:hAnsi="Times New Roman" w:cs="Times New Roman"/>
                <w:b/>
              </w:rPr>
              <w:t xml:space="preserve">/ </w:t>
            </w:r>
            <w:r>
              <w:rPr>
                <w:rFonts w:ascii="Times New Roman" w:hAnsi="Times New Roman" w:cs="Times New Roman"/>
                <w:b/>
              </w:rPr>
              <w:t xml:space="preserve">n </w:t>
            </w:r>
            <w:r w:rsidRPr="00DA58D6">
              <w:rPr>
                <w:rFonts w:ascii="Times New Roman" w:hAnsi="Times New Roman" w:cs="Times New Roman"/>
                <w:b/>
              </w:rPr>
              <w:t>≥</w:t>
            </w:r>
            <w:r>
              <w:rPr>
                <w:rFonts w:ascii="Times New Roman" w:hAnsi="Times New Roman" w:cs="Times New Roman"/>
                <w:b/>
              </w:rPr>
              <w:t xml:space="preserve"> 2)</w:t>
            </w:r>
          </w:p>
        </w:tc>
        <w:tc>
          <w:tcPr>
            <w:tcW w:w="1558"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50" w:type="dxa"/>
              <w:left w:w="90" w:type="dxa"/>
              <w:bottom w:w="50" w:type="dxa"/>
              <w:right w:w="90" w:type="dxa"/>
            </w:tcMar>
          </w:tcPr>
          <w:p w14:paraId="7A2AF97B"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b/>
              </w:rPr>
              <w:t>Worst n = 1 / n ≥ 2</w:t>
            </w:r>
          </w:p>
        </w:tc>
      </w:tr>
      <w:tr w:rsidR="006F3DB0" w:rsidRPr="00DA58D6" w14:paraId="79EC2D79" w14:textId="1C8B81EF" w:rsidTr="006F3DB0">
        <w:tc>
          <w:tcPr>
            <w:tcW w:w="7952" w:type="dxa"/>
            <w:gridSpan w:val="5"/>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CDC4914"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i/>
              </w:rPr>
              <w:t>Continuous scores</w:t>
            </w:r>
          </w:p>
        </w:tc>
      </w:tr>
      <w:tr w:rsidR="006F3DB0" w:rsidRPr="00DA58D6" w14:paraId="0AB72C37" w14:textId="187672B2" w:rsidTr="006F3DB0">
        <w:tc>
          <w:tcPr>
            <w:tcW w:w="2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4997769"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MAE (mean absolute error)</w:t>
            </w:r>
          </w:p>
        </w:tc>
        <w:tc>
          <w:tcPr>
            <w:tcW w:w="105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E86EC1C"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20.6</w:t>
            </w:r>
          </w:p>
        </w:tc>
        <w:tc>
          <w:tcPr>
            <w:tcW w:w="104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591CB67A"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17.4</w:t>
            </w:r>
          </w:p>
        </w:tc>
        <w:tc>
          <w:tcPr>
            <w:tcW w:w="179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D914B06" w14:textId="307FB55C"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1st</w:t>
            </w:r>
          </w:p>
        </w:tc>
        <w:tc>
          <w:tcPr>
            <w:tcW w:w="155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9F803D1"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55.0 / 56.2</w:t>
            </w:r>
          </w:p>
        </w:tc>
      </w:tr>
      <w:tr w:rsidR="006F3DB0" w:rsidRPr="00DA58D6" w14:paraId="4665DEF8" w14:textId="02BEBE33" w:rsidTr="006F3DB0">
        <w:tc>
          <w:tcPr>
            <w:tcW w:w="2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027F1CE"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RMSE (root mean squared error)</w:t>
            </w:r>
          </w:p>
        </w:tc>
        <w:tc>
          <w:tcPr>
            <w:tcW w:w="105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7742BAE" w14:textId="506BE98B" w:rsidR="006F3DB0" w:rsidRPr="00DA58D6" w:rsidRDefault="006F3DB0" w:rsidP="008B138A">
            <w:pPr>
              <w:pStyle w:val="TableText"/>
              <w:spacing w:after="100" w:line="480" w:lineRule="auto"/>
              <w:jc w:val="both"/>
              <w:rPr>
                <w:rFonts w:ascii="Times New Roman" w:hAnsi="Times New Roman" w:cs="Times New Roman"/>
              </w:rPr>
            </w:pPr>
            <w:r w:rsidRPr="008D2414">
              <w:rPr>
                <w:rFonts w:ascii="Times New Roman" w:hAnsi="Times New Roman" w:cs="Times New Roman"/>
              </w:rPr>
              <w:t>25.2</w:t>
            </w:r>
          </w:p>
        </w:tc>
        <w:tc>
          <w:tcPr>
            <w:tcW w:w="104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EBC5C66" w14:textId="2075330D" w:rsidR="006F3DB0" w:rsidRPr="00DA58D6" w:rsidRDefault="006F3DB0" w:rsidP="008B138A">
            <w:pPr>
              <w:pStyle w:val="TableText"/>
              <w:spacing w:after="100" w:line="480" w:lineRule="auto"/>
              <w:jc w:val="both"/>
              <w:rPr>
                <w:rFonts w:ascii="Times New Roman" w:hAnsi="Times New Roman" w:cs="Times New Roman"/>
              </w:rPr>
            </w:pPr>
            <w:r w:rsidRPr="008D2414">
              <w:rPr>
                <w:rFonts w:ascii="Times New Roman" w:hAnsi="Times New Roman" w:cs="Times New Roman"/>
              </w:rPr>
              <w:t>21.4</w:t>
            </w:r>
          </w:p>
        </w:tc>
        <w:tc>
          <w:tcPr>
            <w:tcW w:w="179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B3172A5" w14:textId="26F8E99E"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2</w:t>
            </w:r>
            <w:r w:rsidRPr="00CA6F4F">
              <w:rPr>
                <w:rFonts w:ascii="Times New Roman" w:hAnsi="Times New Roman" w:cs="Times New Roman"/>
                <w:vertAlign w:val="superscript"/>
              </w:rPr>
              <w:t>nd</w:t>
            </w:r>
            <w:r>
              <w:rPr>
                <w:rFonts w:ascii="Times New Roman" w:hAnsi="Times New Roman" w:cs="Times New Roman"/>
              </w:rPr>
              <w:t xml:space="preserve"> </w:t>
            </w:r>
            <w:r w:rsidRPr="00DA58D6">
              <w:rPr>
                <w:rFonts w:ascii="Times New Roman" w:hAnsi="Times New Roman" w:cs="Times New Roman"/>
              </w:rPr>
              <w:t xml:space="preserve"> </w:t>
            </w:r>
            <w:r>
              <w:rPr>
                <w:rFonts w:ascii="Times New Roman" w:hAnsi="Times New Roman" w:cs="Times New Roman"/>
              </w:rPr>
              <w:t>(</w:t>
            </w:r>
            <w:r w:rsidRPr="00DA58D6">
              <w:rPr>
                <w:rFonts w:ascii="Times New Roman" w:hAnsi="Times New Roman" w:cs="Times New Roman"/>
              </w:rPr>
              <w:t>25.0 / 21.1</w:t>
            </w:r>
            <w:r>
              <w:rPr>
                <w:rFonts w:ascii="Times New Roman" w:hAnsi="Times New Roman" w:cs="Times New Roman"/>
              </w:rPr>
              <w:t>)</w:t>
            </w:r>
          </w:p>
        </w:tc>
        <w:tc>
          <w:tcPr>
            <w:tcW w:w="155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308099E"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60.0 / 59.9</w:t>
            </w:r>
          </w:p>
        </w:tc>
      </w:tr>
      <w:tr w:rsidR="006F3DB0" w:rsidRPr="00DA58D6" w14:paraId="2BAA30D2" w14:textId="0F167A5D" w:rsidTr="006F3DB0">
        <w:tc>
          <w:tcPr>
            <w:tcW w:w="2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D27B180"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MedAE (median absolute error)</w:t>
            </w:r>
          </w:p>
        </w:tc>
        <w:tc>
          <w:tcPr>
            <w:tcW w:w="105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6D15A70" w14:textId="2BF60C5B" w:rsidR="006F3DB0" w:rsidRPr="00DA58D6" w:rsidRDefault="006F3DB0" w:rsidP="008B138A">
            <w:pPr>
              <w:pStyle w:val="TableText"/>
              <w:spacing w:after="100" w:line="480" w:lineRule="auto"/>
              <w:jc w:val="both"/>
              <w:rPr>
                <w:rFonts w:ascii="Times New Roman" w:hAnsi="Times New Roman" w:cs="Times New Roman"/>
              </w:rPr>
            </w:pPr>
            <w:r w:rsidRPr="008D2414">
              <w:rPr>
                <w:rFonts w:ascii="Times New Roman" w:hAnsi="Times New Roman" w:cs="Times New Roman"/>
              </w:rPr>
              <w:t>18.3</w:t>
            </w:r>
          </w:p>
        </w:tc>
        <w:tc>
          <w:tcPr>
            <w:tcW w:w="104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2887337C" w14:textId="1944CA84" w:rsidR="006F3DB0" w:rsidRPr="00DA58D6" w:rsidRDefault="006F3DB0" w:rsidP="008B138A">
            <w:pPr>
              <w:pStyle w:val="TableText"/>
              <w:spacing w:after="100" w:line="480" w:lineRule="auto"/>
              <w:jc w:val="both"/>
              <w:rPr>
                <w:rFonts w:ascii="Times New Roman" w:hAnsi="Times New Roman" w:cs="Times New Roman"/>
              </w:rPr>
            </w:pPr>
            <w:r w:rsidRPr="008D2414">
              <w:rPr>
                <w:rFonts w:ascii="Times New Roman" w:hAnsi="Times New Roman" w:cs="Times New Roman"/>
              </w:rPr>
              <w:t>15.4</w:t>
            </w:r>
          </w:p>
        </w:tc>
        <w:tc>
          <w:tcPr>
            <w:tcW w:w="179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5CEE9BF" w14:textId="0E3761E6" w:rsidR="006F3DB0" w:rsidRPr="00DA58D6" w:rsidRDefault="006F3DB0" w:rsidP="008B138A">
            <w:pPr>
              <w:pStyle w:val="TableText"/>
              <w:spacing w:after="100" w:line="480" w:lineRule="auto"/>
              <w:jc w:val="both"/>
              <w:rPr>
                <w:rFonts w:ascii="Times New Roman" w:hAnsi="Times New Roman" w:cs="Times New Roman"/>
              </w:rPr>
            </w:pPr>
            <w:commentRangeStart w:id="342"/>
            <w:commentRangeStart w:id="343"/>
            <w:r w:rsidRPr="00DA58D6">
              <w:rPr>
                <w:rFonts w:ascii="Times New Roman" w:hAnsi="Times New Roman" w:cs="Times New Roman"/>
              </w:rPr>
              <w:t>3</w:t>
            </w:r>
            <w:r w:rsidRPr="00CA6F4F">
              <w:rPr>
                <w:rFonts w:ascii="Times New Roman" w:hAnsi="Times New Roman" w:cs="Times New Roman"/>
                <w:vertAlign w:val="superscript"/>
              </w:rPr>
              <w:t>rd</w:t>
            </w:r>
            <w:r>
              <w:rPr>
                <w:rFonts w:ascii="Times New Roman" w:hAnsi="Times New Roman" w:cs="Times New Roman"/>
              </w:rPr>
              <w:t xml:space="preserve">  (</w:t>
            </w:r>
            <w:r w:rsidRPr="00DA58D6">
              <w:rPr>
                <w:rFonts w:ascii="Times New Roman" w:hAnsi="Times New Roman" w:cs="Times New Roman"/>
              </w:rPr>
              <w:t>17.0 / 15.0</w:t>
            </w:r>
            <w:commentRangeEnd w:id="342"/>
            <w:r>
              <w:rPr>
                <w:rStyle w:val="CommentReference"/>
                <w:rFonts w:ascii="Times New Roman" w:hAnsi="Times New Roman" w:cs="Times New Roman"/>
                <w:sz w:val="19"/>
                <w:szCs w:val="19"/>
              </w:rPr>
              <w:commentReference w:id="342"/>
            </w:r>
            <w:commentRangeEnd w:id="343"/>
            <w:r w:rsidR="006B5F49">
              <w:rPr>
                <w:rStyle w:val="CommentReference"/>
                <w:rFonts w:ascii="Times New Roman" w:hAnsi="Times New Roman" w:cs="Times New Roman"/>
                <w:sz w:val="19"/>
                <w:szCs w:val="19"/>
              </w:rPr>
              <w:commentReference w:id="343"/>
            </w:r>
            <w:r>
              <w:rPr>
                <w:rFonts w:ascii="Times New Roman" w:hAnsi="Times New Roman" w:cs="Times New Roman"/>
              </w:rPr>
              <w:t>)</w:t>
            </w:r>
          </w:p>
        </w:tc>
        <w:tc>
          <w:tcPr>
            <w:tcW w:w="155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DEA2C16"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60.0 / 60.0</w:t>
            </w:r>
          </w:p>
        </w:tc>
      </w:tr>
      <w:tr w:rsidR="006F3DB0" w:rsidRPr="00DA58D6" w14:paraId="22CC84F1" w14:textId="3AB0AA0A" w:rsidTr="006F3DB0">
        <w:tc>
          <w:tcPr>
            <w:tcW w:w="2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B1FA030" w14:textId="77777777" w:rsidR="006F3DB0" w:rsidRPr="00526DE4" w:rsidRDefault="006F3DB0" w:rsidP="008B138A">
            <w:pPr>
              <w:pStyle w:val="TableText"/>
              <w:spacing w:after="100" w:line="480" w:lineRule="auto"/>
              <w:jc w:val="both"/>
              <w:rPr>
                <w:rFonts w:ascii="Times New Roman" w:hAnsi="Times New Roman" w:cs="Times New Roman"/>
              </w:rPr>
            </w:pPr>
            <w:commentRangeStart w:id="344"/>
            <w:commentRangeStart w:id="345"/>
            <w:r w:rsidRPr="00DA58D6">
              <w:rPr>
                <w:rFonts w:ascii="Times New Roman" w:hAnsi="Times New Roman" w:cs="Times New Roman"/>
              </w:rPr>
              <w:t>Spearman correlation</w:t>
            </w:r>
            <w:commentRangeEnd w:id="344"/>
            <w:r w:rsidRPr="00526DE4">
              <w:rPr>
                <w:rStyle w:val="CommentReference"/>
                <w:rFonts w:ascii="Times New Roman" w:hAnsi="Times New Roman" w:cs="Times New Roman"/>
                <w:sz w:val="19"/>
                <w:szCs w:val="19"/>
              </w:rPr>
              <w:commentReference w:id="344"/>
            </w:r>
            <w:commentRangeEnd w:id="345"/>
            <w:r w:rsidR="00D65B31" w:rsidRPr="00526DE4">
              <w:rPr>
                <w:rStyle w:val="CommentReference"/>
                <w:rFonts w:ascii="Times New Roman" w:hAnsi="Times New Roman" w:cs="Times New Roman"/>
                <w:sz w:val="19"/>
                <w:szCs w:val="19"/>
              </w:rPr>
              <w:commentReference w:id="345"/>
            </w:r>
          </w:p>
        </w:tc>
        <w:tc>
          <w:tcPr>
            <w:tcW w:w="105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751183F"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0.18</w:t>
            </w:r>
          </w:p>
        </w:tc>
        <w:tc>
          <w:tcPr>
            <w:tcW w:w="104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D1BF551"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0.20</w:t>
            </w:r>
          </w:p>
        </w:tc>
        <w:tc>
          <w:tcPr>
            <w:tcW w:w="179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49EE265" w14:textId="1DCF3C74"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1st</w:t>
            </w:r>
          </w:p>
        </w:tc>
        <w:tc>
          <w:tcPr>
            <w:tcW w:w="155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5E5FF87C"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−0.30 / −0.10</w:t>
            </w:r>
          </w:p>
        </w:tc>
      </w:tr>
      <w:tr w:rsidR="006F3DB0" w:rsidRPr="00DA58D6" w14:paraId="07364AF3" w14:textId="4A13C670" w:rsidTr="006F3DB0">
        <w:tc>
          <w:tcPr>
            <w:tcW w:w="7952" w:type="dxa"/>
            <w:gridSpan w:val="5"/>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1B14C780"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i/>
              </w:rPr>
              <w:t>Ranks</w:t>
            </w:r>
          </w:p>
        </w:tc>
      </w:tr>
      <w:tr w:rsidR="006F3DB0" w:rsidRPr="00DA58D6" w14:paraId="4AF6CA71" w14:textId="7A226DF0" w:rsidTr="006F3DB0">
        <w:tc>
          <w:tcPr>
            <w:tcW w:w="2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48E610C3"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Rank MAE</w:t>
            </w:r>
          </w:p>
        </w:tc>
        <w:tc>
          <w:tcPr>
            <w:tcW w:w="105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D1DE36E"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11,030</w:t>
            </w:r>
          </w:p>
        </w:tc>
        <w:tc>
          <w:tcPr>
            <w:tcW w:w="104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EAABD97"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4,800</w:t>
            </w:r>
          </w:p>
        </w:tc>
        <w:tc>
          <w:tcPr>
            <w:tcW w:w="179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7382066" w14:textId="324F013D"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1st</w:t>
            </w:r>
          </w:p>
        </w:tc>
        <w:tc>
          <w:tcPr>
            <w:tcW w:w="155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F3FBB06"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12,873 / 5,662</w:t>
            </w:r>
          </w:p>
        </w:tc>
      </w:tr>
      <w:tr w:rsidR="006F3DB0" w:rsidRPr="00DA58D6" w14:paraId="15C82B40" w14:textId="491FC673" w:rsidTr="006F3DB0">
        <w:tc>
          <w:tcPr>
            <w:tcW w:w="2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8C1353A"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Rank RMSE</w:t>
            </w:r>
          </w:p>
        </w:tc>
        <w:tc>
          <w:tcPr>
            <w:tcW w:w="105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2723ECA8"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13,792</w:t>
            </w:r>
          </w:p>
        </w:tc>
        <w:tc>
          <w:tcPr>
            <w:tcW w:w="104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283AA2CE"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5,991</w:t>
            </w:r>
          </w:p>
        </w:tc>
        <w:tc>
          <w:tcPr>
            <w:tcW w:w="179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C846E08" w14:textId="1BEF457F"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1st</w:t>
            </w:r>
          </w:p>
        </w:tc>
        <w:tc>
          <w:tcPr>
            <w:tcW w:w="155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2F7E27C3"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15,714 / 6,909</w:t>
            </w:r>
          </w:p>
        </w:tc>
      </w:tr>
      <w:tr w:rsidR="006F3DB0" w:rsidRPr="00DA58D6" w14:paraId="6BF3C83D" w14:textId="55879E12" w:rsidTr="006F3DB0">
        <w:tc>
          <w:tcPr>
            <w:tcW w:w="2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B2FEDB3"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Median rank displacement</w:t>
            </w:r>
          </w:p>
        </w:tc>
        <w:tc>
          <w:tcPr>
            <w:tcW w:w="105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8BEAF63"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9,351</w:t>
            </w:r>
          </w:p>
        </w:tc>
        <w:tc>
          <w:tcPr>
            <w:tcW w:w="104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65B4E1F"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4,065</w:t>
            </w:r>
          </w:p>
        </w:tc>
        <w:tc>
          <w:tcPr>
            <w:tcW w:w="179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77D0B6FA" w14:textId="4549E5CA"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1st</w:t>
            </w:r>
          </w:p>
        </w:tc>
        <w:tc>
          <w:tcPr>
            <w:tcW w:w="155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1D088C1C"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11,348 / 5,044</w:t>
            </w:r>
          </w:p>
        </w:tc>
      </w:tr>
      <w:tr w:rsidR="006F3DB0" w:rsidRPr="00DA58D6" w14:paraId="420A8A38" w14:textId="0768384B" w:rsidTr="006F3DB0">
        <w:tc>
          <w:tcPr>
            <w:tcW w:w="2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255C39A" w14:textId="2868C0CE"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Quadratic weighted kappa (Cohen 1968)</w:t>
            </w:r>
          </w:p>
        </w:tc>
        <w:tc>
          <w:tcPr>
            <w:tcW w:w="105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2F3D8CBD"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0.18</w:t>
            </w:r>
          </w:p>
        </w:tc>
        <w:tc>
          <w:tcPr>
            <w:tcW w:w="104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74D056D"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0.20</w:t>
            </w:r>
          </w:p>
        </w:tc>
        <w:tc>
          <w:tcPr>
            <w:tcW w:w="179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10D6247B" w14:textId="3F014941"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1st</w:t>
            </w:r>
          </w:p>
        </w:tc>
        <w:tc>
          <w:tcPr>
            <w:tcW w:w="155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02423C28"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−0.29 / −0.20</w:t>
            </w:r>
          </w:p>
        </w:tc>
      </w:tr>
      <w:tr w:rsidR="006F3DB0" w:rsidRPr="00DA58D6" w14:paraId="055D95E7" w14:textId="009E7DC3" w:rsidTr="006F3DB0">
        <w:tc>
          <w:tcPr>
            <w:tcW w:w="2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29656F53" w14:textId="479AE27D"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Linear weighted kappa (Cohen 1968)</w:t>
            </w:r>
          </w:p>
        </w:tc>
        <w:tc>
          <w:tcPr>
            <w:tcW w:w="105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336C79A0"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0.11</w:t>
            </w:r>
          </w:p>
        </w:tc>
        <w:tc>
          <w:tcPr>
            <w:tcW w:w="104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382CAFC"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0.12</w:t>
            </w:r>
          </w:p>
        </w:tc>
        <w:tc>
          <w:tcPr>
            <w:tcW w:w="1797"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2BB219E9" w14:textId="2F641868"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1st</w:t>
            </w:r>
          </w:p>
        </w:tc>
        <w:tc>
          <w:tcPr>
            <w:tcW w:w="155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0" w:type="dxa"/>
              <w:left w:w="90" w:type="dxa"/>
              <w:bottom w:w="50" w:type="dxa"/>
              <w:right w:w="90" w:type="dxa"/>
            </w:tcMar>
          </w:tcPr>
          <w:p w14:paraId="6A98DCDA"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−0.17 / −0.10</w:t>
            </w:r>
          </w:p>
        </w:tc>
      </w:tr>
      <w:tr w:rsidR="006F3DB0" w:rsidRPr="00DA58D6" w14:paraId="00EB6837" w14:textId="2418938F" w:rsidTr="006F3DB0">
        <w:tc>
          <w:tcPr>
            <w:tcW w:w="25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724C784F"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Kendall correlation</w:t>
            </w:r>
          </w:p>
        </w:tc>
        <w:tc>
          <w:tcPr>
            <w:tcW w:w="1051"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7AB07425"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0.12</w:t>
            </w:r>
          </w:p>
        </w:tc>
        <w:tc>
          <w:tcPr>
            <w:tcW w:w="1046"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5E649C9C"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0.14</w:t>
            </w:r>
          </w:p>
        </w:tc>
        <w:tc>
          <w:tcPr>
            <w:tcW w:w="1797"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54D8FF89" w14:textId="2E0926CC"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1st</w:t>
            </w:r>
          </w:p>
        </w:tc>
        <w:tc>
          <w:tcPr>
            <w:tcW w:w="1558"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50" w:type="dxa"/>
              <w:left w:w="90" w:type="dxa"/>
              <w:bottom w:w="50" w:type="dxa"/>
              <w:right w:w="90" w:type="dxa"/>
            </w:tcMar>
          </w:tcPr>
          <w:p w14:paraId="23D01612" w14:textId="77777777" w:rsidR="006F3DB0" w:rsidRPr="00DA58D6" w:rsidRDefault="006F3DB0" w:rsidP="008B138A">
            <w:pPr>
              <w:pStyle w:val="TableText"/>
              <w:spacing w:after="100" w:line="480" w:lineRule="auto"/>
              <w:jc w:val="both"/>
              <w:rPr>
                <w:rFonts w:ascii="Times New Roman" w:hAnsi="Times New Roman" w:cs="Times New Roman"/>
              </w:rPr>
            </w:pPr>
            <w:r w:rsidRPr="00DA58D6">
              <w:rPr>
                <w:rFonts w:ascii="Times New Roman" w:hAnsi="Times New Roman" w:cs="Times New Roman"/>
              </w:rPr>
              <w:t>−0.20 / −0.11</w:t>
            </w:r>
          </w:p>
        </w:tc>
      </w:tr>
    </w:tbl>
    <w:p w14:paraId="6209B7E2" w14:textId="77777777" w:rsidR="00396531" w:rsidRPr="00DA58D6" w:rsidRDefault="00D2577A" w:rsidP="008B138A">
      <w:pPr>
        <w:pStyle w:val="TableNote"/>
        <w:spacing w:before="0" w:after="100" w:line="480" w:lineRule="auto"/>
        <w:jc w:val="both"/>
        <w:rPr>
          <w:rFonts w:ascii="Times New Roman" w:hAnsi="Times New Roman" w:cs="Times New Roman"/>
        </w:rPr>
      </w:pPr>
      <w:r w:rsidRPr="00DA58D6">
        <w:rPr>
          <w:rFonts w:ascii="Times New Roman" w:hAnsi="Times New Roman" w:cs="Times New Roman"/>
        </w:rPr>
        <w:t>Note. Grouping follows the organizers’ evaluation. Rank metrics are computed within the respective subset and are therefore not comparable between the n = 1 and n ≥ 2 columns.</w:t>
      </w:r>
    </w:p>
    <w:p w14:paraId="29E031E5" w14:textId="1E21F6F0" w:rsidR="00396531" w:rsidRPr="00526DE4" w:rsidRDefault="00D2577A">
      <w:pPr>
        <w:spacing w:after="100" w:line="480" w:lineRule="auto"/>
        <w:ind w:firstLine="708"/>
        <w:jc w:val="both"/>
        <w:rPr>
          <w:rFonts w:ascii="Times New Roman" w:hAnsi="Times New Roman" w:cs="Times New Roman"/>
          <w:sz w:val="24"/>
          <w:szCs w:val="24"/>
        </w:rPr>
        <w:pPrChange w:id="347" w:author="charlaynew" w:date="2026-10-29T21:59:00Z" w16du:dateUtc="2026-10-29T20:59:00Z">
          <w:pPr>
            <w:spacing w:after="100" w:line="480" w:lineRule="auto"/>
            <w:jc w:val="both"/>
          </w:pPr>
        </w:pPrChange>
      </w:pPr>
      <w:commentRangeStart w:id="348"/>
      <w:commentRangeStart w:id="349"/>
      <w:commentRangeStart w:id="350"/>
      <w:commentRangeStart w:id="351"/>
      <w:r w:rsidRPr="68757065">
        <w:rPr>
          <w:rFonts w:ascii="Times New Roman" w:hAnsi="Times New Roman" w:cs="Times New Roman"/>
          <w:sz w:val="24"/>
          <w:szCs w:val="24"/>
        </w:rPr>
        <w:t xml:space="preserve">LENS </w:t>
      </w:r>
      <w:r w:rsidR="002A2452" w:rsidRPr="68757065">
        <w:rPr>
          <w:rFonts w:ascii="Times New Roman" w:hAnsi="Times New Roman" w:cs="Times New Roman"/>
          <w:sz w:val="24"/>
          <w:szCs w:val="24"/>
        </w:rPr>
        <w:t xml:space="preserve">won the </w:t>
      </w:r>
      <w:r w:rsidR="000676D5" w:rsidRPr="68757065">
        <w:rPr>
          <w:rFonts w:ascii="Times New Roman" w:hAnsi="Times New Roman" w:cs="Times New Roman"/>
          <w:sz w:val="24"/>
          <w:szCs w:val="24"/>
        </w:rPr>
        <w:t>C</w:t>
      </w:r>
      <w:r w:rsidR="002A2452" w:rsidRPr="68757065">
        <w:rPr>
          <w:rFonts w:ascii="Times New Roman" w:hAnsi="Times New Roman" w:cs="Times New Roman"/>
          <w:sz w:val="24"/>
          <w:szCs w:val="24"/>
        </w:rPr>
        <w:t xml:space="preserve">hallenge with </w:t>
      </w:r>
      <w:r w:rsidR="00C30FDA" w:rsidRPr="68757065">
        <w:rPr>
          <w:rFonts w:ascii="Times New Roman" w:hAnsi="Times New Roman" w:cs="Times New Roman"/>
          <w:sz w:val="24"/>
          <w:szCs w:val="24"/>
        </w:rPr>
        <w:t xml:space="preserve">a </w:t>
      </w:r>
      <w:r w:rsidR="007E7B80" w:rsidRPr="68757065">
        <w:rPr>
          <w:rFonts w:ascii="Times New Roman" w:hAnsi="Times New Roman" w:cs="Times New Roman"/>
          <w:sz w:val="24"/>
          <w:szCs w:val="24"/>
        </w:rPr>
        <w:t>Spearman correlation of around 0.2 and a</w:t>
      </w:r>
      <w:r w:rsidR="00C30FDA" w:rsidRPr="68757065">
        <w:rPr>
          <w:rFonts w:ascii="Times New Roman" w:hAnsi="Times New Roman" w:cs="Times New Roman"/>
          <w:sz w:val="24"/>
          <w:szCs w:val="24"/>
        </w:rPr>
        <w:t>n</w:t>
      </w:r>
      <w:r w:rsidRPr="68757065">
        <w:rPr>
          <w:rFonts w:ascii="Times New Roman" w:hAnsi="Times New Roman" w:cs="Times New Roman"/>
          <w:sz w:val="24"/>
          <w:szCs w:val="24"/>
        </w:rPr>
        <w:t xml:space="preserve"> MAE of 17.4 (n ≥ 2)</w:t>
      </w:r>
      <w:r w:rsidR="00200AA9" w:rsidRPr="68757065">
        <w:rPr>
          <w:rFonts w:ascii="Times New Roman" w:hAnsi="Times New Roman" w:cs="Times New Roman"/>
          <w:sz w:val="24"/>
          <w:szCs w:val="24"/>
        </w:rPr>
        <w:t>.</w:t>
      </w:r>
      <w:r w:rsidRPr="68757065">
        <w:rPr>
          <w:rFonts w:ascii="Times New Roman" w:hAnsi="Times New Roman" w:cs="Times New Roman"/>
          <w:sz w:val="24"/>
          <w:szCs w:val="24"/>
        </w:rPr>
        <w:t xml:space="preserve"> </w:t>
      </w:r>
      <w:r w:rsidR="00200AA9" w:rsidRPr="68757065">
        <w:rPr>
          <w:rFonts w:ascii="Times New Roman" w:hAnsi="Times New Roman" w:cs="Times New Roman"/>
          <w:sz w:val="24"/>
          <w:szCs w:val="24"/>
        </w:rPr>
        <w:t>A</w:t>
      </w:r>
      <w:r w:rsidR="00A6255F" w:rsidRPr="68757065">
        <w:rPr>
          <w:rFonts w:ascii="Times New Roman" w:hAnsi="Times New Roman" w:cs="Times New Roman"/>
          <w:sz w:val="24"/>
          <w:szCs w:val="24"/>
        </w:rPr>
        <w:t>t the same ti</w:t>
      </w:r>
      <w:r w:rsidR="00200AA9" w:rsidRPr="68757065">
        <w:rPr>
          <w:rFonts w:ascii="Times New Roman" w:hAnsi="Times New Roman" w:cs="Times New Roman"/>
          <w:sz w:val="24"/>
          <w:szCs w:val="24"/>
        </w:rPr>
        <w:t>me</w:t>
      </w:r>
      <w:r w:rsidR="008C3C6A" w:rsidRPr="68757065">
        <w:rPr>
          <w:rFonts w:ascii="Times New Roman" w:hAnsi="Times New Roman" w:cs="Times New Roman"/>
          <w:sz w:val="24"/>
          <w:szCs w:val="24"/>
        </w:rPr>
        <w:t xml:space="preserve">, on both continuous and rank-based </w:t>
      </w:r>
      <w:r w:rsidR="00401227" w:rsidRPr="68757065">
        <w:rPr>
          <w:rFonts w:ascii="Times New Roman" w:hAnsi="Times New Roman" w:cs="Times New Roman"/>
          <w:sz w:val="24"/>
          <w:szCs w:val="24"/>
        </w:rPr>
        <w:t>metrics</w:t>
      </w:r>
      <w:r w:rsidR="008C3C6A" w:rsidRPr="68757065">
        <w:rPr>
          <w:rFonts w:ascii="Times New Roman" w:hAnsi="Times New Roman" w:cs="Times New Roman"/>
          <w:sz w:val="24"/>
          <w:szCs w:val="24"/>
        </w:rPr>
        <w:t xml:space="preserve">, </w:t>
      </w:r>
      <w:commentRangeStart w:id="352"/>
      <w:r w:rsidR="008C3C6A" w:rsidRPr="68757065">
        <w:rPr>
          <w:rFonts w:ascii="Times New Roman" w:hAnsi="Times New Roman" w:cs="Times New Roman"/>
          <w:sz w:val="24"/>
          <w:szCs w:val="24"/>
        </w:rPr>
        <w:t xml:space="preserve">LENS was </w:t>
      </w:r>
      <w:r w:rsidR="00383CBF" w:rsidRPr="68757065">
        <w:rPr>
          <w:rFonts w:ascii="Times New Roman" w:hAnsi="Times New Roman" w:cs="Times New Roman"/>
          <w:sz w:val="24"/>
          <w:szCs w:val="24"/>
        </w:rPr>
        <w:t xml:space="preserve">about twice as close to individual </w:t>
      </w:r>
      <w:r w:rsidR="00401227" w:rsidRPr="68757065">
        <w:rPr>
          <w:rFonts w:ascii="Times New Roman" w:hAnsi="Times New Roman" w:cs="Times New Roman"/>
          <w:sz w:val="24"/>
          <w:szCs w:val="24"/>
        </w:rPr>
        <w:t>expert</w:t>
      </w:r>
      <w:r w:rsidR="00383CBF" w:rsidRPr="68757065">
        <w:rPr>
          <w:rFonts w:ascii="Times New Roman" w:hAnsi="Times New Roman" w:cs="Times New Roman"/>
          <w:sz w:val="24"/>
          <w:szCs w:val="24"/>
        </w:rPr>
        <w:t xml:space="preserve"> ratings as the experts were to each other</w:t>
      </w:r>
      <w:commentRangeEnd w:id="352"/>
      <w:r w:rsidR="00340713" w:rsidRPr="68757065">
        <w:rPr>
          <w:rStyle w:val="CommentReference"/>
          <w:rFonts w:ascii="Times New Roman" w:hAnsi="Times New Roman" w:cs="Times New Roman"/>
          <w:sz w:val="24"/>
          <w:szCs w:val="24"/>
        </w:rPr>
        <w:commentReference w:id="352"/>
      </w:r>
      <w:r w:rsidR="00E91313" w:rsidRPr="68757065">
        <w:rPr>
          <w:rFonts w:ascii="Times New Roman" w:hAnsi="Times New Roman" w:cs="Times New Roman"/>
          <w:sz w:val="24"/>
          <w:szCs w:val="24"/>
        </w:rPr>
        <w:t>. These re</w:t>
      </w:r>
      <w:r w:rsidR="00C27A60" w:rsidRPr="68757065">
        <w:rPr>
          <w:rFonts w:ascii="Times New Roman" w:hAnsi="Times New Roman" w:cs="Times New Roman"/>
          <w:sz w:val="24"/>
          <w:szCs w:val="24"/>
        </w:rPr>
        <w:t>sults highlight</w:t>
      </w:r>
      <w:r w:rsidRPr="68757065">
        <w:rPr>
          <w:rFonts w:ascii="Times New Roman" w:hAnsi="Times New Roman" w:cs="Times New Roman"/>
          <w:sz w:val="24"/>
          <w:szCs w:val="24"/>
        </w:rPr>
        <w:t xml:space="preserve"> </w:t>
      </w:r>
      <w:r w:rsidR="00062292" w:rsidRPr="68757065">
        <w:rPr>
          <w:rFonts w:ascii="Times New Roman" w:hAnsi="Times New Roman" w:cs="Times New Roman"/>
          <w:sz w:val="24"/>
          <w:szCs w:val="24"/>
        </w:rPr>
        <w:t xml:space="preserve">both the promise of the approach and the </w:t>
      </w:r>
      <w:r w:rsidR="00A921FD" w:rsidRPr="68757065">
        <w:rPr>
          <w:rFonts w:ascii="Times New Roman" w:hAnsi="Times New Roman" w:cs="Times New Roman"/>
          <w:sz w:val="24"/>
          <w:szCs w:val="24"/>
        </w:rPr>
        <w:t>inherent complexity of automated novelty assessment</w:t>
      </w:r>
      <w:r w:rsidR="00F63EEB" w:rsidRPr="68757065">
        <w:rPr>
          <w:rFonts w:ascii="Times New Roman" w:hAnsi="Times New Roman" w:cs="Times New Roman"/>
          <w:sz w:val="24"/>
          <w:szCs w:val="24"/>
        </w:rPr>
        <w:t>, on which even experts disagree substantially.</w:t>
      </w:r>
      <w:r w:rsidR="00A921FD" w:rsidRPr="68757065">
        <w:rPr>
          <w:rFonts w:ascii="Times New Roman" w:hAnsi="Times New Roman" w:cs="Times New Roman"/>
          <w:sz w:val="24"/>
          <w:szCs w:val="24"/>
        </w:rPr>
        <w:t xml:space="preserve"> Improving alignment </w:t>
      </w:r>
      <w:r w:rsidR="227C7826" w:rsidRPr="68757065">
        <w:rPr>
          <w:rFonts w:ascii="Times New Roman" w:hAnsi="Times New Roman" w:cs="Times New Roman"/>
          <w:sz w:val="24"/>
          <w:szCs w:val="24"/>
        </w:rPr>
        <w:t xml:space="preserve">with expert </w:t>
      </w:r>
      <w:r w:rsidR="00EE0315" w:rsidRPr="68757065">
        <w:rPr>
          <w:rFonts w:ascii="Times New Roman" w:hAnsi="Times New Roman" w:cs="Times New Roman"/>
          <w:sz w:val="24"/>
          <w:szCs w:val="24"/>
        </w:rPr>
        <w:t>judgement</w:t>
      </w:r>
      <w:r w:rsidR="00527BD5" w:rsidRPr="68757065">
        <w:rPr>
          <w:rFonts w:ascii="Times New Roman" w:hAnsi="Times New Roman" w:cs="Times New Roman"/>
          <w:sz w:val="24"/>
          <w:szCs w:val="24"/>
        </w:rPr>
        <w:t xml:space="preserve"> represents an</w:t>
      </w:r>
      <w:r w:rsidR="00E61F54" w:rsidRPr="68757065">
        <w:rPr>
          <w:rFonts w:ascii="Times New Roman" w:hAnsi="Times New Roman" w:cs="Times New Roman"/>
          <w:sz w:val="24"/>
          <w:szCs w:val="24"/>
        </w:rPr>
        <w:t xml:space="preserve"> exciting direction for future work</w:t>
      </w:r>
      <w:r w:rsidRPr="68757065">
        <w:rPr>
          <w:rFonts w:ascii="Times New Roman" w:hAnsi="Times New Roman" w:cs="Times New Roman"/>
          <w:sz w:val="24"/>
          <w:szCs w:val="24"/>
        </w:rPr>
        <w:t xml:space="preserve">. </w:t>
      </w:r>
      <w:commentRangeEnd w:id="351"/>
      <w:r w:rsidR="000B5DCC" w:rsidRPr="00526DE4">
        <w:rPr>
          <w:rStyle w:val="CommentReference"/>
          <w:rFonts w:ascii="Times New Roman" w:hAnsi="Times New Roman" w:cs="Times New Roman"/>
          <w:sz w:val="24"/>
          <w:szCs w:val="24"/>
        </w:rPr>
        <w:commentReference w:id="351"/>
      </w:r>
      <w:commentRangeEnd w:id="348"/>
      <w:r w:rsidR="008550C4" w:rsidRPr="00526DE4">
        <w:rPr>
          <w:rStyle w:val="CommentReference"/>
          <w:rFonts w:ascii="Times New Roman" w:hAnsi="Times New Roman" w:cs="Times New Roman"/>
          <w:sz w:val="24"/>
          <w:szCs w:val="24"/>
        </w:rPr>
        <w:commentReference w:id="348"/>
      </w:r>
      <w:commentRangeEnd w:id="349"/>
      <w:r w:rsidRPr="00526DE4">
        <w:rPr>
          <w:rStyle w:val="CommentReference"/>
          <w:rFonts w:ascii="Times New Roman" w:hAnsi="Times New Roman" w:cs="Times New Roman"/>
          <w:sz w:val="24"/>
          <w:szCs w:val="24"/>
        </w:rPr>
        <w:commentReference w:id="349"/>
      </w:r>
      <w:commentRangeEnd w:id="350"/>
      <w:r w:rsidRPr="00526DE4">
        <w:rPr>
          <w:rStyle w:val="CommentReference"/>
          <w:rFonts w:ascii="Times New Roman" w:hAnsi="Times New Roman" w:cs="Times New Roman"/>
          <w:sz w:val="24"/>
          <w:szCs w:val="24"/>
        </w:rPr>
        <w:commentReference w:id="350"/>
      </w:r>
    </w:p>
    <w:p w14:paraId="18E6E680" w14:textId="39FF7A5C" w:rsidR="00396531" w:rsidRDefault="006818AA" w:rsidP="001346F7">
      <w:pPr>
        <w:pStyle w:val="Heading1"/>
        <w:rPr>
          <w:rFonts w:ascii="Times New Roman" w:eastAsia="Times New Roman" w:hAnsi="Times New Roman" w:cs="Times New Roman"/>
          <w:rPrChange w:id="353" w:author="charlaynew" w:date="2026-10-29T21:59:00Z" w16du:dateUtc="2026-10-29T20:59:00Z">
            <w:rPr/>
          </w:rPrChange>
        </w:rPr>
      </w:pPr>
      <w:r w:rsidRPr="661B4976">
        <w:rPr>
          <w:rFonts w:ascii="Times New Roman" w:eastAsia="Times New Roman" w:hAnsi="Times New Roman" w:cs="Times New Roman"/>
          <w:rPrChange w:id="354" w:author="charlaynew" w:date="2026-10-29T21:59:00Z" w16du:dateUtc="2026-10-29T20:59:00Z">
            <w:rPr/>
          </w:rPrChange>
        </w:rPr>
        <w:t>S.</w:t>
      </w:r>
      <w:r w:rsidR="00F05EB0" w:rsidRPr="661B4976">
        <w:rPr>
          <w:rFonts w:ascii="Times New Roman" w:eastAsia="Times New Roman" w:hAnsi="Times New Roman" w:cs="Times New Roman"/>
          <w:rPrChange w:id="355" w:author="charlaynew" w:date="2026-10-29T21:59:00Z" w16du:dateUtc="2026-10-29T20:59:00Z">
            <w:rPr/>
          </w:rPrChange>
        </w:rPr>
        <w:t>8</w:t>
      </w:r>
      <w:ins w:id="356" w:author="charlaynew" w:date="2026-10-29T19:53:00Z" w16du:dateUtc="2026-10-29T19:53:48Z">
        <w:r w:rsidR="5C0D3323" w:rsidRPr="661B4976">
          <w:rPr>
            <w:rFonts w:ascii="Times New Roman" w:eastAsia="Times New Roman" w:hAnsi="Times New Roman" w:cs="Times New Roman"/>
            <w:rPrChange w:id="357" w:author="charlaynew" w:date="2026-10-29T21:59:00Z" w16du:dateUtc="2026-10-29T20:59:00Z">
              <w:rPr/>
            </w:rPrChange>
          </w:rPr>
          <w:t>.</w:t>
        </w:r>
      </w:ins>
      <w:r w:rsidRPr="661B4976">
        <w:rPr>
          <w:rFonts w:ascii="Times New Roman" w:eastAsia="Times New Roman" w:hAnsi="Times New Roman" w:cs="Times New Roman"/>
          <w:rPrChange w:id="358" w:author="charlaynew" w:date="2026-10-29T21:59:00Z" w16du:dateUtc="2026-10-29T20:59:00Z">
            <w:rPr/>
          </w:rPrChange>
        </w:rPr>
        <w:t xml:space="preserve"> LENS </w:t>
      </w:r>
      <w:r w:rsidR="00B531E7" w:rsidRPr="661B4976">
        <w:rPr>
          <w:rFonts w:ascii="Times New Roman" w:eastAsia="Times New Roman" w:hAnsi="Times New Roman" w:cs="Times New Roman"/>
          <w:rPrChange w:id="359" w:author="charlaynew" w:date="2026-10-29T21:59:00Z" w16du:dateUtc="2026-10-29T20:59:00Z">
            <w:rPr/>
          </w:rPrChange>
        </w:rPr>
        <w:t>P</w:t>
      </w:r>
      <w:r w:rsidRPr="661B4976">
        <w:rPr>
          <w:rFonts w:ascii="Times New Roman" w:eastAsia="Times New Roman" w:hAnsi="Times New Roman" w:cs="Times New Roman"/>
          <w:rPrChange w:id="360" w:author="charlaynew" w:date="2026-10-29T21:59:00Z" w16du:dateUtc="2026-10-29T20:59:00Z">
            <w:rPr/>
          </w:rPrChange>
        </w:rPr>
        <w:t>erformance</w:t>
      </w:r>
      <w:r w:rsidR="009E0A8E" w:rsidRPr="661B4976">
        <w:rPr>
          <w:rFonts w:ascii="Times New Roman" w:eastAsia="Times New Roman" w:hAnsi="Times New Roman" w:cs="Times New Roman"/>
          <w:rPrChange w:id="361" w:author="charlaynew" w:date="2026-10-29T21:59:00Z" w16du:dateUtc="2026-10-29T20:59:00Z">
            <w:rPr/>
          </w:rPrChange>
        </w:rPr>
        <w:t xml:space="preserve"> </w:t>
      </w:r>
      <w:r w:rsidR="00AE3D5A" w:rsidRPr="661B4976">
        <w:rPr>
          <w:rFonts w:ascii="Times New Roman" w:eastAsia="Times New Roman" w:hAnsi="Times New Roman" w:cs="Times New Roman"/>
          <w:rPrChange w:id="362" w:author="charlaynew" w:date="2026-10-29T21:59:00Z" w16du:dateUtc="2026-10-29T20:59:00Z">
            <w:rPr/>
          </w:rPrChange>
        </w:rPr>
        <w:t xml:space="preserve">against </w:t>
      </w:r>
      <w:r w:rsidR="00B531E7" w:rsidRPr="661B4976">
        <w:rPr>
          <w:rFonts w:ascii="Times New Roman" w:eastAsia="Times New Roman" w:hAnsi="Times New Roman" w:cs="Times New Roman"/>
          <w:rPrChange w:id="363" w:author="charlaynew" w:date="2026-10-29T21:59:00Z" w16du:dateUtc="2026-10-29T20:59:00Z">
            <w:rPr/>
          </w:rPrChange>
        </w:rPr>
        <w:t>S</w:t>
      </w:r>
      <w:r w:rsidR="00AE3D5A" w:rsidRPr="661B4976">
        <w:rPr>
          <w:rFonts w:ascii="Times New Roman" w:eastAsia="Times New Roman" w:hAnsi="Times New Roman" w:cs="Times New Roman"/>
          <w:rPrChange w:id="364" w:author="charlaynew" w:date="2026-10-29T21:59:00Z" w16du:dateUtc="2026-10-29T20:59:00Z">
            <w:rPr/>
          </w:rPrChange>
        </w:rPr>
        <w:t xml:space="preserve">tandard </w:t>
      </w:r>
      <w:r w:rsidR="00B531E7" w:rsidRPr="661B4976">
        <w:rPr>
          <w:rFonts w:ascii="Times New Roman" w:eastAsia="Times New Roman" w:hAnsi="Times New Roman" w:cs="Times New Roman"/>
          <w:rPrChange w:id="365" w:author="charlaynew" w:date="2026-10-29T21:59:00Z" w16du:dateUtc="2026-10-29T20:59:00Z">
            <w:rPr/>
          </w:rPrChange>
        </w:rPr>
        <w:t>I</w:t>
      </w:r>
      <w:r w:rsidR="00AE3D5A" w:rsidRPr="661B4976">
        <w:rPr>
          <w:rFonts w:ascii="Times New Roman" w:eastAsia="Times New Roman" w:hAnsi="Times New Roman" w:cs="Times New Roman"/>
          <w:rPrChange w:id="366" w:author="charlaynew" w:date="2026-10-29T21:59:00Z" w16du:dateUtc="2026-10-29T20:59:00Z">
            <w:rPr/>
          </w:rPrChange>
        </w:rPr>
        <w:t>ndicators</w:t>
      </w:r>
    </w:p>
    <w:p w14:paraId="5BBB22D2" w14:textId="77777777" w:rsidR="004E1D32" w:rsidRDefault="004E1D32">
      <w:pPr>
        <w:spacing w:after="100" w:line="480" w:lineRule="auto"/>
        <w:ind w:firstLine="708"/>
        <w:jc w:val="both"/>
        <w:rPr>
          <w:rFonts w:ascii="Times New Roman" w:hAnsi="Times New Roman" w:cs="Times New Roman"/>
          <w:sz w:val="24"/>
          <w:szCs w:val="24"/>
        </w:rPr>
      </w:pPr>
      <w:r w:rsidRPr="004E1D32">
        <w:rPr>
          <w:rFonts w:ascii="Times New Roman" w:hAnsi="Times New Roman" w:cs="Times New Roman"/>
          <w:sz w:val="24"/>
          <w:szCs w:val="24"/>
        </w:rPr>
        <w:t>To compare LENS with established novelty indicators, three indicators were implemented on the 1,000-paper subset: a citation-overlap measure (Matsumoto et al. 2021), a measure based on the embedding similarity of cited references (Shibayama et al. 2021), and a dictionary-based measure of how authors describe their own contribution (Leahey et al. 2023). Their implementation, adaptation, and verification are described in Section S.13.</w:t>
      </w:r>
    </w:p>
    <w:p w14:paraId="38F0EE30" w14:textId="315F8CCD" w:rsidR="0091641C" w:rsidRDefault="00F03ABF">
      <w:pPr>
        <w:spacing w:after="100" w:line="480" w:lineRule="auto"/>
        <w:ind w:firstLine="708"/>
        <w:jc w:val="both"/>
        <w:rPr>
          <w:rFonts w:ascii="Times New Roman" w:hAnsi="Times New Roman" w:cs="Times New Roman"/>
          <w:sz w:val="24"/>
          <w:szCs w:val="24"/>
        </w:rPr>
      </w:pPr>
      <w:r w:rsidRPr="00F03ABF">
        <w:rPr>
          <w:rFonts w:ascii="Times New Roman" w:hAnsi="Times New Roman" w:cs="Times New Roman"/>
          <w:sz w:val="24"/>
          <w:szCs w:val="24"/>
        </w:rPr>
        <w:t>LENS shows the highest Spearman correlation with the expert rating (0.17), followed by Shibayama et al. (0.12; q90 and q100 alike), Matsumoto et al. (0.04), and Leahey et al. (0.02) (Figure S.4a). The ranking follows the depth at which each method processes a paper’s content: rule-based extraction of self-descriptions, overlap of reference lists, semantic distance between cited works, and finally reasoning over the paper’s content and its field. The pattern also holds across most domains. LENS reaches 0.21 in the Health Sciences and 0.16–0.17 in the Physical and Social Sciences, but only 0.07 in the Life Sciences. With a comparatively simple approach, Shibayama et al. come close to LENS overall and even exceed it in the Health Sciences (0.24). The purely dictionary-based measure of Leahey et al., near zero elsewhere, reaches 0.16 in the Life Sciences, more than twice the value of LENS there.</w:t>
      </w:r>
      <w:r w:rsidR="009352D5">
        <w:rPr>
          <w:rFonts w:ascii="Times New Roman" w:hAnsi="Times New Roman" w:cs="Times New Roman"/>
          <w:sz w:val="24"/>
          <w:szCs w:val="24"/>
        </w:rPr>
        <w:t xml:space="preserve"> These </w:t>
      </w:r>
      <w:r w:rsidR="009150DB">
        <w:rPr>
          <w:rFonts w:ascii="Times New Roman" w:hAnsi="Times New Roman" w:cs="Times New Roman"/>
          <w:sz w:val="24"/>
          <w:szCs w:val="24"/>
        </w:rPr>
        <w:t xml:space="preserve">differences may reflect </w:t>
      </w:r>
      <w:r w:rsidR="000634D8">
        <w:rPr>
          <w:rFonts w:ascii="Times New Roman" w:hAnsi="Times New Roman" w:cs="Times New Roman"/>
          <w:sz w:val="24"/>
          <w:szCs w:val="24"/>
        </w:rPr>
        <w:t>on different perspective on novelty in different fields or on differen</w:t>
      </w:r>
      <w:r w:rsidR="002411FE">
        <w:rPr>
          <w:rFonts w:ascii="Times New Roman" w:hAnsi="Times New Roman" w:cs="Times New Roman"/>
          <w:sz w:val="24"/>
          <w:szCs w:val="24"/>
        </w:rPr>
        <w:t xml:space="preserve">ces in contribution types and </w:t>
      </w:r>
      <w:r w:rsidR="004B474E">
        <w:rPr>
          <w:rFonts w:ascii="Times New Roman" w:hAnsi="Times New Roman" w:cs="Times New Roman"/>
          <w:sz w:val="24"/>
          <w:szCs w:val="24"/>
        </w:rPr>
        <w:t xml:space="preserve">could be explored </w:t>
      </w:r>
      <w:ins w:id="367" w:author="Weinand, Jann" w:date="2026-10-30T09:15:00Z" w16du:dateUtc="2026-10-30T08:15:00Z">
        <w:r w:rsidR="001C2BD3">
          <w:rPr>
            <w:rFonts w:ascii="Times New Roman" w:hAnsi="Times New Roman" w:cs="Times New Roman"/>
            <w:sz w:val="24"/>
            <w:szCs w:val="24"/>
          </w:rPr>
          <w:t xml:space="preserve">further </w:t>
        </w:r>
      </w:ins>
      <w:r w:rsidR="004B474E">
        <w:rPr>
          <w:rFonts w:ascii="Times New Roman" w:hAnsi="Times New Roman" w:cs="Times New Roman"/>
          <w:sz w:val="24"/>
          <w:szCs w:val="24"/>
        </w:rPr>
        <w:t>in future works.</w:t>
      </w:r>
    </w:p>
    <w:p w14:paraId="3A86F2B6" w14:textId="2F0129DE" w:rsidR="00233710" w:rsidRDefault="00722F95" w:rsidP="00233710">
      <w:pPr>
        <w:spacing w:after="100" w:line="480" w:lineRule="auto"/>
        <w:ind w:firstLine="708"/>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AFE8D0" wp14:editId="3D3A5961">
            <wp:extent cx="5608331" cy="4965202"/>
            <wp:effectExtent l="0" t="0" r="0" b="6985"/>
            <wp:docPr id="1749602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0222" name="Grafik 1749602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8331" cy="4965202"/>
                    </a:xfrm>
                    <a:prstGeom prst="rect">
                      <a:avLst/>
                    </a:prstGeom>
                  </pic:spPr>
                </pic:pic>
              </a:graphicData>
            </a:graphic>
          </wp:inline>
        </w:drawing>
      </w:r>
    </w:p>
    <w:p w14:paraId="22A97356" w14:textId="3E0AA69E" w:rsidR="00B766A9" w:rsidRDefault="00B766A9">
      <w:pPr>
        <w:spacing w:after="100"/>
        <w:jc w:val="both"/>
        <w:rPr>
          <w:rFonts w:ascii="Times New Roman" w:hAnsi="Times New Roman" w:cs="Times New Roman"/>
        </w:rPr>
        <w:pPrChange w:id="368" w:author="charlaynew" w:date="2026-10-30T10:56:00Z" w16du:dateUtc="2026-10-30T09:56:00Z">
          <w:pPr>
            <w:spacing w:after="100" w:line="480" w:lineRule="auto"/>
            <w:ind w:firstLine="708"/>
            <w:jc w:val="both"/>
          </w:pPr>
        </w:pPrChange>
      </w:pPr>
      <w:r w:rsidRPr="730D6279">
        <w:rPr>
          <w:rFonts w:ascii="Times New Roman" w:hAnsi="Times New Roman" w:cs="Times New Roman"/>
          <w:b/>
          <w:rPrChange w:id="369" w:author="charlaynew" w:date="2026-10-29T21:16:00Z" w16du:dateUtc="2026-10-29T20:16:00Z">
            <w:rPr>
              <w:rFonts w:ascii="Times New Roman" w:hAnsi="Times New Roman" w:cs="Times New Roman"/>
              <w:b/>
              <w:sz w:val="24"/>
              <w:szCs w:val="24"/>
            </w:rPr>
          </w:rPrChange>
        </w:rPr>
        <w:t>Figure S.</w:t>
      </w:r>
      <w:r>
        <w:rPr>
          <w:rFonts w:ascii="Times New Roman" w:hAnsi="Times New Roman" w:cs="Times New Roman"/>
          <w:b/>
        </w:rPr>
        <w:t>4</w:t>
      </w:r>
      <w:r w:rsidRPr="730D6279">
        <w:rPr>
          <w:rFonts w:ascii="Times New Roman" w:hAnsi="Times New Roman" w:cs="Times New Roman"/>
          <w:b/>
          <w:rPrChange w:id="370" w:author="charlaynew" w:date="2026-10-29T21:16:00Z" w16du:dateUtc="2026-10-29T20:16:00Z">
            <w:rPr>
              <w:rFonts w:ascii="Times New Roman" w:hAnsi="Times New Roman" w:cs="Times New Roman"/>
              <w:b/>
              <w:sz w:val="24"/>
              <w:szCs w:val="24"/>
            </w:rPr>
          </w:rPrChange>
        </w:rPr>
        <w:t xml:space="preserve">. </w:t>
      </w:r>
      <w:r w:rsidR="008362BC" w:rsidRPr="008362BC">
        <w:rPr>
          <w:rFonts w:ascii="Times New Roman" w:hAnsi="Times New Roman" w:cs="Times New Roman"/>
          <w:bCs/>
        </w:rPr>
        <w:t>Spearman correlation of each novelty indicator with the expert rating (a) for all papers (diamonds) and within each OpenAlex domain, and (b) by number of raters per paper (2 raters: 624 papers; 3 raters: 244; 4+ raters: 132).</w:t>
      </w:r>
    </w:p>
    <w:p w14:paraId="4C86DC4E" w14:textId="77777777" w:rsidR="00E36D18" w:rsidRDefault="00E36D18" w:rsidP="00233710">
      <w:pPr>
        <w:spacing w:after="100" w:line="480" w:lineRule="auto"/>
        <w:ind w:firstLine="708"/>
        <w:jc w:val="both"/>
        <w:rPr>
          <w:rFonts w:ascii="Times New Roman" w:hAnsi="Times New Roman" w:cs="Times New Roman"/>
        </w:rPr>
      </w:pPr>
    </w:p>
    <w:p w14:paraId="632FBDDA" w14:textId="034B8F3F" w:rsidR="00E36D18" w:rsidRPr="00E36D18" w:rsidRDefault="00E36D18" w:rsidP="00233710">
      <w:pPr>
        <w:spacing w:after="100" w:line="480" w:lineRule="auto"/>
        <w:ind w:firstLine="708"/>
        <w:jc w:val="both"/>
        <w:rPr>
          <w:rFonts w:ascii="Times New Roman" w:hAnsi="Times New Roman" w:cs="Times New Roman"/>
          <w:sz w:val="24"/>
          <w:szCs w:val="24"/>
        </w:rPr>
      </w:pPr>
      <w:r w:rsidRPr="00E36D18">
        <w:rPr>
          <w:rFonts w:ascii="Times New Roman" w:hAnsi="Times New Roman" w:cs="Times New Roman"/>
          <w:sz w:val="24"/>
          <w:szCs w:val="24"/>
        </w:rPr>
        <w:t>The indicators are largely unrelated to each other (Figure S.5)</w:t>
      </w:r>
      <w:r w:rsidR="00713F7A">
        <w:rPr>
          <w:rFonts w:ascii="Times New Roman" w:hAnsi="Times New Roman" w:cs="Times New Roman"/>
          <w:sz w:val="24"/>
          <w:szCs w:val="24"/>
        </w:rPr>
        <w:t xml:space="preserve"> with the exception of </w:t>
      </w:r>
      <w:r w:rsidRPr="00E36D18">
        <w:rPr>
          <w:rFonts w:ascii="Times New Roman" w:hAnsi="Times New Roman" w:cs="Times New Roman"/>
          <w:sz w:val="24"/>
          <w:szCs w:val="24"/>
        </w:rPr>
        <w:t xml:space="preserve">Matsumoto et al. and Shibayama et al. </w:t>
      </w:r>
      <w:r w:rsidR="00713F7A">
        <w:rPr>
          <w:rFonts w:ascii="Times New Roman" w:hAnsi="Times New Roman" w:cs="Times New Roman"/>
          <w:sz w:val="24"/>
          <w:szCs w:val="24"/>
        </w:rPr>
        <w:t xml:space="preserve">who </w:t>
      </w:r>
      <w:r w:rsidRPr="00E36D18">
        <w:rPr>
          <w:rFonts w:ascii="Times New Roman" w:hAnsi="Times New Roman" w:cs="Times New Roman"/>
          <w:sz w:val="24"/>
          <w:szCs w:val="24"/>
        </w:rPr>
        <w:t>correlate positively (0.24 for q90, 0.42 for q100)</w:t>
      </w:r>
      <w:r w:rsidR="00F830FE">
        <w:rPr>
          <w:rFonts w:ascii="Times New Roman" w:hAnsi="Times New Roman" w:cs="Times New Roman"/>
          <w:sz w:val="24"/>
          <w:szCs w:val="24"/>
        </w:rPr>
        <w:t>. This is</w:t>
      </w:r>
      <w:r w:rsidRPr="00E36D18">
        <w:rPr>
          <w:rFonts w:ascii="Times New Roman" w:hAnsi="Times New Roman" w:cs="Times New Roman"/>
          <w:sz w:val="24"/>
          <w:szCs w:val="24"/>
        </w:rPr>
        <w:t xml:space="preserve"> expected</w:t>
      </w:r>
      <w:r w:rsidR="006D5E9E">
        <w:rPr>
          <w:rFonts w:ascii="Times New Roman" w:hAnsi="Times New Roman" w:cs="Times New Roman"/>
          <w:sz w:val="24"/>
          <w:szCs w:val="24"/>
        </w:rPr>
        <w:t>,</w:t>
      </w:r>
      <w:r w:rsidR="00F830FE">
        <w:rPr>
          <w:rFonts w:ascii="Times New Roman" w:hAnsi="Times New Roman" w:cs="Times New Roman"/>
          <w:sz w:val="24"/>
          <w:szCs w:val="24"/>
        </w:rPr>
        <w:t xml:space="preserve"> as</w:t>
      </w:r>
      <w:r w:rsidRPr="00E36D18">
        <w:rPr>
          <w:rFonts w:ascii="Times New Roman" w:hAnsi="Times New Roman" w:cs="Times New Roman"/>
          <w:sz w:val="24"/>
          <w:szCs w:val="24"/>
        </w:rPr>
        <w:t xml:space="preserve"> both measure recombinatorial novelty</w:t>
      </w:r>
      <w:r w:rsidR="006D5E9E">
        <w:rPr>
          <w:rFonts w:ascii="Times New Roman" w:hAnsi="Times New Roman" w:cs="Times New Roman"/>
          <w:sz w:val="24"/>
          <w:szCs w:val="24"/>
        </w:rPr>
        <w:t>:</w:t>
      </w:r>
      <w:r w:rsidRPr="00E36D18">
        <w:rPr>
          <w:rFonts w:ascii="Times New Roman" w:hAnsi="Times New Roman" w:cs="Times New Roman"/>
          <w:sz w:val="24"/>
          <w:szCs w:val="24"/>
        </w:rPr>
        <w:t xml:space="preserve"> the </w:t>
      </w:r>
      <w:r w:rsidR="006D5E9E">
        <w:rPr>
          <w:rFonts w:ascii="Times New Roman" w:hAnsi="Times New Roman" w:cs="Times New Roman"/>
          <w:sz w:val="24"/>
          <w:szCs w:val="24"/>
        </w:rPr>
        <w:t>degree to which</w:t>
      </w:r>
      <w:r w:rsidRPr="00E36D18">
        <w:rPr>
          <w:rFonts w:ascii="Times New Roman" w:hAnsi="Times New Roman" w:cs="Times New Roman"/>
          <w:sz w:val="24"/>
          <w:szCs w:val="24"/>
        </w:rPr>
        <w:t xml:space="preserve"> a paper’s reference list</w:t>
      </w:r>
      <w:r w:rsidR="00E63FC2">
        <w:rPr>
          <w:rFonts w:ascii="Times New Roman" w:hAnsi="Times New Roman" w:cs="Times New Roman"/>
          <w:sz w:val="24"/>
          <w:szCs w:val="24"/>
        </w:rPr>
        <w:t xml:space="preserve"> and content</w:t>
      </w:r>
      <w:r w:rsidRPr="00E36D18">
        <w:rPr>
          <w:rFonts w:ascii="Times New Roman" w:hAnsi="Times New Roman" w:cs="Times New Roman"/>
          <w:sz w:val="24"/>
          <w:szCs w:val="24"/>
        </w:rPr>
        <w:t xml:space="preserve"> </w:t>
      </w:r>
      <w:r w:rsidR="006D5E9E">
        <w:rPr>
          <w:rFonts w:ascii="Times New Roman" w:hAnsi="Times New Roman" w:cs="Times New Roman"/>
          <w:sz w:val="24"/>
          <w:szCs w:val="24"/>
        </w:rPr>
        <w:t>from an</w:t>
      </w:r>
      <w:r w:rsidRPr="00E36D18">
        <w:rPr>
          <w:rFonts w:ascii="Times New Roman" w:hAnsi="Times New Roman" w:cs="Times New Roman"/>
          <w:sz w:val="24"/>
          <w:szCs w:val="24"/>
        </w:rPr>
        <w:t xml:space="preserve"> unusual combination. LENS instead follows a value-oriented definition (Section S.1), and it is practically uncorrelated with Matsumoto et al. and Leahey et al. (0.01 each). With Shibayama et al. (q90), its correlation is even negative (−0.13; −0.29 in the Physical Sciences), although both correlate positively with the expert rating. LENS and the embedding-based indicator therefore capture different aspects of what experts perceive as novel</w:t>
      </w:r>
      <w:r w:rsidR="007B43A0">
        <w:rPr>
          <w:rFonts w:ascii="Times New Roman" w:hAnsi="Times New Roman" w:cs="Times New Roman"/>
          <w:sz w:val="24"/>
          <w:szCs w:val="24"/>
        </w:rPr>
        <w:t xml:space="preserve">, so </w:t>
      </w:r>
      <w:r w:rsidR="00CC7B37">
        <w:rPr>
          <w:rFonts w:ascii="Times New Roman" w:hAnsi="Times New Roman" w:cs="Times New Roman"/>
          <w:sz w:val="24"/>
          <w:szCs w:val="24"/>
        </w:rPr>
        <w:t>t</w:t>
      </w:r>
      <w:r w:rsidRPr="00E36D18">
        <w:rPr>
          <w:rFonts w:ascii="Times New Roman" w:hAnsi="Times New Roman" w:cs="Times New Roman"/>
          <w:sz w:val="24"/>
          <w:szCs w:val="24"/>
        </w:rPr>
        <w:t xml:space="preserve">heir signals complement </w:t>
      </w:r>
      <w:r w:rsidR="007B6F1C">
        <w:rPr>
          <w:rFonts w:ascii="Times New Roman" w:hAnsi="Times New Roman" w:cs="Times New Roman"/>
          <w:sz w:val="24"/>
          <w:szCs w:val="24"/>
        </w:rPr>
        <w:t>each other</w:t>
      </w:r>
      <w:r w:rsidRPr="00E36D18">
        <w:rPr>
          <w:rFonts w:ascii="Times New Roman" w:hAnsi="Times New Roman" w:cs="Times New Roman"/>
          <w:sz w:val="24"/>
          <w:szCs w:val="24"/>
        </w:rPr>
        <w:t xml:space="preserve">. </w:t>
      </w:r>
    </w:p>
    <w:p w14:paraId="3E8884C9" w14:textId="4AF5F43C" w:rsidR="004678D5" w:rsidRDefault="004678D5" w:rsidP="00233710">
      <w:pPr>
        <w:spacing w:after="100" w:line="480" w:lineRule="auto"/>
        <w:ind w:firstLine="708"/>
        <w:jc w:val="both"/>
        <w:rPr>
          <w:rFonts w:ascii="Times New Roman" w:hAnsi="Times New Roman" w:cs="Times New Roman"/>
          <w:sz w:val="24"/>
          <w:szCs w:val="24"/>
        </w:rPr>
      </w:pPr>
    </w:p>
    <w:p w14:paraId="029FF10A" w14:textId="37609A77" w:rsidR="00722F95" w:rsidRDefault="00ED00CE" w:rsidP="00233710">
      <w:pPr>
        <w:spacing w:after="100" w:line="480" w:lineRule="auto"/>
        <w:ind w:firstLine="708"/>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1289B2" wp14:editId="05919145">
            <wp:extent cx="3398527" cy="2563373"/>
            <wp:effectExtent l="0" t="0" r="0" b="8890"/>
            <wp:docPr id="62861502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15029" name="Grafik 6286150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8527" cy="2563373"/>
                    </a:xfrm>
                    <a:prstGeom prst="rect">
                      <a:avLst/>
                    </a:prstGeom>
                  </pic:spPr>
                </pic:pic>
              </a:graphicData>
            </a:graphic>
          </wp:inline>
        </w:drawing>
      </w:r>
    </w:p>
    <w:p w14:paraId="5B46D316" w14:textId="1B9056E3" w:rsidR="004678D5" w:rsidRDefault="004678D5">
      <w:pPr>
        <w:spacing w:after="100"/>
        <w:jc w:val="both"/>
        <w:rPr>
          <w:rFonts w:ascii="Times New Roman" w:hAnsi="Times New Roman" w:cs="Times New Roman"/>
          <w:sz w:val="20"/>
          <w:szCs w:val="20"/>
        </w:rPr>
        <w:pPrChange w:id="371" w:author="charlaynew" w:date="2026-10-30T10:57:00Z" w16du:dateUtc="2026-10-30T09:57:00Z">
          <w:pPr>
            <w:spacing w:after="100" w:line="480" w:lineRule="auto"/>
            <w:ind w:firstLine="708"/>
            <w:jc w:val="both"/>
          </w:pPr>
        </w:pPrChange>
      </w:pPr>
      <w:r w:rsidRPr="5AA74A3D">
        <w:rPr>
          <w:rFonts w:ascii="Times New Roman" w:hAnsi="Times New Roman" w:cs="Times New Roman"/>
          <w:b/>
          <w:sz w:val="20"/>
          <w:szCs w:val="20"/>
          <w:rPrChange w:id="372" w:author="charlaynew" w:date="2026-10-29T21:16:00Z" w16du:dateUtc="2026-10-29T20:16:00Z">
            <w:rPr>
              <w:rFonts w:ascii="Times New Roman" w:hAnsi="Times New Roman" w:cs="Times New Roman"/>
              <w:b/>
              <w:sz w:val="24"/>
              <w:szCs w:val="24"/>
            </w:rPr>
          </w:rPrChange>
        </w:rPr>
        <w:t>Figure S.</w:t>
      </w:r>
      <w:r w:rsidRPr="5AA74A3D">
        <w:rPr>
          <w:rFonts w:ascii="Times New Roman" w:hAnsi="Times New Roman" w:cs="Times New Roman"/>
          <w:b/>
          <w:sz w:val="20"/>
          <w:szCs w:val="20"/>
        </w:rPr>
        <w:t>5</w:t>
      </w:r>
      <w:r w:rsidRPr="5AA74A3D">
        <w:rPr>
          <w:rFonts w:ascii="Times New Roman" w:hAnsi="Times New Roman" w:cs="Times New Roman"/>
          <w:b/>
          <w:sz w:val="20"/>
          <w:szCs w:val="20"/>
          <w:rPrChange w:id="373" w:author="charlaynew" w:date="2026-10-29T21:16:00Z" w16du:dateUtc="2026-10-29T20:16:00Z">
            <w:rPr>
              <w:rFonts w:ascii="Times New Roman" w:hAnsi="Times New Roman" w:cs="Times New Roman"/>
              <w:b/>
              <w:sz w:val="24"/>
              <w:szCs w:val="24"/>
            </w:rPr>
          </w:rPrChange>
        </w:rPr>
        <w:t xml:space="preserve">. </w:t>
      </w:r>
      <w:r w:rsidR="006B4B1A" w:rsidRPr="5AA74A3D">
        <w:rPr>
          <w:rFonts w:ascii="Times New Roman" w:hAnsi="Times New Roman" w:cs="Times New Roman"/>
          <w:sz w:val="20"/>
          <w:szCs w:val="20"/>
        </w:rPr>
        <w:t>Spearman correlations between LENS, the benchmark indicators, and the expert rating on the 1,000-paper subset. The matrix is symmetric, so only the lower triangle is shown.</w:t>
      </w:r>
    </w:p>
    <w:p w14:paraId="682DCD74" w14:textId="77777777" w:rsidR="008977B7" w:rsidRDefault="008977B7" w:rsidP="008977B7">
      <w:pPr>
        <w:spacing w:after="100" w:line="240" w:lineRule="auto"/>
        <w:ind w:firstLine="706"/>
        <w:jc w:val="both"/>
        <w:rPr>
          <w:rFonts w:ascii="Times New Roman" w:hAnsi="Times New Roman" w:cs="Times New Roman"/>
          <w:sz w:val="24"/>
          <w:szCs w:val="24"/>
        </w:rPr>
      </w:pPr>
    </w:p>
    <w:p w14:paraId="2D4F6A53" w14:textId="30449121" w:rsidR="00FF5627" w:rsidRDefault="00075DAA" w:rsidP="004678D5">
      <w:pPr>
        <w:spacing w:after="100" w:line="480" w:lineRule="auto"/>
        <w:ind w:firstLine="708"/>
        <w:jc w:val="both"/>
        <w:rPr>
          <w:rFonts w:ascii="Times New Roman" w:hAnsi="Times New Roman" w:cs="Times New Roman"/>
          <w:sz w:val="24"/>
          <w:szCs w:val="24"/>
        </w:rPr>
      </w:pPr>
      <w:r>
        <w:rPr>
          <w:rFonts w:ascii="Times New Roman" w:hAnsi="Times New Roman" w:cs="Times New Roman"/>
          <w:sz w:val="24"/>
          <w:szCs w:val="24"/>
        </w:rPr>
        <w:t>As shown in F</w:t>
      </w:r>
      <w:r w:rsidR="00A47324">
        <w:rPr>
          <w:rFonts w:ascii="Times New Roman" w:hAnsi="Times New Roman" w:cs="Times New Roman"/>
          <w:sz w:val="24"/>
          <w:szCs w:val="24"/>
        </w:rPr>
        <w:t>igure S.4b, t</w:t>
      </w:r>
      <w:r w:rsidR="00FF5627" w:rsidRPr="00FF5627">
        <w:rPr>
          <w:rFonts w:ascii="Times New Roman" w:hAnsi="Times New Roman" w:cs="Times New Roman"/>
          <w:sz w:val="24"/>
          <w:szCs w:val="24"/>
        </w:rPr>
        <w:t>he agreement of LENS with the experts increases with the number of raters per paper</w:t>
      </w:r>
      <w:r w:rsidR="00624BB6">
        <w:rPr>
          <w:rFonts w:ascii="Times New Roman" w:hAnsi="Times New Roman" w:cs="Times New Roman"/>
          <w:sz w:val="24"/>
          <w:szCs w:val="24"/>
        </w:rPr>
        <w:t>.</w:t>
      </w:r>
      <w:r w:rsidR="00FF5627" w:rsidRPr="00FF5627">
        <w:rPr>
          <w:rFonts w:ascii="Times New Roman" w:hAnsi="Times New Roman" w:cs="Times New Roman"/>
          <w:sz w:val="24"/>
          <w:szCs w:val="24"/>
        </w:rPr>
        <w:t xml:space="preserve"> </w:t>
      </w:r>
      <w:r w:rsidR="007C3A35">
        <w:rPr>
          <w:rFonts w:ascii="Times New Roman" w:hAnsi="Times New Roman" w:cs="Times New Roman"/>
          <w:sz w:val="24"/>
          <w:szCs w:val="24"/>
        </w:rPr>
        <w:t>It increases from</w:t>
      </w:r>
      <w:r w:rsidR="00FF5627" w:rsidRPr="00FF5627">
        <w:rPr>
          <w:rFonts w:ascii="Times New Roman" w:hAnsi="Times New Roman" w:cs="Times New Roman"/>
          <w:sz w:val="24"/>
          <w:szCs w:val="24"/>
        </w:rPr>
        <w:t xml:space="preserve"> 0.14 for papers with two raters and 0.12 with three to 0.28 with four or </w:t>
      </w:r>
      <w:r w:rsidR="00624BB6">
        <w:rPr>
          <w:rFonts w:ascii="Times New Roman" w:hAnsi="Times New Roman" w:cs="Times New Roman"/>
          <w:sz w:val="24"/>
          <w:szCs w:val="24"/>
        </w:rPr>
        <w:t>more</w:t>
      </w:r>
      <w:r w:rsidR="00ED0235">
        <w:rPr>
          <w:rFonts w:ascii="Times New Roman" w:hAnsi="Times New Roman" w:cs="Times New Roman"/>
          <w:sz w:val="24"/>
          <w:szCs w:val="24"/>
        </w:rPr>
        <w:t>, which is more th</w:t>
      </w:r>
      <w:r w:rsidR="00FA3307">
        <w:rPr>
          <w:rFonts w:ascii="Times New Roman" w:hAnsi="Times New Roman" w:cs="Times New Roman"/>
          <w:sz w:val="24"/>
          <w:szCs w:val="24"/>
        </w:rPr>
        <w:t>a</w:t>
      </w:r>
      <w:r w:rsidR="00ED0235">
        <w:rPr>
          <w:rFonts w:ascii="Times New Roman" w:hAnsi="Times New Roman" w:cs="Times New Roman"/>
          <w:sz w:val="24"/>
          <w:szCs w:val="24"/>
        </w:rPr>
        <w:t xml:space="preserve">n double the </w:t>
      </w:r>
      <w:r w:rsidR="009320B7">
        <w:rPr>
          <w:rFonts w:ascii="Times New Roman" w:hAnsi="Times New Roman" w:cs="Times New Roman"/>
          <w:sz w:val="24"/>
          <w:szCs w:val="24"/>
        </w:rPr>
        <w:t>correlati</w:t>
      </w:r>
      <w:r w:rsidR="00C46EED">
        <w:rPr>
          <w:rFonts w:ascii="Times New Roman" w:hAnsi="Times New Roman" w:cs="Times New Roman"/>
          <w:sz w:val="24"/>
          <w:szCs w:val="24"/>
        </w:rPr>
        <w:t>o</w:t>
      </w:r>
      <w:r w:rsidR="009320B7">
        <w:rPr>
          <w:rFonts w:ascii="Times New Roman" w:hAnsi="Times New Roman" w:cs="Times New Roman"/>
          <w:sz w:val="24"/>
          <w:szCs w:val="24"/>
        </w:rPr>
        <w:t xml:space="preserve">n of </w:t>
      </w:r>
      <w:r w:rsidR="00847711">
        <w:rPr>
          <w:rFonts w:ascii="Times New Roman" w:hAnsi="Times New Roman" w:cs="Times New Roman"/>
          <w:sz w:val="24"/>
          <w:szCs w:val="24"/>
        </w:rPr>
        <w:t>bibliom</w:t>
      </w:r>
      <w:r w:rsidR="00385780">
        <w:rPr>
          <w:rFonts w:ascii="Times New Roman" w:hAnsi="Times New Roman" w:cs="Times New Roman"/>
          <w:sz w:val="24"/>
          <w:szCs w:val="24"/>
        </w:rPr>
        <w:t>etric</w:t>
      </w:r>
      <w:r w:rsidR="008C7A11">
        <w:rPr>
          <w:rFonts w:ascii="Times New Roman" w:hAnsi="Times New Roman" w:cs="Times New Roman"/>
          <w:sz w:val="24"/>
          <w:szCs w:val="24"/>
        </w:rPr>
        <w:t xml:space="preserve"> (Matsumoto</w:t>
      </w:r>
      <w:r w:rsidR="005C6618">
        <w:rPr>
          <w:rFonts w:ascii="Times New Roman" w:hAnsi="Times New Roman" w:cs="Times New Roman"/>
          <w:sz w:val="24"/>
          <w:szCs w:val="24"/>
        </w:rPr>
        <w:t xml:space="preserve">: </w:t>
      </w:r>
      <w:r w:rsidR="00FF5627" w:rsidRPr="00FF5627">
        <w:rPr>
          <w:rFonts w:ascii="Times New Roman" w:hAnsi="Times New Roman" w:cs="Times New Roman"/>
          <w:sz w:val="24"/>
          <w:szCs w:val="24"/>
        </w:rPr>
        <w:t xml:space="preserve"> </w:t>
      </w:r>
      <w:r w:rsidR="008428F1" w:rsidRPr="00106953">
        <w:rPr>
          <w:rFonts w:ascii="Times New Roman" w:eastAsia="Times New Roman" w:hAnsi="Times New Roman" w:cs="Times New Roman"/>
          <w:sz w:val="24"/>
          <w:szCs w:val="24"/>
          <w:lang w:val="de-DE"/>
        </w:rPr>
        <w:t>ρ</w:t>
      </w:r>
      <w:r w:rsidR="008428F1" w:rsidRPr="008428F1">
        <w:rPr>
          <w:rFonts w:ascii="Times New Roman" w:hAnsi="Times New Roman" w:cs="Times New Roman"/>
          <w:sz w:val="24"/>
          <w:szCs w:val="24"/>
          <w:lang w:val="en-US"/>
        </w:rPr>
        <w:t>=0</w:t>
      </w:r>
      <w:r w:rsidR="008428F1">
        <w:rPr>
          <w:rFonts w:ascii="Times New Roman" w:hAnsi="Times New Roman" w:cs="Times New Roman"/>
          <w:sz w:val="24"/>
          <w:szCs w:val="24"/>
          <w:lang w:val="en-US"/>
        </w:rPr>
        <w:t>.13) and embedding</w:t>
      </w:r>
      <w:r w:rsidR="00593F97">
        <w:rPr>
          <w:rFonts w:ascii="Times New Roman" w:hAnsi="Times New Roman" w:cs="Times New Roman"/>
          <w:sz w:val="24"/>
          <w:szCs w:val="24"/>
          <w:lang w:val="en-US"/>
        </w:rPr>
        <w:t>-based (Shibayama</w:t>
      </w:r>
      <w:r w:rsidR="00772E11">
        <w:rPr>
          <w:rFonts w:ascii="Times New Roman" w:hAnsi="Times New Roman" w:cs="Times New Roman"/>
          <w:sz w:val="24"/>
          <w:szCs w:val="24"/>
          <w:lang w:val="en-US"/>
        </w:rPr>
        <w:t xml:space="preserve"> q90: </w:t>
      </w:r>
      <w:r w:rsidR="00772E11" w:rsidRPr="00106953">
        <w:rPr>
          <w:rFonts w:ascii="Times New Roman" w:eastAsia="Times New Roman" w:hAnsi="Times New Roman" w:cs="Times New Roman"/>
          <w:sz w:val="24"/>
          <w:szCs w:val="24"/>
          <w:lang w:val="de-DE"/>
        </w:rPr>
        <w:t>ρ</w:t>
      </w:r>
      <w:r w:rsidR="00772E11" w:rsidRPr="008428F1">
        <w:rPr>
          <w:rFonts w:ascii="Times New Roman" w:hAnsi="Times New Roman" w:cs="Times New Roman"/>
          <w:sz w:val="24"/>
          <w:szCs w:val="24"/>
          <w:lang w:val="en-US"/>
        </w:rPr>
        <w:t>=0</w:t>
      </w:r>
      <w:r w:rsidR="00772E11">
        <w:rPr>
          <w:rFonts w:ascii="Times New Roman" w:hAnsi="Times New Roman" w:cs="Times New Roman"/>
          <w:sz w:val="24"/>
          <w:szCs w:val="24"/>
          <w:lang w:val="en-US"/>
        </w:rPr>
        <w:t>.1</w:t>
      </w:r>
      <w:r w:rsidR="00AF6919">
        <w:rPr>
          <w:rFonts w:ascii="Times New Roman" w:hAnsi="Times New Roman" w:cs="Times New Roman"/>
          <w:sz w:val="24"/>
          <w:szCs w:val="24"/>
          <w:lang w:val="en-US"/>
        </w:rPr>
        <w:t>1</w:t>
      </w:r>
      <w:r w:rsidR="00772E11">
        <w:rPr>
          <w:rFonts w:ascii="Times New Roman" w:hAnsi="Times New Roman" w:cs="Times New Roman"/>
          <w:sz w:val="24"/>
          <w:szCs w:val="24"/>
          <w:lang w:val="en-US"/>
        </w:rPr>
        <w:t>)</w:t>
      </w:r>
      <w:r w:rsidR="00593F97">
        <w:rPr>
          <w:rFonts w:ascii="Times New Roman" w:hAnsi="Times New Roman" w:cs="Times New Roman"/>
          <w:sz w:val="24"/>
          <w:szCs w:val="24"/>
          <w:lang w:val="en-US"/>
        </w:rPr>
        <w:t xml:space="preserve"> approaches.</w:t>
      </w:r>
      <w:r w:rsidR="008428F1">
        <w:rPr>
          <w:rFonts w:ascii="Times New Roman" w:hAnsi="Times New Roman" w:cs="Times New Roman"/>
          <w:sz w:val="24"/>
          <w:szCs w:val="24"/>
          <w:lang w:val="en-US"/>
        </w:rPr>
        <w:t xml:space="preserve"> </w:t>
      </w:r>
      <w:r w:rsidR="003E174E">
        <w:rPr>
          <w:rFonts w:ascii="Times New Roman" w:hAnsi="Times New Roman" w:cs="Times New Roman"/>
          <w:sz w:val="24"/>
          <w:szCs w:val="24"/>
        </w:rPr>
        <w:t>Since a</w:t>
      </w:r>
      <w:r w:rsidR="00FF5627" w:rsidRPr="00FF5627">
        <w:rPr>
          <w:rFonts w:ascii="Times New Roman" w:hAnsi="Times New Roman" w:cs="Times New Roman"/>
          <w:sz w:val="24"/>
          <w:szCs w:val="24"/>
        </w:rPr>
        <w:t xml:space="preserve"> median over more raters averages out individual views</w:t>
      </w:r>
      <w:r w:rsidR="00A576EA">
        <w:rPr>
          <w:rFonts w:ascii="Times New Roman" w:hAnsi="Times New Roman" w:cs="Times New Roman"/>
          <w:sz w:val="24"/>
          <w:szCs w:val="24"/>
        </w:rPr>
        <w:t>,</w:t>
      </w:r>
      <w:r w:rsidR="00FF5627" w:rsidRPr="00FF5627">
        <w:rPr>
          <w:rFonts w:ascii="Times New Roman" w:hAnsi="Times New Roman" w:cs="Times New Roman"/>
          <w:sz w:val="24"/>
          <w:szCs w:val="24"/>
        </w:rPr>
        <w:t xml:space="preserve"> LENS agrees best with </w:t>
      </w:r>
      <w:r w:rsidR="00A576EA">
        <w:rPr>
          <w:rFonts w:ascii="Times New Roman" w:hAnsi="Times New Roman" w:cs="Times New Roman"/>
          <w:sz w:val="24"/>
          <w:szCs w:val="24"/>
        </w:rPr>
        <w:t>a</w:t>
      </w:r>
      <w:r w:rsidR="00FF5627" w:rsidRPr="00FF5627">
        <w:rPr>
          <w:rFonts w:ascii="Times New Roman" w:hAnsi="Times New Roman" w:cs="Times New Roman"/>
          <w:sz w:val="24"/>
          <w:szCs w:val="24"/>
        </w:rPr>
        <w:t xml:space="preserve"> consensus</w:t>
      </w:r>
      <w:r w:rsidR="00B27582">
        <w:rPr>
          <w:rFonts w:ascii="Times New Roman" w:hAnsi="Times New Roman" w:cs="Times New Roman"/>
          <w:sz w:val="24"/>
          <w:szCs w:val="24"/>
        </w:rPr>
        <w:t xml:space="preserve"> than an individual </w:t>
      </w:r>
      <w:r w:rsidR="003125F2">
        <w:rPr>
          <w:rFonts w:ascii="Times New Roman" w:hAnsi="Times New Roman" w:cs="Times New Roman"/>
          <w:sz w:val="24"/>
          <w:szCs w:val="24"/>
        </w:rPr>
        <w:t>opinion</w:t>
      </w:r>
      <w:r w:rsidR="00CA3CCB">
        <w:rPr>
          <w:rFonts w:ascii="Times New Roman" w:hAnsi="Times New Roman" w:cs="Times New Roman"/>
          <w:sz w:val="24"/>
          <w:szCs w:val="24"/>
        </w:rPr>
        <w:t>, which aligns with the hypoth</w:t>
      </w:r>
      <w:r w:rsidR="00C041BD">
        <w:rPr>
          <w:rFonts w:ascii="Times New Roman" w:hAnsi="Times New Roman" w:cs="Times New Roman"/>
          <w:sz w:val="24"/>
          <w:szCs w:val="24"/>
        </w:rPr>
        <w:t>esis</w:t>
      </w:r>
      <w:r w:rsidR="00FF5627" w:rsidRPr="00FF5627">
        <w:rPr>
          <w:rFonts w:ascii="Times New Roman" w:hAnsi="Times New Roman" w:cs="Times New Roman"/>
          <w:sz w:val="24"/>
          <w:szCs w:val="24"/>
        </w:rPr>
        <w:t xml:space="preserve"> that LLMs </w:t>
      </w:r>
      <w:r w:rsidR="003125F2">
        <w:rPr>
          <w:rFonts w:ascii="Times New Roman" w:hAnsi="Times New Roman" w:cs="Times New Roman"/>
          <w:sz w:val="24"/>
          <w:szCs w:val="24"/>
        </w:rPr>
        <w:t xml:space="preserve">are well suited to </w:t>
      </w:r>
      <w:r w:rsidR="00FF5627" w:rsidRPr="00FF5627">
        <w:rPr>
          <w:rFonts w:ascii="Times New Roman" w:hAnsi="Times New Roman" w:cs="Times New Roman"/>
          <w:sz w:val="24"/>
          <w:szCs w:val="24"/>
        </w:rPr>
        <w:t>approximate the aggregate judgment of an expert panel (Section S.1). None of the</w:t>
      </w:r>
      <w:r w:rsidR="003125F2">
        <w:rPr>
          <w:rFonts w:ascii="Times New Roman" w:hAnsi="Times New Roman" w:cs="Times New Roman"/>
          <w:sz w:val="24"/>
          <w:szCs w:val="24"/>
        </w:rPr>
        <w:t xml:space="preserve"> not LLM-based</w:t>
      </w:r>
      <w:r w:rsidR="00FF5627" w:rsidRPr="00FF5627">
        <w:rPr>
          <w:rFonts w:ascii="Times New Roman" w:hAnsi="Times New Roman" w:cs="Times New Roman"/>
          <w:sz w:val="24"/>
          <w:szCs w:val="24"/>
        </w:rPr>
        <w:t xml:space="preserve"> benchmark indicators shows a comparable increase</w:t>
      </w:r>
      <w:r w:rsidR="00134FA1">
        <w:rPr>
          <w:rFonts w:ascii="Times New Roman" w:hAnsi="Times New Roman" w:cs="Times New Roman"/>
          <w:sz w:val="24"/>
          <w:szCs w:val="24"/>
        </w:rPr>
        <w:t>.</w:t>
      </w:r>
    </w:p>
    <w:p w14:paraId="34D15BCF" w14:textId="2E600D17" w:rsidR="00D33146" w:rsidRPr="00FF5627" w:rsidRDefault="00D33146" w:rsidP="004678D5">
      <w:pPr>
        <w:spacing w:after="100" w:line="480" w:lineRule="auto"/>
        <w:ind w:firstLine="708"/>
        <w:jc w:val="both"/>
        <w:rPr>
          <w:rFonts w:ascii="Times New Roman" w:hAnsi="Times New Roman" w:cs="Times New Roman"/>
          <w:sz w:val="24"/>
          <w:szCs w:val="24"/>
        </w:rPr>
      </w:pPr>
      <w:r w:rsidRPr="00D33146">
        <w:rPr>
          <w:rFonts w:ascii="Times New Roman" w:hAnsi="Times New Roman" w:cs="Times New Roman"/>
          <w:sz w:val="24"/>
          <w:szCs w:val="24"/>
        </w:rPr>
        <w:t>Future work will explore these synergies. Possible directions are combining LENS with recombination-based indicators, for example by providing the semantic distance of cited works as an additional input</w:t>
      </w:r>
      <w:r w:rsidR="00AA4CCD">
        <w:rPr>
          <w:rFonts w:ascii="Times New Roman" w:hAnsi="Times New Roman" w:cs="Times New Roman"/>
          <w:sz w:val="24"/>
          <w:szCs w:val="24"/>
        </w:rPr>
        <w:t xml:space="preserve"> or </w:t>
      </w:r>
      <w:r w:rsidRPr="00D33146">
        <w:rPr>
          <w:rFonts w:ascii="Times New Roman" w:hAnsi="Times New Roman" w:cs="Times New Roman"/>
          <w:sz w:val="24"/>
          <w:szCs w:val="24"/>
        </w:rPr>
        <w:t>weighting indicators by field</w:t>
      </w:r>
      <w:r w:rsidR="00AA4CCD">
        <w:rPr>
          <w:rFonts w:ascii="Times New Roman" w:hAnsi="Times New Roman" w:cs="Times New Roman"/>
          <w:sz w:val="24"/>
          <w:szCs w:val="24"/>
        </w:rPr>
        <w:t>.</w:t>
      </w:r>
      <w:r w:rsidR="0085055B">
        <w:rPr>
          <w:rFonts w:ascii="Times New Roman" w:hAnsi="Times New Roman" w:cs="Times New Roman"/>
          <w:sz w:val="24"/>
          <w:szCs w:val="24"/>
        </w:rPr>
        <w:t xml:space="preserve"> </w:t>
      </w:r>
    </w:p>
    <w:p w14:paraId="5F6966FE" w14:textId="77777777" w:rsidR="004678D5" w:rsidRPr="00DA58D6" w:rsidRDefault="004678D5" w:rsidP="00233710">
      <w:pPr>
        <w:spacing w:after="100" w:line="480" w:lineRule="auto"/>
        <w:ind w:firstLine="708"/>
        <w:jc w:val="both"/>
        <w:rPr>
          <w:rFonts w:ascii="Times New Roman" w:hAnsi="Times New Roman" w:cs="Times New Roman"/>
          <w:sz w:val="24"/>
          <w:szCs w:val="24"/>
        </w:rPr>
      </w:pPr>
    </w:p>
    <w:p w14:paraId="51E668BD" w14:textId="5B2194E0" w:rsidR="00396531" w:rsidRPr="00DA58D6" w:rsidRDefault="000F35D0" w:rsidP="008B138A">
      <w:pPr>
        <w:pStyle w:val="Heading1"/>
        <w:spacing w:before="0" w:after="100" w:line="480" w:lineRule="auto"/>
        <w:jc w:val="both"/>
        <w:rPr>
          <w:rFonts w:ascii="Times New Roman" w:hAnsi="Times New Roman" w:cs="Times New Roman"/>
        </w:rPr>
      </w:pPr>
      <w:r>
        <w:rPr>
          <w:rFonts w:ascii="Times New Roman" w:hAnsi="Times New Roman" w:cs="Times New Roman"/>
        </w:rPr>
        <w:t>S.9</w:t>
      </w:r>
      <w:ins w:id="374" w:author="charlaynew" w:date="2026-10-29T19:53:00Z" w16du:dateUtc="2026-10-29T19:53:51Z">
        <w:r w:rsidR="746B3E9F" w:rsidRPr="5A0E82E5">
          <w:rPr>
            <w:rFonts w:ascii="Times New Roman" w:hAnsi="Times New Roman" w:cs="Times New Roman"/>
          </w:rPr>
          <w:t>.</w:t>
        </w:r>
      </w:ins>
      <w:r w:rsidR="00D2577A" w:rsidRPr="00DA58D6">
        <w:rPr>
          <w:rFonts w:ascii="Times New Roman" w:hAnsi="Times New Roman" w:cs="Times New Roman"/>
        </w:rPr>
        <w:t xml:space="preserve"> Run-to-run </w:t>
      </w:r>
      <w:del w:id="375" w:author="charlaynew" w:date="2026-10-29T13:58:00Z" w16du:dateUtc="2026-10-29T13:58:31Z">
        <w:r w:rsidR="004C3C24" w:rsidRPr="19208520" w:rsidDel="00D2577A">
          <w:rPr>
            <w:rFonts w:ascii="Times New Roman" w:hAnsi="Times New Roman" w:cs="Times New Roman"/>
          </w:rPr>
          <w:delText>r</w:delText>
        </w:r>
      </w:del>
      <w:ins w:id="376" w:author="charlaynew" w:date="2026-10-29T13:58:00Z" w16du:dateUtc="2026-10-29T13:58:31Z">
        <w:r w:rsidR="6F4AEFD6" w:rsidRPr="19208520">
          <w:rPr>
            <w:rFonts w:ascii="Times New Roman" w:hAnsi="Times New Roman" w:cs="Times New Roman"/>
          </w:rPr>
          <w:t>R</w:t>
        </w:r>
      </w:ins>
      <w:r w:rsidR="00D2577A" w:rsidRPr="19208520">
        <w:rPr>
          <w:rFonts w:ascii="Times New Roman" w:hAnsi="Times New Roman" w:cs="Times New Roman"/>
        </w:rPr>
        <w:t>eliability</w:t>
      </w:r>
      <w:r w:rsidR="00D2577A" w:rsidRPr="00DA58D6">
        <w:rPr>
          <w:rFonts w:ascii="Times New Roman" w:hAnsi="Times New Roman" w:cs="Times New Roman"/>
        </w:rPr>
        <w:t xml:space="preserve"> and </w:t>
      </w:r>
      <w:del w:id="377" w:author="charlaynew" w:date="2026-10-29T13:58:00Z" w16du:dateUtc="2026-10-29T13:58:34Z">
        <w:r w:rsidR="004C3C24" w:rsidRPr="19208520" w:rsidDel="00D2577A">
          <w:rPr>
            <w:rFonts w:ascii="Times New Roman" w:hAnsi="Times New Roman" w:cs="Times New Roman"/>
          </w:rPr>
          <w:delText>c</w:delText>
        </w:r>
      </w:del>
      <w:ins w:id="378" w:author="charlaynew" w:date="2026-10-29T13:58:00Z" w16du:dateUtc="2026-10-29T13:58:34Z">
        <w:r w:rsidR="0056F10D" w:rsidRPr="19208520">
          <w:rPr>
            <w:rFonts w:ascii="Times New Roman" w:hAnsi="Times New Roman" w:cs="Times New Roman"/>
          </w:rPr>
          <w:t>C</w:t>
        </w:r>
      </w:ins>
      <w:r w:rsidR="00D2577A" w:rsidRPr="19208520">
        <w:rPr>
          <w:rFonts w:ascii="Times New Roman" w:hAnsi="Times New Roman" w:cs="Times New Roman"/>
        </w:rPr>
        <w:t>omparison</w:t>
      </w:r>
      <w:r w:rsidR="00D2577A" w:rsidRPr="00DA58D6">
        <w:rPr>
          <w:rFonts w:ascii="Times New Roman" w:hAnsi="Times New Roman" w:cs="Times New Roman"/>
        </w:rPr>
        <w:t xml:space="preserve"> of </w:t>
      </w:r>
      <w:r w:rsidR="008550C4">
        <w:rPr>
          <w:rFonts w:ascii="Times New Roman" w:hAnsi="Times New Roman" w:cs="Times New Roman"/>
        </w:rPr>
        <w:t>A</w:t>
      </w:r>
      <w:r w:rsidR="00D2577A" w:rsidRPr="0C732CC9">
        <w:rPr>
          <w:rFonts w:ascii="Times New Roman" w:hAnsi="Times New Roman" w:cs="Times New Roman"/>
        </w:rPr>
        <w:t>bstract</w:t>
      </w:r>
      <w:r w:rsidR="00D2577A" w:rsidRPr="00DA58D6">
        <w:rPr>
          <w:rFonts w:ascii="Times New Roman" w:hAnsi="Times New Roman" w:cs="Times New Roman"/>
        </w:rPr>
        <w:t xml:space="preserve">-only and </w:t>
      </w:r>
      <w:r w:rsidR="008550C4">
        <w:rPr>
          <w:rFonts w:ascii="Times New Roman" w:hAnsi="Times New Roman" w:cs="Times New Roman"/>
        </w:rPr>
        <w:t>F</w:t>
      </w:r>
      <w:r w:rsidR="00D2577A" w:rsidRPr="0C732CC9">
        <w:rPr>
          <w:rFonts w:ascii="Times New Roman" w:hAnsi="Times New Roman" w:cs="Times New Roman"/>
        </w:rPr>
        <w:t>ull-</w:t>
      </w:r>
      <w:r w:rsidR="008550C4">
        <w:rPr>
          <w:rFonts w:ascii="Times New Roman" w:hAnsi="Times New Roman" w:cs="Times New Roman"/>
        </w:rPr>
        <w:t>T</w:t>
      </w:r>
      <w:r w:rsidR="00D2577A" w:rsidRPr="0C732CC9">
        <w:rPr>
          <w:rFonts w:ascii="Times New Roman" w:hAnsi="Times New Roman" w:cs="Times New Roman"/>
        </w:rPr>
        <w:t>ext</w:t>
      </w:r>
      <w:r w:rsidR="00D2577A" w:rsidRPr="00DA58D6">
        <w:rPr>
          <w:rFonts w:ascii="Times New Roman" w:hAnsi="Times New Roman" w:cs="Times New Roman"/>
        </w:rPr>
        <w:t xml:space="preserve"> </w:t>
      </w:r>
      <w:del w:id="379" w:author="charlaynew" w:date="2026-10-29T13:58:00Z" w16du:dateUtc="2026-10-29T13:58:40Z">
        <w:r w:rsidR="004C3C24" w:rsidRPr="19208520" w:rsidDel="00D2577A">
          <w:rPr>
            <w:rFonts w:ascii="Times New Roman" w:hAnsi="Times New Roman" w:cs="Times New Roman"/>
          </w:rPr>
          <w:delText>s</w:delText>
        </w:r>
      </w:del>
      <w:ins w:id="380" w:author="charlaynew" w:date="2026-10-29T13:58:00Z" w16du:dateUtc="2026-10-29T13:58:40Z">
        <w:r w:rsidR="4965E278" w:rsidRPr="19208520">
          <w:rPr>
            <w:rFonts w:ascii="Times New Roman" w:hAnsi="Times New Roman" w:cs="Times New Roman"/>
          </w:rPr>
          <w:t>S</w:t>
        </w:r>
      </w:ins>
      <w:r w:rsidR="00D2577A" w:rsidRPr="19208520">
        <w:rPr>
          <w:rFonts w:ascii="Times New Roman" w:hAnsi="Times New Roman" w:cs="Times New Roman"/>
        </w:rPr>
        <w:t>cores</w:t>
      </w:r>
      <w:ins w:id="381" w:author="charlaynew" w:date="2026-10-29T13:58:00Z" w16du:dateUtc="2026-10-29T13:58:42Z">
        <w:r w:rsidR="453E5302" w:rsidRPr="19208520">
          <w:rPr>
            <w:rFonts w:ascii="Times New Roman" w:hAnsi="Times New Roman" w:cs="Times New Roman"/>
          </w:rPr>
          <w:t>.</w:t>
        </w:r>
      </w:ins>
    </w:p>
    <w:p w14:paraId="0F4D0463" w14:textId="1F98A6DD" w:rsidR="00396531" w:rsidRPr="00DA58D6" w:rsidRDefault="00D2577A" w:rsidP="008E7606">
      <w:pPr>
        <w:spacing w:after="100" w:line="480" w:lineRule="auto"/>
        <w:ind w:firstLine="706"/>
        <w:jc w:val="both"/>
        <w:rPr>
          <w:rFonts w:ascii="Times New Roman" w:hAnsi="Times New Roman" w:cs="Times New Roman"/>
          <w:sz w:val="24"/>
          <w:szCs w:val="24"/>
        </w:rPr>
      </w:pPr>
      <w:r w:rsidRPr="7CE98D15">
        <w:rPr>
          <w:rFonts w:ascii="Times New Roman" w:hAnsi="Times New Roman" w:cs="Times New Roman"/>
          <w:sz w:val="24"/>
          <w:szCs w:val="24"/>
        </w:rPr>
        <w:t>LLM</w:t>
      </w:r>
      <w:r w:rsidR="00E16DEA" w:rsidRPr="7CE98D15">
        <w:rPr>
          <w:rFonts w:ascii="Times New Roman" w:hAnsi="Times New Roman" w:cs="Times New Roman"/>
          <w:sz w:val="24"/>
          <w:szCs w:val="24"/>
        </w:rPr>
        <w:t xml:space="preserve"> inference as commonly deployed is</w:t>
      </w:r>
      <w:r w:rsidR="00B91761" w:rsidRPr="7CE98D15">
        <w:rPr>
          <w:rFonts w:ascii="Times New Roman" w:hAnsi="Times New Roman" w:cs="Times New Roman"/>
          <w:sz w:val="24"/>
          <w:szCs w:val="24"/>
        </w:rPr>
        <w:t xml:space="preserve"> </w:t>
      </w:r>
      <w:r w:rsidRPr="7CE98D15">
        <w:rPr>
          <w:rFonts w:ascii="Times New Roman" w:hAnsi="Times New Roman" w:cs="Times New Roman"/>
          <w:sz w:val="24"/>
          <w:szCs w:val="24"/>
        </w:rPr>
        <w:t>non-deterministic</w:t>
      </w:r>
      <w:r w:rsidR="00C95214" w:rsidRPr="7CE98D15">
        <w:rPr>
          <w:rFonts w:ascii="Times New Roman" w:hAnsi="Times New Roman" w:cs="Times New Roman"/>
          <w:sz w:val="24"/>
          <w:szCs w:val="24"/>
        </w:rPr>
        <w:t xml:space="preserve"> (</w:t>
      </w:r>
      <w:ins w:id="382" w:author="charlaynew" w:date="2026-10-29T20:20:00Z" w16du:dateUtc="2026-10-29T20:20:31Z">
        <w:r w:rsidR="099C7E16" w:rsidRPr="25319D1D">
          <w:rPr>
            <w:rFonts w:ascii="Times New Roman" w:hAnsi="Times New Roman" w:cs="Times New Roman"/>
            <w:sz w:val="24"/>
            <w:szCs w:val="24"/>
          </w:rPr>
          <w:t xml:space="preserve">Atil et al. 2025, </w:t>
        </w:r>
      </w:ins>
      <w:r w:rsidR="009C1AC9" w:rsidRPr="7CE98D15">
        <w:rPr>
          <w:rFonts w:ascii="Times New Roman" w:hAnsi="Times New Roman" w:cs="Times New Roman"/>
          <w:sz w:val="24"/>
          <w:szCs w:val="24"/>
        </w:rPr>
        <w:t>Ouyang et al. 2025</w:t>
      </w:r>
      <w:del w:id="383" w:author="charlaynew" w:date="2026-10-29T20:20:00Z" w16du:dateUtc="2026-10-29T20:20:45Z">
        <w:r w:rsidR="009C1AC9" w:rsidRPr="7CE98D15">
          <w:rPr>
            <w:rFonts w:ascii="Times New Roman" w:hAnsi="Times New Roman" w:cs="Times New Roman"/>
            <w:sz w:val="24"/>
            <w:szCs w:val="24"/>
          </w:rPr>
          <w:delText>, Atil et al. 2025</w:delText>
        </w:r>
      </w:del>
      <w:r w:rsidR="009C1AC9" w:rsidRPr="7CE98D15">
        <w:rPr>
          <w:rFonts w:ascii="Times New Roman" w:hAnsi="Times New Roman" w:cs="Times New Roman"/>
          <w:sz w:val="24"/>
          <w:szCs w:val="24"/>
        </w:rPr>
        <w:t>)</w:t>
      </w:r>
      <w:r w:rsidRPr="7CE98D15">
        <w:rPr>
          <w:rFonts w:ascii="Times New Roman" w:hAnsi="Times New Roman" w:cs="Times New Roman"/>
          <w:sz w:val="24"/>
          <w:szCs w:val="24"/>
        </w:rPr>
        <w:t xml:space="preserve">, especially </w:t>
      </w:r>
      <w:r w:rsidR="00E36356" w:rsidRPr="7CE98D15">
        <w:rPr>
          <w:rFonts w:ascii="Times New Roman" w:hAnsi="Times New Roman" w:cs="Times New Roman"/>
          <w:sz w:val="24"/>
          <w:szCs w:val="24"/>
        </w:rPr>
        <w:t>for</w:t>
      </w:r>
      <w:r w:rsidRPr="7CE98D15">
        <w:rPr>
          <w:rFonts w:ascii="Times New Roman" w:hAnsi="Times New Roman" w:cs="Times New Roman"/>
          <w:sz w:val="24"/>
          <w:szCs w:val="24"/>
        </w:rPr>
        <w:t xml:space="preserve"> recent proprietary reasoning models such as GPT-5, which do not e</w:t>
      </w:r>
      <w:r w:rsidR="00FC65D4" w:rsidRPr="7CE98D15">
        <w:rPr>
          <w:rFonts w:ascii="Times New Roman" w:hAnsi="Times New Roman" w:cs="Times New Roman"/>
          <w:sz w:val="24"/>
          <w:szCs w:val="24"/>
        </w:rPr>
        <w:t>xpose</w:t>
      </w:r>
      <w:r w:rsidRPr="7CE98D15">
        <w:rPr>
          <w:rFonts w:ascii="Times New Roman" w:hAnsi="Times New Roman" w:cs="Times New Roman"/>
          <w:sz w:val="24"/>
          <w:szCs w:val="24"/>
        </w:rPr>
        <w:t xml:space="preserve"> sampling temperature</w:t>
      </w:r>
      <w:r w:rsidR="00482E41" w:rsidRPr="7CE98D15">
        <w:rPr>
          <w:rFonts w:ascii="Times New Roman" w:hAnsi="Times New Roman" w:cs="Times New Roman"/>
          <w:sz w:val="24"/>
          <w:szCs w:val="24"/>
        </w:rPr>
        <w:t xml:space="preserve"> as a controllable parameter</w:t>
      </w:r>
      <w:r w:rsidRPr="7CE98D15">
        <w:rPr>
          <w:rFonts w:ascii="Times New Roman" w:hAnsi="Times New Roman" w:cs="Times New Roman"/>
          <w:sz w:val="24"/>
          <w:szCs w:val="24"/>
        </w:rPr>
        <w:t xml:space="preserve">. It is therefore </w:t>
      </w:r>
      <w:r w:rsidR="00264B40">
        <w:rPr>
          <w:rFonts w:ascii="Times New Roman" w:hAnsi="Times New Roman" w:cs="Times New Roman"/>
          <w:sz w:val="24"/>
          <w:szCs w:val="24"/>
        </w:rPr>
        <w:t>necessary</w:t>
      </w:r>
      <w:r w:rsidRPr="7CE98D15">
        <w:rPr>
          <w:rFonts w:ascii="Times New Roman" w:hAnsi="Times New Roman" w:cs="Times New Roman"/>
          <w:sz w:val="24"/>
          <w:szCs w:val="24"/>
        </w:rPr>
        <w:t xml:space="preserve"> to </w:t>
      </w:r>
      <w:r w:rsidR="00E95DDF">
        <w:rPr>
          <w:rFonts w:ascii="Times New Roman" w:hAnsi="Times New Roman" w:cs="Times New Roman"/>
          <w:sz w:val="24"/>
          <w:szCs w:val="24"/>
        </w:rPr>
        <w:t xml:space="preserve">test </w:t>
      </w:r>
      <w:r w:rsidRPr="7CE98D15">
        <w:rPr>
          <w:rFonts w:ascii="Times New Roman" w:hAnsi="Times New Roman" w:cs="Times New Roman"/>
          <w:sz w:val="24"/>
          <w:szCs w:val="24"/>
        </w:rPr>
        <w:t xml:space="preserve">the consistency of an LLM-based indicator across multiple runs. Moreover, because the method can also run on </w:t>
      </w:r>
      <w:del w:id="384" w:author="charlaynew" w:date="2026-10-29T20:22:00Z" w16du:dateUtc="2026-10-29T20:22:11Z">
        <w:r w:rsidRPr="25319D1D" w:rsidDel="00904BCF">
          <w:rPr>
            <w:rFonts w:ascii="Times New Roman" w:hAnsi="Times New Roman" w:cs="Times New Roman"/>
            <w:sz w:val="24"/>
            <w:szCs w:val="24"/>
          </w:rPr>
          <w:delText>A</w:delText>
        </w:r>
      </w:del>
      <w:ins w:id="385" w:author="charlaynew" w:date="2026-10-29T20:22:00Z" w16du:dateUtc="2026-10-29T20:22:11Z">
        <w:r w:rsidR="4E66E39E" w:rsidRPr="25319D1D">
          <w:rPr>
            <w:rFonts w:ascii="Times New Roman" w:hAnsi="Times New Roman" w:cs="Times New Roman"/>
            <w:sz w:val="24"/>
            <w:szCs w:val="24"/>
          </w:rPr>
          <w:t>a</w:t>
        </w:r>
      </w:ins>
      <w:r w:rsidRPr="25319D1D">
        <w:rPr>
          <w:rFonts w:ascii="Times New Roman" w:hAnsi="Times New Roman" w:cs="Times New Roman"/>
          <w:sz w:val="24"/>
          <w:szCs w:val="24"/>
        </w:rPr>
        <w:t>bstracts</w:t>
      </w:r>
      <w:r w:rsidRPr="7CE98D15">
        <w:rPr>
          <w:rFonts w:ascii="Times New Roman" w:hAnsi="Times New Roman" w:cs="Times New Roman"/>
          <w:sz w:val="24"/>
          <w:szCs w:val="24"/>
        </w:rPr>
        <w:t xml:space="preserve"> alone and </w:t>
      </w:r>
      <w:r w:rsidR="00904BCF" w:rsidRPr="7CE98D15">
        <w:rPr>
          <w:rFonts w:ascii="Times New Roman" w:hAnsi="Times New Roman" w:cs="Times New Roman"/>
          <w:sz w:val="24"/>
          <w:szCs w:val="24"/>
        </w:rPr>
        <w:t>because</w:t>
      </w:r>
      <w:r w:rsidRPr="7CE98D15">
        <w:rPr>
          <w:rFonts w:ascii="Times New Roman" w:hAnsi="Times New Roman" w:cs="Times New Roman"/>
          <w:sz w:val="24"/>
          <w:szCs w:val="24"/>
        </w:rPr>
        <w:t xml:space="preserve"> </w:t>
      </w:r>
      <w:del w:id="386" w:author="charlaynew" w:date="2026-10-29T20:22:00Z" w16du:dateUtc="2026-10-29T20:22:14Z">
        <w:r w:rsidRPr="25319D1D" w:rsidDel="00904BCF">
          <w:rPr>
            <w:rFonts w:ascii="Times New Roman" w:hAnsi="Times New Roman" w:cs="Times New Roman"/>
            <w:sz w:val="24"/>
            <w:szCs w:val="24"/>
          </w:rPr>
          <w:delText>F</w:delText>
        </w:r>
      </w:del>
      <w:ins w:id="387" w:author="charlaynew" w:date="2026-10-29T20:22:00Z" w16du:dateUtc="2026-10-29T20:22:14Z">
        <w:r w:rsidR="6116CE26" w:rsidRPr="25319D1D">
          <w:rPr>
            <w:rFonts w:ascii="Times New Roman" w:hAnsi="Times New Roman" w:cs="Times New Roman"/>
            <w:sz w:val="24"/>
            <w:szCs w:val="24"/>
          </w:rPr>
          <w:t>f</w:t>
        </w:r>
      </w:ins>
      <w:r w:rsidRPr="25319D1D">
        <w:rPr>
          <w:rFonts w:ascii="Times New Roman" w:hAnsi="Times New Roman" w:cs="Times New Roman"/>
          <w:sz w:val="24"/>
          <w:szCs w:val="24"/>
        </w:rPr>
        <w:t xml:space="preserve">ull </w:t>
      </w:r>
      <w:del w:id="388" w:author="charlaynew" w:date="2026-10-29T20:22:00Z" w16du:dateUtc="2026-10-29T20:22:16Z">
        <w:r w:rsidRPr="25319D1D" w:rsidDel="00904BCF">
          <w:rPr>
            <w:rFonts w:ascii="Times New Roman" w:hAnsi="Times New Roman" w:cs="Times New Roman"/>
            <w:sz w:val="24"/>
            <w:szCs w:val="24"/>
          </w:rPr>
          <w:delText>T</w:delText>
        </w:r>
      </w:del>
      <w:ins w:id="389" w:author="charlaynew" w:date="2026-10-29T20:22:00Z" w16du:dateUtc="2026-10-29T20:22:16Z">
        <w:r w:rsidR="0DCD4E9C" w:rsidRPr="25319D1D">
          <w:rPr>
            <w:rFonts w:ascii="Times New Roman" w:hAnsi="Times New Roman" w:cs="Times New Roman"/>
            <w:sz w:val="24"/>
            <w:szCs w:val="24"/>
          </w:rPr>
          <w:t>t</w:t>
        </w:r>
      </w:ins>
      <w:r w:rsidRPr="25319D1D">
        <w:rPr>
          <w:rFonts w:ascii="Times New Roman" w:hAnsi="Times New Roman" w:cs="Times New Roman"/>
          <w:sz w:val="24"/>
          <w:szCs w:val="24"/>
        </w:rPr>
        <w:t>exts</w:t>
      </w:r>
      <w:r w:rsidRPr="7CE98D15">
        <w:rPr>
          <w:rFonts w:ascii="Times New Roman" w:hAnsi="Times New Roman" w:cs="Times New Roman"/>
          <w:sz w:val="24"/>
          <w:szCs w:val="24"/>
        </w:rPr>
        <w:t xml:space="preserve"> are often unavailable</w:t>
      </w:r>
      <w:r w:rsidR="00904BCF" w:rsidRPr="7CE98D15">
        <w:rPr>
          <w:rFonts w:ascii="Times New Roman" w:hAnsi="Times New Roman" w:cs="Times New Roman"/>
          <w:sz w:val="24"/>
          <w:szCs w:val="24"/>
        </w:rPr>
        <w:t xml:space="preserve"> (</w:t>
      </w:r>
      <w:r w:rsidR="00AE3D5A" w:rsidRPr="7CE98D15">
        <w:rPr>
          <w:rFonts w:ascii="Times New Roman" w:hAnsi="Times New Roman" w:cs="Times New Roman"/>
          <w:sz w:val="24"/>
          <w:szCs w:val="24"/>
        </w:rPr>
        <w:t>Section S.2</w:t>
      </w:r>
      <w:r w:rsidR="00904BCF" w:rsidRPr="7CE98D15">
        <w:rPr>
          <w:rFonts w:ascii="Times New Roman" w:hAnsi="Times New Roman" w:cs="Times New Roman"/>
          <w:sz w:val="24"/>
          <w:szCs w:val="24"/>
        </w:rPr>
        <w:t>)</w:t>
      </w:r>
      <w:r w:rsidRPr="7CE98D15">
        <w:rPr>
          <w:rFonts w:ascii="Times New Roman" w:hAnsi="Times New Roman" w:cs="Times New Roman"/>
          <w:sz w:val="24"/>
          <w:szCs w:val="24"/>
        </w:rPr>
        <w:t>, comparing both input conditions is important for assessing the method’s usability.</w:t>
      </w:r>
    </w:p>
    <w:p w14:paraId="6792B631" w14:textId="12221DD3" w:rsidR="00396531" w:rsidRPr="00DA58D6" w:rsidRDefault="00D2577A" w:rsidP="008E7606">
      <w:pPr>
        <w:spacing w:after="100" w:line="480" w:lineRule="auto"/>
        <w:ind w:firstLine="706"/>
        <w:jc w:val="both"/>
        <w:rPr>
          <w:rFonts w:ascii="Times New Roman" w:hAnsi="Times New Roman" w:cs="Times New Roman"/>
          <w:sz w:val="24"/>
          <w:szCs w:val="24"/>
        </w:rPr>
      </w:pPr>
      <w:r w:rsidRPr="474497A4">
        <w:rPr>
          <w:rFonts w:ascii="Times New Roman" w:hAnsi="Times New Roman" w:cs="Times New Roman"/>
          <w:sz w:val="24"/>
          <w:szCs w:val="24"/>
        </w:rPr>
        <w:t xml:space="preserve">To assess this without access to the expert ratings, </w:t>
      </w:r>
      <w:r w:rsidR="00287A63" w:rsidRPr="474497A4">
        <w:rPr>
          <w:rFonts w:ascii="Times New Roman" w:hAnsi="Times New Roman" w:cs="Times New Roman"/>
          <w:sz w:val="24"/>
          <w:szCs w:val="24"/>
        </w:rPr>
        <w:t xml:space="preserve">the LENS developers </w:t>
      </w:r>
      <w:r w:rsidRPr="474497A4">
        <w:rPr>
          <w:rFonts w:ascii="Times New Roman" w:hAnsi="Times New Roman" w:cs="Times New Roman"/>
          <w:sz w:val="24"/>
          <w:szCs w:val="24"/>
        </w:rPr>
        <w:t xml:space="preserve">sampled 100 papers from the </w:t>
      </w:r>
      <w:r w:rsidR="006D43D9" w:rsidRPr="474497A4">
        <w:rPr>
          <w:rFonts w:ascii="Times New Roman" w:hAnsi="Times New Roman" w:cs="Times New Roman"/>
          <w:sz w:val="24"/>
          <w:szCs w:val="24"/>
        </w:rPr>
        <w:t>C</w:t>
      </w:r>
      <w:r w:rsidRPr="474497A4">
        <w:rPr>
          <w:rFonts w:ascii="Times New Roman" w:hAnsi="Times New Roman" w:cs="Times New Roman"/>
          <w:sz w:val="24"/>
          <w:szCs w:val="24"/>
        </w:rPr>
        <w:t>hallenge dataset. The sample was drawn uniformly over the predicted LENS score</w:t>
      </w:r>
      <w:r w:rsidR="0004657F" w:rsidRPr="474497A4">
        <w:rPr>
          <w:rFonts w:ascii="Times New Roman" w:hAnsi="Times New Roman" w:cs="Times New Roman"/>
          <w:sz w:val="24"/>
          <w:szCs w:val="24"/>
        </w:rPr>
        <w:t xml:space="preserve"> distribution</w:t>
      </w:r>
      <w:r w:rsidRPr="474497A4">
        <w:rPr>
          <w:rFonts w:ascii="Times New Roman" w:hAnsi="Times New Roman" w:cs="Times New Roman"/>
          <w:sz w:val="24"/>
          <w:szCs w:val="24"/>
        </w:rPr>
        <w:t xml:space="preserve">, and contains only papers for which both </w:t>
      </w:r>
      <w:del w:id="390" w:author="charlaynew" w:date="2026-10-29T20:22:00Z" w16du:dateUtc="2026-10-29T20:22:00Z">
        <w:r w:rsidRPr="474497A4" w:rsidDel="00D2577A">
          <w:rPr>
            <w:rFonts w:ascii="Times New Roman" w:hAnsi="Times New Roman" w:cs="Times New Roman"/>
            <w:sz w:val="24"/>
            <w:szCs w:val="24"/>
          </w:rPr>
          <w:delText>A</w:delText>
        </w:r>
      </w:del>
      <w:ins w:id="391" w:author="charlaynew" w:date="2026-10-29T20:22:00Z" w16du:dateUtc="2026-10-29T20:22:00Z">
        <w:r w:rsidR="45EEA703" w:rsidRPr="474497A4">
          <w:rPr>
            <w:rFonts w:ascii="Times New Roman" w:hAnsi="Times New Roman" w:cs="Times New Roman"/>
            <w:sz w:val="24"/>
            <w:szCs w:val="24"/>
          </w:rPr>
          <w:t>a</w:t>
        </w:r>
      </w:ins>
      <w:r w:rsidRPr="474497A4">
        <w:rPr>
          <w:rFonts w:ascii="Times New Roman" w:hAnsi="Times New Roman" w:cs="Times New Roman"/>
          <w:sz w:val="24"/>
          <w:szCs w:val="24"/>
        </w:rPr>
        <w:t xml:space="preserve">bstract and </w:t>
      </w:r>
      <w:del w:id="392" w:author="charlaynew" w:date="2026-10-29T20:22:00Z" w16du:dateUtc="2026-10-29T20:22:03Z">
        <w:r w:rsidRPr="474497A4" w:rsidDel="00D2577A">
          <w:rPr>
            <w:rFonts w:ascii="Times New Roman" w:hAnsi="Times New Roman" w:cs="Times New Roman"/>
            <w:sz w:val="24"/>
            <w:szCs w:val="24"/>
          </w:rPr>
          <w:delText>F</w:delText>
        </w:r>
      </w:del>
      <w:ins w:id="393" w:author="charlaynew" w:date="2026-10-29T20:22:00Z" w16du:dateUtc="2026-10-29T20:22:04Z">
        <w:r w:rsidR="16B8C064" w:rsidRPr="474497A4">
          <w:rPr>
            <w:rFonts w:ascii="Times New Roman" w:hAnsi="Times New Roman" w:cs="Times New Roman"/>
            <w:sz w:val="24"/>
            <w:szCs w:val="24"/>
          </w:rPr>
          <w:t>f</w:t>
        </w:r>
      </w:ins>
      <w:r w:rsidRPr="474497A4">
        <w:rPr>
          <w:rFonts w:ascii="Times New Roman" w:hAnsi="Times New Roman" w:cs="Times New Roman"/>
          <w:sz w:val="24"/>
          <w:szCs w:val="24"/>
        </w:rPr>
        <w:t xml:space="preserve">ull </w:t>
      </w:r>
      <w:del w:id="394" w:author="charlaynew" w:date="2026-10-29T20:22:00Z" w16du:dateUtc="2026-10-29T20:22:06Z">
        <w:r w:rsidRPr="474497A4" w:rsidDel="00D2577A">
          <w:rPr>
            <w:rFonts w:ascii="Times New Roman" w:hAnsi="Times New Roman" w:cs="Times New Roman"/>
            <w:sz w:val="24"/>
            <w:szCs w:val="24"/>
          </w:rPr>
          <w:delText>T</w:delText>
        </w:r>
      </w:del>
      <w:ins w:id="395" w:author="charlaynew" w:date="2026-10-29T20:22:00Z" w16du:dateUtc="2026-10-29T20:22:06Z">
        <w:r w:rsidR="73CD1D48" w:rsidRPr="474497A4">
          <w:rPr>
            <w:rFonts w:ascii="Times New Roman" w:hAnsi="Times New Roman" w:cs="Times New Roman"/>
            <w:sz w:val="24"/>
            <w:szCs w:val="24"/>
          </w:rPr>
          <w:t>t</w:t>
        </w:r>
      </w:ins>
      <w:r w:rsidRPr="474497A4">
        <w:rPr>
          <w:rFonts w:ascii="Times New Roman" w:hAnsi="Times New Roman" w:cs="Times New Roman"/>
          <w:sz w:val="24"/>
          <w:szCs w:val="24"/>
        </w:rPr>
        <w:t>ext are available</w:t>
      </w:r>
      <w:r w:rsidR="002C1020" w:rsidRPr="474497A4">
        <w:rPr>
          <w:rFonts w:ascii="Times New Roman" w:hAnsi="Times New Roman" w:cs="Times New Roman"/>
          <w:sz w:val="24"/>
          <w:szCs w:val="24"/>
        </w:rPr>
        <w:t xml:space="preserve"> under a </w:t>
      </w:r>
      <w:r w:rsidR="0004657F" w:rsidRPr="474497A4">
        <w:rPr>
          <w:rFonts w:ascii="Times New Roman" w:hAnsi="Times New Roman" w:cs="Times New Roman"/>
          <w:sz w:val="24"/>
          <w:szCs w:val="24"/>
        </w:rPr>
        <w:t>CC</w:t>
      </w:r>
      <w:ins w:id="396" w:author="charlaynew" w:date="2026-10-29T20:21:00Z" w16du:dateUtc="2026-10-29T20:21:28Z">
        <w:r w:rsidR="205BE122" w:rsidRPr="474497A4">
          <w:rPr>
            <w:rFonts w:ascii="Times New Roman" w:hAnsi="Times New Roman" w:cs="Times New Roman"/>
            <w:sz w:val="24"/>
            <w:szCs w:val="24"/>
          </w:rPr>
          <w:t xml:space="preserve"> </w:t>
        </w:r>
      </w:ins>
      <w:del w:id="397" w:author="charlaynew" w:date="2026-10-29T20:21:00Z" w16du:dateUtc="2026-10-29T20:21:27Z">
        <w:r w:rsidRPr="474497A4" w:rsidDel="002C1020">
          <w:rPr>
            <w:rFonts w:ascii="Times New Roman" w:hAnsi="Times New Roman" w:cs="Times New Roman"/>
            <w:sz w:val="24"/>
            <w:szCs w:val="24"/>
          </w:rPr>
          <w:delText>-</w:delText>
        </w:r>
      </w:del>
      <w:r w:rsidR="0004657F" w:rsidRPr="474497A4">
        <w:rPr>
          <w:rFonts w:ascii="Times New Roman" w:hAnsi="Times New Roman" w:cs="Times New Roman"/>
          <w:sz w:val="24"/>
          <w:szCs w:val="24"/>
        </w:rPr>
        <w:t>BY</w:t>
      </w:r>
      <w:r w:rsidR="002C1020" w:rsidRPr="474497A4">
        <w:rPr>
          <w:rFonts w:ascii="Times New Roman" w:hAnsi="Times New Roman" w:cs="Times New Roman"/>
          <w:sz w:val="24"/>
          <w:szCs w:val="24"/>
        </w:rPr>
        <w:t xml:space="preserve"> </w:t>
      </w:r>
      <w:r w:rsidR="00D67986" w:rsidRPr="474497A4">
        <w:rPr>
          <w:rFonts w:ascii="Times New Roman" w:hAnsi="Times New Roman" w:cs="Times New Roman"/>
          <w:sz w:val="24"/>
          <w:szCs w:val="24"/>
        </w:rPr>
        <w:t>license</w:t>
      </w:r>
      <w:r w:rsidR="00990C31" w:rsidRPr="474497A4">
        <w:rPr>
          <w:rFonts w:ascii="Times New Roman" w:hAnsi="Times New Roman" w:cs="Times New Roman"/>
          <w:sz w:val="24"/>
          <w:szCs w:val="24"/>
        </w:rPr>
        <w:t xml:space="preserve">. </w:t>
      </w:r>
      <w:r w:rsidRPr="474497A4">
        <w:rPr>
          <w:rFonts w:ascii="Times New Roman" w:hAnsi="Times New Roman" w:cs="Times New Roman"/>
          <w:sz w:val="24"/>
          <w:szCs w:val="24"/>
        </w:rPr>
        <w:t>For each paper, five</w:t>
      </w:r>
      <w:ins w:id="398" w:author="charlaynew" w:date="2026-10-29T20:24:00Z" w16du:dateUtc="2026-10-29T20:24:31Z">
        <w:r w:rsidRPr="474497A4">
          <w:rPr>
            <w:rFonts w:ascii="Times New Roman" w:hAnsi="Times New Roman" w:cs="Times New Roman"/>
            <w:sz w:val="24"/>
            <w:szCs w:val="24"/>
          </w:rPr>
          <w:t xml:space="preserve"> </w:t>
        </w:r>
        <w:r w:rsidR="3AA4AD5A" w:rsidRPr="474497A4">
          <w:rPr>
            <w:rFonts w:ascii="Times New Roman" w:hAnsi="Times New Roman" w:cs="Times New Roman"/>
            <w:sz w:val="24"/>
            <w:szCs w:val="24"/>
          </w:rPr>
          <w:t>runs with the</w:t>
        </w:r>
      </w:ins>
      <w:r w:rsidRPr="474497A4">
        <w:rPr>
          <w:rFonts w:ascii="Times New Roman" w:hAnsi="Times New Roman" w:cs="Times New Roman"/>
          <w:sz w:val="24"/>
          <w:szCs w:val="24"/>
        </w:rPr>
        <w:t xml:space="preserve"> </w:t>
      </w:r>
      <w:commentRangeStart w:id="399"/>
      <w:commentRangeStart w:id="400"/>
      <w:commentRangeStart w:id="401"/>
      <w:del w:id="402" w:author="charlaynew" w:date="2026-10-29T20:21:00Z" w16du:dateUtc="2026-10-29T20:21:52Z">
        <w:r w:rsidRPr="474497A4" w:rsidDel="00D2577A">
          <w:rPr>
            <w:rFonts w:ascii="Times New Roman" w:hAnsi="Times New Roman" w:cs="Times New Roman"/>
            <w:sz w:val="24"/>
            <w:szCs w:val="24"/>
          </w:rPr>
          <w:delText>A</w:delText>
        </w:r>
      </w:del>
      <w:ins w:id="403" w:author="charlaynew" w:date="2026-10-29T20:21:00Z" w16du:dateUtc="2026-10-29T20:21:52Z">
        <w:r w:rsidR="091CDD4B" w:rsidRPr="474497A4">
          <w:rPr>
            <w:rFonts w:ascii="Times New Roman" w:hAnsi="Times New Roman" w:cs="Times New Roman"/>
            <w:sz w:val="24"/>
            <w:szCs w:val="24"/>
          </w:rPr>
          <w:t>a</w:t>
        </w:r>
      </w:ins>
      <w:r w:rsidRPr="474497A4">
        <w:rPr>
          <w:rFonts w:ascii="Times New Roman" w:hAnsi="Times New Roman" w:cs="Times New Roman"/>
          <w:sz w:val="24"/>
          <w:szCs w:val="24"/>
        </w:rPr>
        <w:t>bstract</w:t>
      </w:r>
      <w:del w:id="404" w:author="charlaynew" w:date="2026-10-29T20:23:00Z" w16du:dateUtc="2026-10-29T20:23:00Z">
        <w:r w:rsidRPr="474497A4" w:rsidDel="00D2577A">
          <w:rPr>
            <w:rFonts w:ascii="Times New Roman" w:hAnsi="Times New Roman" w:cs="Times New Roman"/>
            <w:sz w:val="24"/>
            <w:szCs w:val="24"/>
          </w:rPr>
          <w:delText>-</w:delText>
        </w:r>
      </w:del>
      <w:del w:id="405" w:author="charlaynew" w:date="2026-10-29T20:24:00Z" w16du:dateUtc="2026-10-29T20:24:48Z">
        <w:r w:rsidRPr="474497A4" w:rsidDel="00D2577A">
          <w:rPr>
            <w:rFonts w:ascii="Times New Roman" w:hAnsi="Times New Roman" w:cs="Times New Roman"/>
            <w:sz w:val="24"/>
            <w:szCs w:val="24"/>
          </w:rPr>
          <w:delText>only</w:delText>
        </w:r>
      </w:del>
      <w:r w:rsidRPr="474497A4">
        <w:rPr>
          <w:rFonts w:ascii="Times New Roman" w:hAnsi="Times New Roman" w:cs="Times New Roman"/>
          <w:sz w:val="24"/>
          <w:szCs w:val="24"/>
        </w:rPr>
        <w:t xml:space="preserve"> and</w:t>
      </w:r>
      <w:del w:id="406" w:author="charlaynew" w:date="2026-10-29T20:25:00Z" w16du:dateUtc="2026-10-29T20:25:04Z">
        <w:r w:rsidRPr="474497A4" w:rsidDel="00D2577A">
          <w:rPr>
            <w:rFonts w:ascii="Times New Roman" w:hAnsi="Times New Roman" w:cs="Times New Roman"/>
            <w:sz w:val="24"/>
            <w:szCs w:val="24"/>
          </w:rPr>
          <w:delText xml:space="preserve"> five</w:delText>
        </w:r>
      </w:del>
      <w:r w:rsidRPr="474497A4">
        <w:rPr>
          <w:rFonts w:ascii="Times New Roman" w:hAnsi="Times New Roman" w:cs="Times New Roman"/>
          <w:sz w:val="24"/>
          <w:szCs w:val="24"/>
        </w:rPr>
        <w:t xml:space="preserve"> </w:t>
      </w:r>
      <w:del w:id="407" w:author="charlaynew" w:date="2026-10-29T20:21:00Z" w16du:dateUtc="2026-10-29T20:21:55Z">
        <w:r w:rsidRPr="474497A4" w:rsidDel="00D2577A">
          <w:rPr>
            <w:rFonts w:ascii="Times New Roman" w:hAnsi="Times New Roman" w:cs="Times New Roman"/>
            <w:sz w:val="24"/>
            <w:szCs w:val="24"/>
          </w:rPr>
          <w:delText>A</w:delText>
        </w:r>
      </w:del>
      <w:ins w:id="408" w:author="charlaynew" w:date="2026-10-29T20:21:00Z" w16du:dateUtc="2026-10-29T20:21:55Z">
        <w:r w:rsidR="5E959B45" w:rsidRPr="474497A4">
          <w:rPr>
            <w:rFonts w:ascii="Times New Roman" w:hAnsi="Times New Roman" w:cs="Times New Roman"/>
            <w:sz w:val="24"/>
            <w:szCs w:val="24"/>
          </w:rPr>
          <w:t>a</w:t>
        </w:r>
      </w:ins>
      <w:r w:rsidR="009379A8" w:rsidRPr="474497A4">
        <w:rPr>
          <w:rFonts w:ascii="Times New Roman" w:hAnsi="Times New Roman" w:cs="Times New Roman"/>
          <w:sz w:val="24"/>
          <w:szCs w:val="24"/>
        </w:rPr>
        <w:t>bstract</w:t>
      </w:r>
      <w:del w:id="409" w:author="charlaynew" w:date="2026-10-29T20:23:00Z" w16du:dateUtc="2026-10-29T20:23:27Z">
        <w:r w:rsidRPr="474497A4" w:rsidDel="009379A8">
          <w:rPr>
            <w:rFonts w:ascii="Times New Roman" w:hAnsi="Times New Roman" w:cs="Times New Roman"/>
            <w:sz w:val="24"/>
            <w:szCs w:val="24"/>
          </w:rPr>
          <w:delText>-</w:delText>
        </w:r>
      </w:del>
      <w:ins w:id="410" w:author="charlaynew" w:date="2026-10-29T20:23:00Z" w16du:dateUtc="2026-10-29T20:23:27Z">
        <w:r w:rsidR="178DEC61" w:rsidRPr="474497A4">
          <w:rPr>
            <w:rFonts w:ascii="Times New Roman" w:hAnsi="Times New Roman" w:cs="Times New Roman"/>
            <w:sz w:val="24"/>
            <w:szCs w:val="24"/>
          </w:rPr>
          <w:t xml:space="preserve"> –</w:t>
        </w:r>
      </w:ins>
      <w:r w:rsidR="009379A8" w:rsidRPr="474497A4">
        <w:rPr>
          <w:rFonts w:ascii="Times New Roman" w:hAnsi="Times New Roman" w:cs="Times New Roman"/>
          <w:sz w:val="24"/>
          <w:szCs w:val="24"/>
        </w:rPr>
        <w:t>plus</w:t>
      </w:r>
      <w:ins w:id="411" w:author="charlaynew" w:date="2026-10-29T20:23:00Z" w16du:dateUtc="2026-10-29T20:23:27Z">
        <w:r w:rsidR="178DEC61" w:rsidRPr="474497A4">
          <w:rPr>
            <w:rFonts w:ascii="Times New Roman" w:hAnsi="Times New Roman" w:cs="Times New Roman"/>
            <w:sz w:val="24"/>
            <w:szCs w:val="24"/>
          </w:rPr>
          <w:t xml:space="preserve"> </w:t>
        </w:r>
      </w:ins>
      <w:del w:id="412" w:author="charlaynew" w:date="2026-10-29T20:23:00Z" w16du:dateUtc="2026-10-29T20:23:00Z">
        <w:r w:rsidRPr="474497A4" w:rsidDel="00D2577A">
          <w:rPr>
            <w:rFonts w:ascii="Times New Roman" w:hAnsi="Times New Roman" w:cs="Times New Roman"/>
            <w:sz w:val="24"/>
            <w:szCs w:val="24"/>
          </w:rPr>
          <w:delText>-F</w:delText>
        </w:r>
      </w:del>
      <w:ins w:id="413" w:author="charlaynew" w:date="2026-10-29T20:23:00Z" w16du:dateUtc="2026-10-29T20:23:10Z">
        <w:r w:rsidR="1BD45F51" w:rsidRPr="474497A4">
          <w:rPr>
            <w:rFonts w:ascii="Times New Roman" w:hAnsi="Times New Roman" w:cs="Times New Roman"/>
            <w:sz w:val="24"/>
            <w:szCs w:val="24"/>
          </w:rPr>
          <w:t>f</w:t>
        </w:r>
      </w:ins>
      <w:r w:rsidRPr="474497A4">
        <w:rPr>
          <w:rFonts w:ascii="Times New Roman" w:hAnsi="Times New Roman" w:cs="Times New Roman"/>
          <w:sz w:val="24"/>
          <w:szCs w:val="24"/>
        </w:rPr>
        <w:t>ull</w:t>
      </w:r>
      <w:ins w:id="414" w:author="charlaynew" w:date="2026-10-29T20:23:00Z" w16du:dateUtc="2026-10-29T20:23:19Z">
        <w:r w:rsidR="5814DFD8" w:rsidRPr="474497A4">
          <w:rPr>
            <w:rFonts w:ascii="Times New Roman" w:hAnsi="Times New Roman" w:cs="Times New Roman"/>
            <w:sz w:val="24"/>
            <w:szCs w:val="24"/>
          </w:rPr>
          <w:t xml:space="preserve"> </w:t>
        </w:r>
      </w:ins>
      <w:del w:id="415" w:author="charlaynew" w:date="2026-10-29T20:23:00Z" w16du:dateUtc="2026-10-29T20:23:16Z">
        <w:r w:rsidRPr="474497A4" w:rsidDel="00D2577A">
          <w:rPr>
            <w:rFonts w:ascii="Times New Roman" w:hAnsi="Times New Roman" w:cs="Times New Roman"/>
            <w:sz w:val="24"/>
            <w:szCs w:val="24"/>
          </w:rPr>
          <w:delText>-T</w:delText>
        </w:r>
      </w:del>
      <w:ins w:id="416" w:author="charlaynew" w:date="2026-10-29T20:23:00Z" w16du:dateUtc="2026-10-29T20:23:16Z">
        <w:r w:rsidR="6E2DCAD0" w:rsidRPr="474497A4">
          <w:rPr>
            <w:rFonts w:ascii="Times New Roman" w:hAnsi="Times New Roman" w:cs="Times New Roman"/>
            <w:sz w:val="24"/>
            <w:szCs w:val="24"/>
          </w:rPr>
          <w:t>t</w:t>
        </w:r>
      </w:ins>
      <w:r w:rsidRPr="474497A4">
        <w:rPr>
          <w:rFonts w:ascii="Times New Roman" w:hAnsi="Times New Roman" w:cs="Times New Roman"/>
          <w:sz w:val="24"/>
          <w:szCs w:val="24"/>
        </w:rPr>
        <w:t xml:space="preserve">ext </w:t>
      </w:r>
      <w:commentRangeEnd w:id="399"/>
      <w:r w:rsidRPr="474497A4">
        <w:rPr>
          <w:rStyle w:val="CommentReference"/>
          <w:rFonts w:ascii="Times New Roman" w:hAnsi="Times New Roman" w:cs="Times New Roman"/>
          <w:sz w:val="24"/>
          <w:szCs w:val="24"/>
        </w:rPr>
        <w:commentReference w:id="399"/>
      </w:r>
      <w:commentRangeEnd w:id="400"/>
      <w:r w:rsidRPr="474497A4">
        <w:rPr>
          <w:rStyle w:val="CommentReference"/>
          <w:rFonts w:ascii="Times New Roman" w:hAnsi="Times New Roman" w:cs="Times New Roman"/>
          <w:sz w:val="24"/>
          <w:szCs w:val="24"/>
        </w:rPr>
        <w:commentReference w:id="400"/>
      </w:r>
      <w:commentRangeEnd w:id="401"/>
      <w:r w:rsidRPr="474497A4">
        <w:rPr>
          <w:rStyle w:val="CommentReference"/>
          <w:rFonts w:ascii="Times New Roman" w:hAnsi="Times New Roman" w:cs="Times New Roman"/>
          <w:sz w:val="24"/>
          <w:szCs w:val="24"/>
        </w:rPr>
        <w:commentReference w:id="401"/>
      </w:r>
      <w:del w:id="417" w:author="charlaynew" w:date="2026-10-29T20:25:00Z" w16du:dateUtc="2026-10-29T20:25:32Z">
        <w:r w:rsidRPr="474497A4" w:rsidDel="00D2577A">
          <w:rPr>
            <w:rFonts w:ascii="Times New Roman" w:hAnsi="Times New Roman" w:cs="Times New Roman"/>
            <w:sz w:val="24"/>
            <w:szCs w:val="24"/>
          </w:rPr>
          <w:delText xml:space="preserve">runs </w:delText>
        </w:r>
      </w:del>
      <w:r w:rsidR="00E81516" w:rsidRPr="474497A4">
        <w:rPr>
          <w:rFonts w:ascii="Times New Roman" w:hAnsi="Times New Roman" w:cs="Times New Roman"/>
          <w:sz w:val="24"/>
          <w:szCs w:val="24"/>
        </w:rPr>
        <w:t xml:space="preserve">were conducted </w:t>
      </w:r>
      <w:r w:rsidR="00A2593D" w:rsidRPr="474497A4">
        <w:rPr>
          <w:rFonts w:ascii="Times New Roman" w:hAnsi="Times New Roman" w:cs="Times New Roman"/>
          <w:sz w:val="24"/>
          <w:szCs w:val="24"/>
        </w:rPr>
        <w:t>using</w:t>
      </w:r>
      <w:r w:rsidRPr="474497A4">
        <w:rPr>
          <w:rFonts w:ascii="Times New Roman" w:hAnsi="Times New Roman" w:cs="Times New Roman"/>
          <w:sz w:val="24"/>
          <w:szCs w:val="24"/>
        </w:rPr>
        <w:t xml:space="preserve"> the same prompt, differing only in the input data </w:t>
      </w:r>
      <w:r w:rsidR="00B443A4" w:rsidRPr="474497A4">
        <w:rPr>
          <w:rFonts w:ascii="Times New Roman" w:hAnsi="Times New Roman" w:cs="Times New Roman"/>
          <w:sz w:val="24"/>
          <w:szCs w:val="24"/>
        </w:rPr>
        <w:t>(see</w:t>
      </w:r>
      <w:r w:rsidRPr="474497A4">
        <w:rPr>
          <w:rFonts w:ascii="Times New Roman" w:hAnsi="Times New Roman" w:cs="Times New Roman"/>
          <w:sz w:val="24"/>
          <w:szCs w:val="24"/>
        </w:rPr>
        <w:t xml:space="preserve"> Figure </w:t>
      </w:r>
      <w:r w:rsidR="004C3C24" w:rsidRPr="474497A4">
        <w:rPr>
          <w:rFonts w:ascii="Times New Roman" w:hAnsi="Times New Roman" w:cs="Times New Roman"/>
          <w:sz w:val="24"/>
          <w:szCs w:val="24"/>
        </w:rPr>
        <w:t>S</w:t>
      </w:r>
      <w:r w:rsidRPr="474497A4">
        <w:rPr>
          <w:rFonts w:ascii="Times New Roman" w:hAnsi="Times New Roman" w:cs="Times New Roman"/>
          <w:sz w:val="24"/>
          <w:szCs w:val="24"/>
        </w:rPr>
        <w:t>.</w:t>
      </w:r>
      <w:r w:rsidR="007D6675">
        <w:rPr>
          <w:rFonts w:ascii="Times New Roman" w:hAnsi="Times New Roman" w:cs="Times New Roman"/>
          <w:sz w:val="24"/>
          <w:szCs w:val="24"/>
        </w:rPr>
        <w:t>6</w:t>
      </w:r>
      <w:r w:rsidR="00B443A4" w:rsidRPr="474497A4">
        <w:rPr>
          <w:rFonts w:ascii="Times New Roman" w:hAnsi="Times New Roman" w:cs="Times New Roman"/>
          <w:sz w:val="24"/>
          <w:szCs w:val="24"/>
        </w:rPr>
        <w:t>)</w:t>
      </w:r>
      <w:r w:rsidRPr="474497A4">
        <w:rPr>
          <w:rFonts w:ascii="Times New Roman" w:hAnsi="Times New Roman" w:cs="Times New Roman"/>
          <w:sz w:val="24"/>
          <w:szCs w:val="24"/>
        </w:rPr>
        <w:t>.</w:t>
      </w:r>
      <w:r w:rsidR="00CF39AF" w:rsidRPr="474497A4">
        <w:rPr>
          <w:rFonts w:ascii="Times New Roman" w:hAnsi="Times New Roman" w:cs="Times New Roman"/>
          <w:sz w:val="24"/>
          <w:szCs w:val="24"/>
        </w:rPr>
        <w:t xml:space="preserve"> Articles with a </w:t>
      </w:r>
      <w:r w:rsidR="006B4DC1" w:rsidRPr="474497A4">
        <w:rPr>
          <w:rFonts w:ascii="Times New Roman" w:hAnsi="Times New Roman" w:cs="Times New Roman"/>
          <w:sz w:val="24"/>
          <w:szCs w:val="24"/>
        </w:rPr>
        <w:t>F</w:t>
      </w:r>
      <w:r w:rsidR="00CF39AF" w:rsidRPr="474497A4">
        <w:rPr>
          <w:rFonts w:ascii="Times New Roman" w:hAnsi="Times New Roman" w:cs="Times New Roman"/>
          <w:sz w:val="24"/>
          <w:szCs w:val="24"/>
        </w:rPr>
        <w:t>ull</w:t>
      </w:r>
      <w:r w:rsidR="006B4DC1" w:rsidRPr="474497A4">
        <w:rPr>
          <w:rFonts w:ascii="Times New Roman" w:hAnsi="Times New Roman" w:cs="Times New Roman"/>
          <w:sz w:val="24"/>
          <w:szCs w:val="24"/>
        </w:rPr>
        <w:t>-T</w:t>
      </w:r>
      <w:r w:rsidR="00CF39AF" w:rsidRPr="474497A4">
        <w:rPr>
          <w:rFonts w:ascii="Times New Roman" w:hAnsi="Times New Roman" w:cs="Times New Roman"/>
          <w:sz w:val="24"/>
          <w:szCs w:val="24"/>
        </w:rPr>
        <w:t xml:space="preserve">ext only </w:t>
      </w:r>
      <w:r w:rsidR="00D67986" w:rsidRPr="474497A4">
        <w:rPr>
          <w:rFonts w:ascii="Times New Roman" w:hAnsi="Times New Roman" w:cs="Times New Roman"/>
          <w:sz w:val="24"/>
          <w:szCs w:val="24"/>
        </w:rPr>
        <w:t>were</w:t>
      </w:r>
      <w:r w:rsidR="00CF39AF" w:rsidRPr="474497A4">
        <w:rPr>
          <w:rFonts w:ascii="Times New Roman" w:hAnsi="Times New Roman" w:cs="Times New Roman"/>
          <w:sz w:val="24"/>
          <w:szCs w:val="24"/>
        </w:rPr>
        <w:t xml:space="preserve"> not part of this comparison</w:t>
      </w:r>
      <w:r w:rsidR="006B4DC1" w:rsidRPr="474497A4">
        <w:rPr>
          <w:rFonts w:ascii="Times New Roman" w:hAnsi="Times New Roman" w:cs="Times New Roman"/>
          <w:sz w:val="24"/>
          <w:szCs w:val="24"/>
        </w:rPr>
        <w:t>.</w:t>
      </w:r>
    </w:p>
    <w:p w14:paraId="02646D17" w14:textId="574B75A1" w:rsidR="00396531" w:rsidRPr="00DA58D6" w:rsidRDefault="00494B7F" w:rsidP="008E7606">
      <w:pPr>
        <w:keepNext/>
        <w:spacing w:after="100" w:line="480" w:lineRule="auto"/>
        <w:jc w:val="center"/>
        <w:rPr>
          <w:rFonts w:ascii="Times New Roman" w:hAnsi="Times New Roman" w:cs="Times New Roman"/>
        </w:rPr>
      </w:pPr>
      <w:r w:rsidRPr="008B138A">
        <w:rPr>
          <w:rFonts w:ascii="Times New Roman" w:hAnsi="Times New Roman" w:cs="Times New Roman"/>
          <w:noProof/>
        </w:rPr>
        <w:drawing>
          <wp:inline distT="0" distB="0" distL="0" distR="0" wp14:anchorId="6D0DE353" wp14:editId="0F7E0ED4">
            <wp:extent cx="3115062" cy="2993142"/>
            <wp:effectExtent l="0" t="0" r="0" b="0"/>
            <wp:docPr id="1396366492" name="Grafik 16">
              <a:extLst xmlns:a="http://schemas.openxmlformats.org/drawingml/2006/main">
                <a:ext uri="{FF2B5EF4-FFF2-40B4-BE49-F238E27FC236}">
                  <a16:creationId xmlns:a16="http://schemas.microsoft.com/office/drawing/2014/main" id="{97E8E1E7-6CFA-4523-BC17-67740813B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6492" name="Grafik 13963664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15062" cy="2993142"/>
                    </a:xfrm>
                    <a:prstGeom prst="rect">
                      <a:avLst/>
                    </a:prstGeom>
                  </pic:spPr>
                </pic:pic>
              </a:graphicData>
            </a:graphic>
          </wp:inline>
        </w:drawing>
      </w:r>
    </w:p>
    <w:p w14:paraId="6DC8B32A" w14:textId="2EA38C3F" w:rsidR="00396531" w:rsidRPr="00DA58D6" w:rsidRDefault="00D2577A">
      <w:pPr>
        <w:spacing w:after="100"/>
        <w:rPr>
          <w:ins w:id="418" w:author="charlaynew" w:date="2026-10-29T20:04:00Z" w16du:dateUtc="2026-10-29T20:04:59Z"/>
          <w:rFonts w:ascii="Times New Roman" w:hAnsi="Times New Roman" w:cs="Times New Roman"/>
          <w:sz w:val="20"/>
          <w:szCs w:val="20"/>
          <w:rPrChange w:id="419" w:author="charlaynew" w:date="2026-10-30T10:58:00Z" w16du:dateUtc="2026-10-30T09:58:00Z">
            <w:rPr>
              <w:ins w:id="420" w:author="charlaynew" w:date="2026-10-29T20:04:00Z" w16du:dateUtc="2026-10-29T20:04:59Z"/>
            </w:rPr>
          </w:rPrChange>
        </w:rPr>
        <w:pPrChange w:id="421" w:author="charlaynew" w:date="2026-10-29T21:08:00Z" w16du:dateUtc="2026-10-29T20:08:00Z">
          <w:pPr>
            <w:spacing w:after="100" w:line="480" w:lineRule="auto"/>
            <w:jc w:val="center"/>
          </w:pPr>
        </w:pPrChange>
      </w:pPr>
      <w:r w:rsidRPr="5966944A">
        <w:rPr>
          <w:rFonts w:ascii="Times New Roman" w:hAnsi="Times New Roman" w:cs="Times New Roman"/>
          <w:b/>
          <w:sz w:val="20"/>
          <w:szCs w:val="20"/>
        </w:rPr>
        <w:t xml:space="preserve">Figure </w:t>
      </w:r>
      <w:r w:rsidR="004C3C24" w:rsidRPr="5966944A">
        <w:rPr>
          <w:rFonts w:ascii="Times New Roman" w:hAnsi="Times New Roman" w:cs="Times New Roman"/>
          <w:b/>
          <w:sz w:val="20"/>
          <w:szCs w:val="20"/>
        </w:rPr>
        <w:t>S</w:t>
      </w:r>
      <w:r w:rsidRPr="5966944A">
        <w:rPr>
          <w:rFonts w:ascii="Times New Roman" w:hAnsi="Times New Roman" w:cs="Times New Roman"/>
          <w:b/>
          <w:sz w:val="20"/>
          <w:szCs w:val="20"/>
        </w:rPr>
        <w:t>.</w:t>
      </w:r>
      <w:r w:rsidR="007D6675" w:rsidRPr="5966944A">
        <w:rPr>
          <w:rFonts w:ascii="Times New Roman" w:hAnsi="Times New Roman" w:cs="Times New Roman"/>
          <w:b/>
          <w:sz w:val="20"/>
          <w:szCs w:val="20"/>
        </w:rPr>
        <w:t>6</w:t>
      </w:r>
      <w:r w:rsidRPr="5966944A">
        <w:rPr>
          <w:rFonts w:ascii="Times New Roman" w:hAnsi="Times New Roman" w:cs="Times New Roman"/>
          <w:b/>
          <w:sz w:val="20"/>
          <w:szCs w:val="20"/>
        </w:rPr>
        <w:t xml:space="preserve">. </w:t>
      </w:r>
      <w:r w:rsidRPr="5966944A">
        <w:rPr>
          <w:rFonts w:ascii="Times New Roman" w:hAnsi="Times New Roman" w:cs="Times New Roman"/>
          <w:sz w:val="20"/>
          <w:szCs w:val="20"/>
        </w:rPr>
        <w:t xml:space="preserve">Mean LENS score </w:t>
      </w:r>
      <w:ins w:id="422" w:author="charlaynew" w:date="2026-10-29T20:05:00Z" w16du:dateUtc="2026-10-29T20:05:51Z">
        <w:r w:rsidR="668DDBC6" w:rsidRPr="5966944A">
          <w:rPr>
            <w:rFonts w:ascii="Times New Roman" w:hAnsi="Times New Roman" w:cs="Times New Roman"/>
            <w:sz w:val="20"/>
            <w:szCs w:val="20"/>
          </w:rPr>
          <w:t>per Paper :</w:t>
        </w:r>
      </w:ins>
      <w:r w:rsidRPr="5966944A">
        <w:rPr>
          <w:rFonts w:ascii="Times New Roman" w:hAnsi="Times New Roman" w:cs="Times New Roman"/>
          <w:sz w:val="20"/>
          <w:szCs w:val="20"/>
        </w:rPr>
        <w:t xml:space="preserve">over </w:t>
      </w:r>
      <w:del w:id="423" w:author="charlaynew" w:date="2026-10-29T20:06:00Z" w16du:dateUtc="2026-10-29T20:06:02Z">
        <w:r w:rsidRPr="5966944A">
          <w:rPr>
            <w:rFonts w:ascii="Times New Roman" w:hAnsi="Times New Roman" w:cs="Times New Roman"/>
            <w:sz w:val="20"/>
            <w:szCs w:val="20"/>
          </w:rPr>
          <w:delText>five runs per paper with</w:delText>
        </w:r>
      </w:del>
      <w:r w:rsidRPr="5966944A">
        <w:rPr>
          <w:rFonts w:ascii="Times New Roman" w:hAnsi="Times New Roman" w:cs="Times New Roman"/>
          <w:sz w:val="20"/>
          <w:szCs w:val="20"/>
        </w:rPr>
        <w:t xml:space="preserve"> </w:t>
      </w:r>
      <w:del w:id="424" w:author="charlaynew" w:date="2026-10-29T20:06:00Z" w16du:dateUtc="2026-10-29T20:06:07Z">
        <w:r w:rsidRPr="5966944A" w:rsidDel="00D2577A">
          <w:rPr>
            <w:rFonts w:ascii="Times New Roman" w:hAnsi="Times New Roman" w:cs="Times New Roman"/>
            <w:sz w:val="20"/>
            <w:szCs w:val="20"/>
          </w:rPr>
          <w:delText>f</w:delText>
        </w:r>
      </w:del>
      <w:ins w:id="425" w:author="charlaynew" w:date="2026-10-29T20:06:00Z" w16du:dateUtc="2026-10-29T20:06:07Z">
        <w:r w:rsidR="33C23903" w:rsidRPr="5966944A">
          <w:rPr>
            <w:rFonts w:ascii="Times New Roman" w:hAnsi="Times New Roman" w:cs="Times New Roman"/>
            <w:sz w:val="20"/>
            <w:szCs w:val="20"/>
          </w:rPr>
          <w:t>F</w:t>
        </w:r>
      </w:ins>
      <w:r w:rsidRPr="5966944A">
        <w:rPr>
          <w:rFonts w:ascii="Times New Roman" w:hAnsi="Times New Roman" w:cs="Times New Roman"/>
          <w:sz w:val="20"/>
          <w:szCs w:val="20"/>
        </w:rPr>
        <w:t xml:space="preserve">ull </w:t>
      </w:r>
      <w:del w:id="426" w:author="charlaynew" w:date="2026-10-29T20:06:00Z" w16du:dateUtc="2026-10-29T20:06:14Z">
        <w:r w:rsidRPr="5966944A" w:rsidDel="00D2577A">
          <w:rPr>
            <w:rFonts w:ascii="Times New Roman" w:hAnsi="Times New Roman" w:cs="Times New Roman"/>
            <w:sz w:val="20"/>
            <w:szCs w:val="20"/>
          </w:rPr>
          <w:delText>t</w:delText>
        </w:r>
      </w:del>
      <w:ins w:id="427" w:author="charlaynew" w:date="2026-10-29T20:06:00Z" w16du:dateUtc="2026-10-29T20:06:14Z">
        <w:r w:rsidR="0F0DD2CC" w:rsidRPr="5966944A">
          <w:rPr>
            <w:rFonts w:ascii="Times New Roman" w:hAnsi="Times New Roman" w:cs="Times New Roman"/>
            <w:sz w:val="20"/>
            <w:szCs w:val="20"/>
          </w:rPr>
          <w:t>T</w:t>
        </w:r>
      </w:ins>
      <w:r w:rsidRPr="5966944A">
        <w:rPr>
          <w:rFonts w:ascii="Times New Roman" w:hAnsi="Times New Roman" w:cs="Times New Roman"/>
          <w:sz w:val="20"/>
          <w:szCs w:val="20"/>
        </w:rPr>
        <w:t>ext</w:t>
      </w:r>
      <w:r w:rsidR="00494B7F" w:rsidRPr="5966944A">
        <w:rPr>
          <w:rFonts w:ascii="Times New Roman" w:hAnsi="Times New Roman" w:cs="Times New Roman"/>
          <w:sz w:val="20"/>
          <w:szCs w:val="20"/>
        </w:rPr>
        <w:t xml:space="preserve"> </w:t>
      </w:r>
      <w:del w:id="428" w:author="charlaynew" w:date="2026-10-29T20:06:00Z" w16du:dateUtc="2026-10-29T20:06:19Z">
        <w:r w:rsidRPr="5966944A" w:rsidDel="00494B7F">
          <w:rPr>
            <w:rFonts w:ascii="Times New Roman" w:hAnsi="Times New Roman" w:cs="Times New Roman"/>
            <w:sz w:val="20"/>
            <w:szCs w:val="20"/>
          </w:rPr>
          <w:delText>&amp;</w:delText>
        </w:r>
      </w:del>
      <w:ins w:id="429" w:author="charlaynew" w:date="2026-10-29T20:06:00Z" w16du:dateUtc="2026-10-29T20:06:19Z">
        <w:r w:rsidR="15CCB525" w:rsidRPr="5966944A">
          <w:rPr>
            <w:rFonts w:ascii="Times New Roman" w:hAnsi="Times New Roman" w:cs="Times New Roman"/>
            <w:sz w:val="20"/>
            <w:szCs w:val="20"/>
          </w:rPr>
          <w:t>vs</w:t>
        </w:r>
      </w:ins>
      <w:r w:rsidR="00494B7F" w:rsidRPr="5966944A">
        <w:rPr>
          <w:rFonts w:ascii="Times New Roman" w:hAnsi="Times New Roman" w:cs="Times New Roman"/>
          <w:sz w:val="20"/>
          <w:szCs w:val="20"/>
        </w:rPr>
        <w:t xml:space="preserve"> </w:t>
      </w:r>
      <w:del w:id="430" w:author="charlaynew" w:date="2026-10-29T20:06:00Z" w16du:dateUtc="2026-10-29T20:06:26Z">
        <w:r w:rsidRPr="5966944A" w:rsidDel="00494B7F">
          <w:rPr>
            <w:rFonts w:ascii="Times New Roman" w:hAnsi="Times New Roman" w:cs="Times New Roman"/>
            <w:sz w:val="20"/>
            <w:szCs w:val="20"/>
          </w:rPr>
          <w:delText>a</w:delText>
        </w:r>
      </w:del>
      <w:ins w:id="431" w:author="charlaynew" w:date="2026-10-29T20:06:00Z" w16du:dateUtc="2026-10-29T20:06:26Z">
        <w:r w:rsidR="33A4CF6E" w:rsidRPr="5966944A">
          <w:rPr>
            <w:rFonts w:ascii="Times New Roman" w:hAnsi="Times New Roman" w:cs="Times New Roman"/>
            <w:sz w:val="20"/>
            <w:szCs w:val="20"/>
          </w:rPr>
          <w:t>A</w:t>
        </w:r>
      </w:ins>
      <w:r w:rsidR="00494B7F" w:rsidRPr="5966944A">
        <w:rPr>
          <w:rFonts w:ascii="Times New Roman" w:hAnsi="Times New Roman" w:cs="Times New Roman"/>
          <w:sz w:val="20"/>
          <w:szCs w:val="20"/>
        </w:rPr>
        <w:t>bstract</w:t>
      </w:r>
      <w:r w:rsidRPr="5966944A">
        <w:rPr>
          <w:rFonts w:ascii="Times New Roman" w:hAnsi="Times New Roman" w:cs="Times New Roman"/>
          <w:sz w:val="20"/>
          <w:szCs w:val="20"/>
        </w:rPr>
        <w:t xml:space="preserve"> </w:t>
      </w:r>
      <w:ins w:id="432" w:author="charlaynew" w:date="2026-10-29T20:06:00Z" w16du:dateUtc="2026-10-29T20:06:46Z">
        <w:r w:rsidR="79532E85" w:rsidRPr="5966944A">
          <w:rPr>
            <w:rFonts w:ascii="Times New Roman" w:hAnsi="Times New Roman" w:cs="Times New Roman"/>
            <w:sz w:val="20"/>
            <w:szCs w:val="20"/>
          </w:rPr>
          <w:t xml:space="preserve">Text Only </w:t>
        </w:r>
      </w:ins>
      <w:del w:id="433" w:author="charlaynew" w:date="2026-10-29T20:07:00Z" w16du:dateUtc="2026-10-29T20:07:09Z">
        <w:r w:rsidRPr="5966944A">
          <w:rPr>
            <w:rFonts w:ascii="Times New Roman" w:hAnsi="Times New Roman" w:cs="Times New Roman"/>
            <w:sz w:val="20"/>
            <w:szCs w:val="20"/>
          </w:rPr>
          <w:delText>(x-axis) and abstract only (y-axis) for 100 papers sampled uniformly over the LENS score range. Ellipses show ±1 SD across runs in each condition</w:delText>
        </w:r>
        <w:r w:rsidR="007B069E" w:rsidRPr="5966944A">
          <w:rPr>
            <w:rFonts w:ascii="Times New Roman" w:hAnsi="Times New Roman" w:cs="Times New Roman"/>
            <w:sz w:val="20"/>
            <w:szCs w:val="20"/>
          </w:rPr>
          <w:delText>; the d</w:delText>
        </w:r>
        <w:r w:rsidR="00645484" w:rsidRPr="5966944A">
          <w:rPr>
            <w:rFonts w:ascii="Times New Roman" w:hAnsi="Times New Roman" w:cs="Times New Roman"/>
            <w:sz w:val="20"/>
            <w:szCs w:val="20"/>
          </w:rPr>
          <w:delText>ashed line</w:delText>
        </w:r>
        <w:r w:rsidR="005C1D02" w:rsidRPr="5966944A">
          <w:rPr>
            <w:rFonts w:ascii="Times New Roman" w:hAnsi="Times New Roman" w:cs="Times New Roman"/>
            <w:sz w:val="20"/>
            <w:szCs w:val="20"/>
          </w:rPr>
          <w:delText xml:space="preserve"> marks identity</w:delText>
        </w:r>
        <w:r w:rsidR="00645484" w:rsidRPr="5966944A">
          <w:rPr>
            <w:rFonts w:ascii="Times New Roman" w:hAnsi="Times New Roman" w:cs="Times New Roman"/>
            <w:sz w:val="20"/>
            <w:szCs w:val="20"/>
          </w:rPr>
          <w:delText>.</w:delText>
        </w:r>
        <w:r w:rsidR="00847B3D" w:rsidRPr="5966944A">
          <w:rPr>
            <w:rFonts w:ascii="Times New Roman" w:hAnsi="Times New Roman" w:cs="Times New Roman"/>
            <w:sz w:val="20"/>
            <w:szCs w:val="20"/>
          </w:rPr>
          <w:delText xml:space="preserve"> </w:delText>
        </w:r>
        <w:r w:rsidR="00C7775A" w:rsidRPr="5966944A">
          <w:rPr>
            <w:rFonts w:ascii="Times New Roman" w:hAnsi="Times New Roman" w:cs="Times New Roman"/>
            <w:sz w:val="20"/>
            <w:szCs w:val="20"/>
          </w:rPr>
          <w:delText>All runs used the m</w:delText>
        </w:r>
        <w:commentRangeStart w:id="434"/>
        <w:r w:rsidR="00847B3D" w:rsidRPr="5966944A">
          <w:rPr>
            <w:rFonts w:ascii="Times New Roman" w:hAnsi="Times New Roman" w:cs="Times New Roman"/>
            <w:sz w:val="20"/>
            <w:szCs w:val="20"/>
          </w:rPr>
          <w:delText>odel settings described in Table S.1.</w:delText>
        </w:r>
      </w:del>
      <w:commentRangeEnd w:id="434"/>
      <w:r w:rsidR="00847B3D" w:rsidRPr="00DA58D6">
        <w:rPr>
          <w:rStyle w:val="CommentReference"/>
          <w:rFonts w:ascii="Times New Roman" w:hAnsi="Times New Roman" w:cs="Times New Roman"/>
          <w:sz w:val="20"/>
          <w:szCs w:val="20"/>
          <w:rPrChange w:id="435" w:author="charlaynew" w:date="2026-10-30T10:58:00Z" w16du:dateUtc="2026-10-30T09:58:00Z">
            <w:rPr>
              <w:rStyle w:val="CommentReference"/>
              <w:sz w:val="22"/>
              <w:szCs w:val="22"/>
            </w:rPr>
          </w:rPrChange>
        </w:rPr>
        <w:commentReference w:id="434"/>
      </w:r>
    </w:p>
    <w:p w14:paraId="7155D270" w14:textId="1D95FF37" w:rsidR="749432B3" w:rsidRDefault="71665ED4">
      <w:pPr>
        <w:spacing w:after="100"/>
        <w:rPr>
          <w:del w:id="436" w:author="charlaynew" w:date="2026-10-30T09:58:00Z" w16du:dateUtc="2026-10-30T09:58:37Z"/>
          <w:rFonts w:ascii="Times New Roman" w:eastAsia="Times New Roman" w:hAnsi="Times New Roman" w:cs="Times New Roman"/>
          <w:sz w:val="19"/>
          <w:szCs w:val="19"/>
          <w:rPrChange w:id="437" w:author="Unknown" w:date="2026-10-30T10:58:00Z" w16du:dateUtc="2026-10-30T09:58:00Z">
            <w:rPr>
              <w:del w:id="438" w:author="charlaynew" w:date="2026-10-30T09:58:00Z" w16du:dateUtc="2026-10-30T09:58:37Z"/>
              <w:rFonts w:ascii="Times New Roman" w:hAnsi="Times New Roman" w:cs="Times New Roman"/>
            </w:rPr>
          </w:rPrChange>
        </w:rPr>
        <w:pPrChange w:id="439" w:author="charlaynew" w:date="2026-10-30T10:59:00Z" w16du:dateUtc="2026-10-30T09:59:00Z">
          <w:pPr>
            <w:spacing w:after="100" w:line="480" w:lineRule="auto"/>
          </w:pPr>
        </w:pPrChange>
      </w:pPr>
      <w:ins w:id="440" w:author="charlaynew" w:date="2026-10-29T20:05:00Z" w16du:dateUtc="2026-10-29T20:05:10Z">
        <w:r w:rsidRPr="65754D95">
          <w:rPr>
            <w:rFonts w:ascii="Times New Roman" w:eastAsia="Times New Roman" w:hAnsi="Times New Roman" w:cs="Times New Roman"/>
            <w:i/>
            <w:sz w:val="19"/>
            <w:szCs w:val="19"/>
            <w:rPrChange w:id="441" w:author="charlaynew" w:date="2026-10-29T21:08:00Z" w16du:dateUtc="2026-10-29T20:08:00Z">
              <w:rPr>
                <w:rFonts w:ascii="Helvetica Neue" w:eastAsia="Helvetica Neue" w:hAnsi="Helvetica Neue" w:cs="Helvetica Neue"/>
                <w:i/>
                <w:iCs/>
                <w:sz w:val="19"/>
                <w:szCs w:val="19"/>
              </w:rPr>
            </w:rPrChange>
          </w:rPr>
          <w:t>Notes.</w:t>
        </w:r>
        <w:r w:rsidRPr="65754D95">
          <w:rPr>
            <w:rFonts w:ascii="Times New Roman" w:eastAsia="Times New Roman" w:hAnsi="Times New Roman" w:cs="Times New Roman"/>
            <w:sz w:val="19"/>
            <w:szCs w:val="19"/>
            <w:rPrChange w:id="442" w:author="charlaynew" w:date="2026-10-29T21:08:00Z" w16du:dateUtc="2026-10-29T20:08:00Z">
              <w:rPr>
                <w:rFonts w:ascii="Helvetica Neue" w:eastAsia="Helvetica Neue" w:hAnsi="Helvetica Neue" w:cs="Helvetica Neue"/>
                <w:sz w:val="19"/>
                <w:szCs w:val="19"/>
              </w:rPr>
            </w:rPrChange>
          </w:rPr>
          <w:t xml:space="preserve"> Each point is the mean of five runs for one of 100 papers sampled uniformly over the LENS score range; the x-axis shows scores from full text and abstract, and the y-axis shows scores from the abstract only. Ellipses show ±1 standard deviation across runs in each condition; the dashed line marks identity (</w:t>
        </w:r>
        <w:r w:rsidRPr="65754D95">
          <w:rPr>
            <w:rFonts w:ascii="Times New Roman" w:eastAsia="Times New Roman" w:hAnsi="Times New Roman" w:cs="Times New Roman"/>
            <w:i/>
            <w:sz w:val="19"/>
            <w:szCs w:val="19"/>
            <w:rPrChange w:id="443" w:author="charlaynew" w:date="2026-10-29T21:08:00Z" w16du:dateUtc="2026-10-29T20:08:00Z">
              <w:rPr>
                <w:rFonts w:ascii="Helvetica Neue" w:eastAsia="Helvetica Neue" w:hAnsi="Helvetica Neue" w:cs="Helvetica Neue"/>
                <w:i/>
                <w:iCs/>
                <w:sz w:val="19"/>
                <w:szCs w:val="19"/>
              </w:rPr>
            </w:rPrChange>
          </w:rPr>
          <w:t>y</w:t>
        </w:r>
        <w:r w:rsidRPr="65754D95">
          <w:rPr>
            <w:rFonts w:ascii="Times New Roman" w:eastAsia="Times New Roman" w:hAnsi="Times New Roman" w:cs="Times New Roman"/>
            <w:sz w:val="19"/>
            <w:szCs w:val="19"/>
            <w:rPrChange w:id="444" w:author="charlaynew" w:date="2026-10-29T21:08:00Z" w16du:dateUtc="2026-10-29T20:08:00Z">
              <w:rPr>
                <w:rFonts w:ascii="Helvetica Neue" w:eastAsia="Helvetica Neue" w:hAnsi="Helvetica Neue" w:cs="Helvetica Neue"/>
                <w:sz w:val="19"/>
                <w:szCs w:val="19"/>
              </w:rPr>
            </w:rPrChange>
          </w:rPr>
          <w:t xml:space="preserve"> = </w:t>
        </w:r>
        <w:r w:rsidRPr="65754D95">
          <w:rPr>
            <w:rFonts w:ascii="Times New Roman" w:eastAsia="Times New Roman" w:hAnsi="Times New Roman" w:cs="Times New Roman"/>
            <w:i/>
            <w:sz w:val="19"/>
            <w:szCs w:val="19"/>
            <w:rPrChange w:id="445" w:author="charlaynew" w:date="2026-10-29T21:08:00Z" w16du:dateUtc="2026-10-29T20:08:00Z">
              <w:rPr>
                <w:rFonts w:ascii="Helvetica Neue" w:eastAsia="Helvetica Neue" w:hAnsi="Helvetica Neue" w:cs="Helvetica Neue"/>
                <w:i/>
                <w:iCs/>
                <w:sz w:val="19"/>
                <w:szCs w:val="19"/>
              </w:rPr>
            </w:rPrChange>
          </w:rPr>
          <w:t>x</w:t>
        </w:r>
        <w:r w:rsidRPr="65754D95">
          <w:rPr>
            <w:rFonts w:ascii="Times New Roman" w:eastAsia="Times New Roman" w:hAnsi="Times New Roman" w:cs="Times New Roman"/>
            <w:sz w:val="19"/>
            <w:szCs w:val="19"/>
            <w:rPrChange w:id="446" w:author="charlaynew" w:date="2026-10-29T21:08:00Z" w16du:dateUtc="2026-10-29T20:08:00Z">
              <w:rPr>
                <w:rFonts w:ascii="Helvetica Neue" w:eastAsia="Helvetica Neue" w:hAnsi="Helvetica Neue" w:cs="Helvetica Neue"/>
                <w:sz w:val="19"/>
                <w:szCs w:val="19"/>
              </w:rPr>
            </w:rPrChange>
          </w:rPr>
          <w:t>). All runs used the model settings described in Table S.1.</w:t>
        </w:r>
      </w:ins>
    </w:p>
    <w:p w14:paraId="58D00DEC" w14:textId="77777777" w:rsidR="008E7606" w:rsidRDefault="008E7606" w:rsidP="008B138A">
      <w:pPr>
        <w:spacing w:after="100" w:line="480" w:lineRule="auto"/>
        <w:jc w:val="both"/>
        <w:rPr>
          <w:rFonts w:ascii="Times New Roman" w:hAnsi="Times New Roman" w:cs="Times New Roman"/>
        </w:rPr>
      </w:pPr>
    </w:p>
    <w:p w14:paraId="2ED7B7AC" w14:textId="261DBEAE" w:rsidR="00396531" w:rsidRPr="00DA58D6" w:rsidRDefault="00FE1056">
      <w:pPr>
        <w:spacing w:after="100" w:line="480" w:lineRule="auto"/>
        <w:ind w:firstLine="708"/>
        <w:jc w:val="both"/>
        <w:rPr>
          <w:rFonts w:ascii="Times New Roman" w:hAnsi="Times New Roman" w:cs="Times New Roman"/>
          <w:sz w:val="24"/>
          <w:szCs w:val="24"/>
        </w:rPr>
        <w:pPrChange w:id="447" w:author="charlaynew" w:date="2026-10-29T21:59:00Z" w16du:dateUtc="2026-10-29T20:59:00Z">
          <w:pPr>
            <w:spacing w:after="100" w:line="480" w:lineRule="auto"/>
            <w:jc w:val="both"/>
          </w:pPr>
        </w:pPrChange>
      </w:pPr>
      <w:r w:rsidRPr="474497A4">
        <w:rPr>
          <w:rFonts w:ascii="Times New Roman" w:hAnsi="Times New Roman" w:cs="Times New Roman"/>
          <w:sz w:val="24"/>
          <w:szCs w:val="24"/>
        </w:rPr>
        <w:t>Using the f</w:t>
      </w:r>
      <w:r w:rsidR="00BC0E69" w:rsidRPr="474497A4">
        <w:rPr>
          <w:rFonts w:ascii="Times New Roman" w:hAnsi="Times New Roman" w:cs="Times New Roman"/>
          <w:sz w:val="24"/>
          <w:szCs w:val="24"/>
        </w:rPr>
        <w:t xml:space="preserve">ull text </w:t>
      </w:r>
      <w:r w:rsidR="00EF2E29" w:rsidRPr="474497A4">
        <w:rPr>
          <w:rFonts w:ascii="Times New Roman" w:hAnsi="Times New Roman" w:cs="Times New Roman"/>
          <w:sz w:val="24"/>
          <w:szCs w:val="24"/>
        </w:rPr>
        <w:t xml:space="preserve">results in </w:t>
      </w:r>
      <w:r w:rsidR="00BC0E69" w:rsidRPr="474497A4">
        <w:rPr>
          <w:rFonts w:ascii="Times New Roman" w:hAnsi="Times New Roman" w:cs="Times New Roman"/>
          <w:sz w:val="24"/>
          <w:szCs w:val="24"/>
        </w:rPr>
        <w:t>marginally more stable runs</w:t>
      </w:r>
      <w:r w:rsidR="00B168E5" w:rsidRPr="474497A4">
        <w:rPr>
          <w:rFonts w:ascii="Times New Roman" w:hAnsi="Times New Roman" w:cs="Times New Roman"/>
          <w:sz w:val="24"/>
          <w:szCs w:val="24"/>
        </w:rPr>
        <w:t xml:space="preserve">. </w:t>
      </w:r>
      <w:commentRangeStart w:id="448"/>
      <w:r w:rsidR="00D2577A" w:rsidRPr="474497A4">
        <w:rPr>
          <w:rFonts w:ascii="Times New Roman" w:hAnsi="Times New Roman" w:cs="Times New Roman"/>
          <w:sz w:val="24"/>
          <w:szCs w:val="24"/>
        </w:rPr>
        <w:t>The mean per-paper standard deviation</w:t>
      </w:r>
      <w:r w:rsidR="00076FFA" w:rsidRPr="474497A4">
        <w:rPr>
          <w:rFonts w:ascii="Times New Roman" w:hAnsi="Times New Roman" w:cs="Times New Roman"/>
          <w:sz w:val="24"/>
          <w:szCs w:val="24"/>
        </w:rPr>
        <w:t xml:space="preserve"> across</w:t>
      </w:r>
      <w:r w:rsidR="00D2577A" w:rsidRPr="474497A4">
        <w:rPr>
          <w:rFonts w:ascii="Times New Roman" w:hAnsi="Times New Roman" w:cs="Times New Roman"/>
          <w:sz w:val="24"/>
          <w:szCs w:val="24"/>
        </w:rPr>
        <w:t xml:space="preserve"> is 2.22 points for the </w:t>
      </w:r>
      <w:del w:id="449" w:author="charlaynew" w:date="2026-10-29T20:25:00Z" w16du:dateUtc="2026-10-29T20:25:57Z">
        <w:r w:rsidRPr="474497A4" w:rsidDel="006A4C83">
          <w:rPr>
            <w:rFonts w:ascii="Times New Roman" w:hAnsi="Times New Roman" w:cs="Times New Roman"/>
            <w:sz w:val="24"/>
            <w:szCs w:val="24"/>
          </w:rPr>
          <w:delText>A</w:delText>
        </w:r>
      </w:del>
      <w:ins w:id="450" w:author="charlaynew" w:date="2026-10-29T20:25:00Z" w16du:dateUtc="2026-10-29T20:25:57Z">
        <w:r w:rsidR="2061713C" w:rsidRPr="474497A4">
          <w:rPr>
            <w:rFonts w:ascii="Times New Roman" w:hAnsi="Times New Roman" w:cs="Times New Roman"/>
            <w:sz w:val="24"/>
            <w:szCs w:val="24"/>
          </w:rPr>
          <w:t>a</w:t>
        </w:r>
      </w:ins>
      <w:r w:rsidR="001744E8" w:rsidRPr="474497A4">
        <w:rPr>
          <w:rFonts w:ascii="Times New Roman" w:hAnsi="Times New Roman" w:cs="Times New Roman"/>
          <w:sz w:val="24"/>
          <w:szCs w:val="24"/>
        </w:rPr>
        <w:t xml:space="preserve">bstract + </w:t>
      </w:r>
      <w:del w:id="451" w:author="charlaynew" w:date="2026-10-29T20:26:00Z" w16du:dateUtc="2026-10-29T20:26:00Z">
        <w:r w:rsidRPr="474497A4" w:rsidDel="006A4C83">
          <w:rPr>
            <w:rFonts w:ascii="Times New Roman" w:hAnsi="Times New Roman" w:cs="Times New Roman"/>
            <w:sz w:val="24"/>
            <w:szCs w:val="24"/>
          </w:rPr>
          <w:delText>F</w:delText>
        </w:r>
      </w:del>
      <w:ins w:id="452" w:author="charlaynew" w:date="2026-10-29T20:26:00Z" w16du:dateUtc="2026-10-29T20:26:00Z">
        <w:r w:rsidR="4FD5A92D" w:rsidRPr="474497A4">
          <w:rPr>
            <w:rFonts w:ascii="Times New Roman" w:hAnsi="Times New Roman" w:cs="Times New Roman"/>
            <w:sz w:val="24"/>
            <w:szCs w:val="24"/>
          </w:rPr>
          <w:t>f</w:t>
        </w:r>
      </w:ins>
      <w:r w:rsidR="00D2577A" w:rsidRPr="474497A4">
        <w:rPr>
          <w:rFonts w:ascii="Times New Roman" w:hAnsi="Times New Roman" w:cs="Times New Roman"/>
          <w:sz w:val="24"/>
          <w:szCs w:val="24"/>
        </w:rPr>
        <w:t>ull-</w:t>
      </w:r>
      <w:del w:id="453" w:author="charlaynew" w:date="2026-10-29T20:26:00Z" w16du:dateUtc="2026-10-29T20:26:03Z">
        <w:r w:rsidRPr="474497A4" w:rsidDel="006A4C83">
          <w:rPr>
            <w:rFonts w:ascii="Times New Roman" w:hAnsi="Times New Roman" w:cs="Times New Roman"/>
            <w:sz w:val="24"/>
            <w:szCs w:val="24"/>
          </w:rPr>
          <w:delText>T</w:delText>
        </w:r>
      </w:del>
      <w:ins w:id="454" w:author="charlaynew" w:date="2026-10-29T20:26:00Z" w16du:dateUtc="2026-10-29T20:26:03Z">
        <w:r w:rsidR="432F0827" w:rsidRPr="474497A4">
          <w:rPr>
            <w:rFonts w:ascii="Times New Roman" w:hAnsi="Times New Roman" w:cs="Times New Roman"/>
            <w:sz w:val="24"/>
            <w:szCs w:val="24"/>
          </w:rPr>
          <w:t>t</w:t>
        </w:r>
      </w:ins>
      <w:r w:rsidR="00D2577A" w:rsidRPr="474497A4">
        <w:rPr>
          <w:rFonts w:ascii="Times New Roman" w:hAnsi="Times New Roman" w:cs="Times New Roman"/>
          <w:sz w:val="24"/>
          <w:szCs w:val="24"/>
        </w:rPr>
        <w:t>ext runs</w:t>
      </w:r>
      <w:r w:rsidR="006A4C83" w:rsidRPr="474497A4">
        <w:rPr>
          <w:rFonts w:ascii="Times New Roman" w:hAnsi="Times New Roman" w:cs="Times New Roman"/>
          <w:sz w:val="24"/>
          <w:szCs w:val="24"/>
        </w:rPr>
        <w:t>,</w:t>
      </w:r>
      <w:r w:rsidR="00D2577A" w:rsidRPr="474497A4">
        <w:rPr>
          <w:rFonts w:ascii="Times New Roman" w:hAnsi="Times New Roman" w:cs="Times New Roman"/>
          <w:sz w:val="24"/>
          <w:szCs w:val="24"/>
        </w:rPr>
        <w:t xml:space="preserve"> and 2.46 points for </w:t>
      </w:r>
      <w:del w:id="455" w:author="charlaynew" w:date="2026-10-29T20:26:00Z" w16du:dateUtc="2026-10-29T20:26:09Z">
        <w:r w:rsidRPr="474497A4" w:rsidDel="006A4C83">
          <w:rPr>
            <w:rFonts w:ascii="Times New Roman" w:hAnsi="Times New Roman" w:cs="Times New Roman"/>
            <w:sz w:val="24"/>
            <w:szCs w:val="24"/>
          </w:rPr>
          <w:delText>A</w:delText>
        </w:r>
      </w:del>
      <w:ins w:id="456" w:author="charlaynew" w:date="2026-10-29T20:26:00Z" w16du:dateUtc="2026-10-29T20:26:09Z">
        <w:r w:rsidR="298F8F58" w:rsidRPr="474497A4">
          <w:rPr>
            <w:rFonts w:ascii="Times New Roman" w:hAnsi="Times New Roman" w:cs="Times New Roman"/>
            <w:sz w:val="24"/>
            <w:szCs w:val="24"/>
          </w:rPr>
          <w:t>a</w:t>
        </w:r>
      </w:ins>
      <w:r w:rsidR="00D2577A" w:rsidRPr="474497A4">
        <w:rPr>
          <w:rFonts w:ascii="Times New Roman" w:hAnsi="Times New Roman" w:cs="Times New Roman"/>
          <w:sz w:val="24"/>
          <w:szCs w:val="24"/>
        </w:rPr>
        <w:t>bstract-only.</w:t>
      </w:r>
      <w:commentRangeEnd w:id="448"/>
      <w:r w:rsidRPr="474497A4">
        <w:rPr>
          <w:rStyle w:val="CommentReference"/>
          <w:rFonts w:ascii="Times New Roman" w:hAnsi="Times New Roman" w:cs="Times New Roman"/>
          <w:sz w:val="24"/>
          <w:szCs w:val="24"/>
        </w:rPr>
        <w:commentReference w:id="448"/>
      </w:r>
      <w:r w:rsidR="00B168E5" w:rsidRPr="474497A4">
        <w:rPr>
          <w:rFonts w:ascii="Times New Roman" w:hAnsi="Times New Roman" w:cs="Times New Roman"/>
          <w:sz w:val="24"/>
          <w:szCs w:val="24"/>
        </w:rPr>
        <w:t xml:space="preserve"> </w:t>
      </w:r>
      <w:r w:rsidR="00C031DE" w:rsidRPr="474497A4">
        <w:rPr>
          <w:rFonts w:ascii="Times New Roman" w:hAnsi="Times New Roman" w:cs="Times New Roman"/>
          <w:sz w:val="24"/>
          <w:szCs w:val="24"/>
        </w:rPr>
        <w:t>Both are small compared with the spread</w:t>
      </w:r>
      <w:r w:rsidR="006C7022" w:rsidRPr="474497A4">
        <w:rPr>
          <w:rFonts w:ascii="Times New Roman" w:hAnsi="Times New Roman" w:cs="Times New Roman"/>
          <w:sz w:val="24"/>
          <w:szCs w:val="24"/>
        </w:rPr>
        <w:t xml:space="preserve"> of scores across papers in the full dataset (standar</w:t>
      </w:r>
      <w:r w:rsidR="000A7EE2" w:rsidRPr="474497A4">
        <w:rPr>
          <w:rFonts w:ascii="Times New Roman" w:hAnsi="Times New Roman" w:cs="Times New Roman"/>
          <w:sz w:val="24"/>
          <w:szCs w:val="24"/>
        </w:rPr>
        <w:t>d deviations of 9.0 and 9.6 points</w:t>
      </w:r>
      <w:r w:rsidR="00322D80" w:rsidRPr="474497A4">
        <w:rPr>
          <w:rFonts w:ascii="Times New Roman" w:hAnsi="Times New Roman" w:cs="Times New Roman"/>
          <w:sz w:val="24"/>
          <w:szCs w:val="24"/>
        </w:rPr>
        <w:t xml:space="preserve">; Table S.4), </w:t>
      </w:r>
      <w:r w:rsidR="00F41EFC" w:rsidRPr="474497A4">
        <w:rPr>
          <w:rFonts w:ascii="Times New Roman" w:hAnsi="Times New Roman" w:cs="Times New Roman"/>
          <w:sz w:val="24"/>
          <w:szCs w:val="24"/>
        </w:rPr>
        <w:t xml:space="preserve">so the run-to-run variation is minor compared </w:t>
      </w:r>
      <w:r w:rsidR="00B3139E" w:rsidRPr="474497A4">
        <w:rPr>
          <w:rFonts w:ascii="Times New Roman" w:hAnsi="Times New Roman" w:cs="Times New Roman"/>
          <w:sz w:val="24"/>
          <w:szCs w:val="24"/>
        </w:rPr>
        <w:t xml:space="preserve">to the differences between papers. </w:t>
      </w:r>
      <w:r w:rsidR="008B7BF2" w:rsidRPr="474497A4">
        <w:rPr>
          <w:rFonts w:ascii="Times New Roman" w:hAnsi="Times New Roman" w:cs="Times New Roman"/>
          <w:sz w:val="24"/>
          <w:szCs w:val="24"/>
        </w:rPr>
        <w:t>The full dataset serves as reference because the uniform sampling of the</w:t>
      </w:r>
      <w:r w:rsidR="00C26821" w:rsidRPr="474497A4">
        <w:rPr>
          <w:rFonts w:ascii="Times New Roman" w:hAnsi="Times New Roman" w:cs="Times New Roman"/>
          <w:sz w:val="24"/>
          <w:szCs w:val="24"/>
        </w:rPr>
        <w:t xml:space="preserve"> subset</w:t>
      </w:r>
      <w:r w:rsidR="008B7BF2" w:rsidRPr="474497A4">
        <w:rPr>
          <w:rFonts w:ascii="Times New Roman" w:hAnsi="Times New Roman" w:cs="Times New Roman"/>
          <w:sz w:val="24"/>
          <w:szCs w:val="24"/>
        </w:rPr>
        <w:t xml:space="preserve"> used for this experiment </w:t>
      </w:r>
      <w:commentRangeStart w:id="457"/>
      <w:commentRangeStart w:id="458"/>
      <w:r w:rsidR="008B7BF2" w:rsidRPr="474497A4">
        <w:rPr>
          <w:rFonts w:ascii="Times New Roman" w:hAnsi="Times New Roman" w:cs="Times New Roman"/>
          <w:sz w:val="24"/>
          <w:szCs w:val="24"/>
        </w:rPr>
        <w:t>inflates its spread</w:t>
      </w:r>
      <w:commentRangeEnd w:id="457"/>
      <w:r>
        <w:rPr>
          <w:rStyle w:val="CommentReference"/>
          <w:rFonts w:ascii="Times New Roman" w:hAnsi="Times New Roman" w:cs="Times New Roman"/>
          <w:sz w:val="24"/>
          <w:szCs w:val="24"/>
        </w:rPr>
        <w:commentReference w:id="457"/>
      </w:r>
      <w:commentRangeEnd w:id="458"/>
      <w:r w:rsidR="00E74F84">
        <w:rPr>
          <w:rStyle w:val="CommentReference"/>
          <w:rFonts w:ascii="Times New Roman" w:hAnsi="Times New Roman" w:cs="Times New Roman"/>
          <w:sz w:val="24"/>
          <w:szCs w:val="24"/>
        </w:rPr>
        <w:commentReference w:id="458"/>
      </w:r>
      <w:r w:rsidR="00E92797">
        <w:rPr>
          <w:rFonts w:ascii="Times New Roman" w:hAnsi="Times New Roman" w:cs="Times New Roman"/>
          <w:sz w:val="24"/>
          <w:szCs w:val="24"/>
        </w:rPr>
        <w:t xml:space="preserve"> (s.d.</w:t>
      </w:r>
      <w:r w:rsidR="00B4371F">
        <w:rPr>
          <w:rFonts w:ascii="Times New Roman" w:hAnsi="Times New Roman" w:cs="Times New Roman"/>
          <w:sz w:val="24"/>
          <w:szCs w:val="24"/>
        </w:rPr>
        <w:t xml:space="preserve"> of 20.0 points</w:t>
      </w:r>
      <w:r w:rsidR="008E5F23">
        <w:rPr>
          <w:rFonts w:ascii="Times New Roman" w:hAnsi="Times New Roman" w:cs="Times New Roman"/>
          <w:sz w:val="24"/>
          <w:szCs w:val="24"/>
        </w:rPr>
        <w:t xml:space="preserve"> within the sub-sample vs. 9.0 points</w:t>
      </w:r>
      <w:r w:rsidR="00427F89">
        <w:rPr>
          <w:rFonts w:ascii="Times New Roman" w:hAnsi="Times New Roman" w:cs="Times New Roman"/>
          <w:sz w:val="24"/>
          <w:szCs w:val="24"/>
        </w:rPr>
        <w:t xml:space="preserve"> across the full dataset</w:t>
      </w:r>
      <w:r w:rsidR="000A2AD6">
        <w:rPr>
          <w:rFonts w:ascii="Times New Roman" w:hAnsi="Times New Roman" w:cs="Times New Roman"/>
          <w:sz w:val="24"/>
          <w:szCs w:val="24"/>
        </w:rPr>
        <w:t>)</w:t>
      </w:r>
      <w:r w:rsidR="008B7BF2" w:rsidRPr="474497A4">
        <w:rPr>
          <w:rFonts w:ascii="Times New Roman" w:hAnsi="Times New Roman" w:cs="Times New Roman"/>
          <w:sz w:val="24"/>
          <w:szCs w:val="24"/>
        </w:rPr>
        <w:t>.</w:t>
      </w:r>
    </w:p>
    <w:p w14:paraId="24AE207F" w14:textId="78D09427" w:rsidR="00396531" w:rsidRPr="00DA58D6" w:rsidRDefault="003F310C" w:rsidP="008E7606">
      <w:pPr>
        <w:spacing w:after="100" w:line="480" w:lineRule="auto"/>
        <w:ind w:firstLine="706"/>
        <w:jc w:val="both"/>
        <w:rPr>
          <w:rFonts w:ascii="Times New Roman" w:hAnsi="Times New Roman" w:cs="Times New Roman"/>
          <w:sz w:val="24"/>
          <w:szCs w:val="24"/>
        </w:rPr>
      </w:pPr>
      <w:r w:rsidRPr="474497A4">
        <w:rPr>
          <w:rFonts w:ascii="Times New Roman" w:hAnsi="Times New Roman" w:cs="Times New Roman"/>
          <w:sz w:val="24"/>
          <w:szCs w:val="24"/>
        </w:rPr>
        <w:t xml:space="preserve">The self-reported </w:t>
      </w:r>
      <w:r w:rsidR="00C26821" w:rsidRPr="474497A4">
        <w:rPr>
          <w:rFonts w:ascii="Times New Roman" w:hAnsi="Times New Roman" w:cs="Times New Roman"/>
          <w:sz w:val="24"/>
          <w:szCs w:val="24"/>
        </w:rPr>
        <w:t>uncertainty</w:t>
      </w:r>
      <w:r w:rsidRPr="474497A4">
        <w:rPr>
          <w:rFonts w:ascii="Times New Roman" w:hAnsi="Times New Roman" w:cs="Times New Roman"/>
          <w:sz w:val="24"/>
          <w:szCs w:val="24"/>
        </w:rPr>
        <w:t xml:space="preserve"> intervals are also wider for </w:t>
      </w:r>
      <w:r w:rsidR="0048285B" w:rsidRPr="474497A4">
        <w:rPr>
          <w:rFonts w:ascii="Times New Roman" w:hAnsi="Times New Roman" w:cs="Times New Roman"/>
          <w:sz w:val="24"/>
          <w:szCs w:val="24"/>
        </w:rPr>
        <w:t>A</w:t>
      </w:r>
      <w:r w:rsidRPr="474497A4">
        <w:rPr>
          <w:rFonts w:ascii="Times New Roman" w:hAnsi="Times New Roman" w:cs="Times New Roman"/>
          <w:sz w:val="24"/>
          <w:szCs w:val="24"/>
        </w:rPr>
        <w:t xml:space="preserve">bstract-only input (mean width 15.2 vs. 13.5 points for full text), </w:t>
      </w:r>
      <w:r w:rsidR="00682DE3" w:rsidRPr="474497A4">
        <w:rPr>
          <w:rFonts w:ascii="Times New Roman" w:hAnsi="Times New Roman" w:cs="Times New Roman"/>
          <w:sz w:val="24"/>
          <w:szCs w:val="24"/>
        </w:rPr>
        <w:t>which</w:t>
      </w:r>
      <w:commentRangeStart w:id="459"/>
      <w:r w:rsidRPr="474497A4">
        <w:rPr>
          <w:rFonts w:ascii="Times New Roman" w:hAnsi="Times New Roman" w:cs="Times New Roman"/>
          <w:sz w:val="24"/>
          <w:szCs w:val="24"/>
        </w:rPr>
        <w:t xml:space="preserve"> reflects the </w:t>
      </w:r>
      <w:r w:rsidR="00682DE3" w:rsidRPr="474497A4">
        <w:rPr>
          <w:rFonts w:ascii="Times New Roman" w:hAnsi="Times New Roman" w:cs="Times New Roman"/>
          <w:sz w:val="24"/>
          <w:szCs w:val="24"/>
        </w:rPr>
        <w:t xml:space="preserve">prompt’s </w:t>
      </w:r>
      <w:r w:rsidRPr="474497A4">
        <w:rPr>
          <w:rFonts w:ascii="Times New Roman" w:hAnsi="Times New Roman" w:cs="Times New Roman"/>
          <w:sz w:val="24"/>
          <w:szCs w:val="24"/>
        </w:rPr>
        <w:t xml:space="preserve">instruction to widen the interval when </w:t>
      </w:r>
      <w:commentRangeEnd w:id="459"/>
      <w:r w:rsidRPr="474497A4">
        <w:rPr>
          <w:rStyle w:val="CommentReference"/>
          <w:rFonts w:ascii="Times New Roman" w:hAnsi="Times New Roman" w:cs="Times New Roman"/>
          <w:sz w:val="24"/>
          <w:szCs w:val="24"/>
        </w:rPr>
        <w:commentReference w:id="459"/>
      </w:r>
      <w:r w:rsidR="004C6DF0" w:rsidRPr="474497A4">
        <w:rPr>
          <w:rFonts w:ascii="Times New Roman" w:hAnsi="Times New Roman" w:cs="Times New Roman"/>
          <w:sz w:val="24"/>
          <w:szCs w:val="24"/>
        </w:rPr>
        <w:t>less information is available (e.g., no full text)</w:t>
      </w:r>
      <w:r w:rsidRPr="474497A4">
        <w:rPr>
          <w:rFonts w:ascii="Times New Roman" w:hAnsi="Times New Roman" w:cs="Times New Roman"/>
          <w:sz w:val="24"/>
          <w:szCs w:val="24"/>
        </w:rPr>
        <w:t>.</w:t>
      </w:r>
      <w:r w:rsidR="009916B8" w:rsidRPr="474497A4">
        <w:rPr>
          <w:rFonts w:ascii="Times New Roman" w:hAnsi="Times New Roman" w:cs="Times New Roman"/>
          <w:sz w:val="24"/>
          <w:szCs w:val="24"/>
        </w:rPr>
        <w:t xml:space="preserve"> </w:t>
      </w:r>
      <w:r w:rsidR="00D2577A" w:rsidRPr="474497A4">
        <w:rPr>
          <w:rFonts w:ascii="Times New Roman" w:hAnsi="Times New Roman" w:cs="Times New Roman"/>
          <w:sz w:val="24"/>
          <w:szCs w:val="24"/>
        </w:rPr>
        <w:t xml:space="preserve">Although consistent on average, some outliers remain: </w:t>
      </w:r>
      <w:r w:rsidR="008F5A77" w:rsidRPr="474497A4">
        <w:rPr>
          <w:rFonts w:ascii="Times New Roman" w:hAnsi="Times New Roman" w:cs="Times New Roman"/>
          <w:sz w:val="24"/>
          <w:szCs w:val="24"/>
        </w:rPr>
        <w:t>T</w:t>
      </w:r>
      <w:r w:rsidR="00D2577A" w:rsidRPr="474497A4">
        <w:rPr>
          <w:rFonts w:ascii="Times New Roman" w:hAnsi="Times New Roman" w:cs="Times New Roman"/>
          <w:sz w:val="24"/>
          <w:szCs w:val="24"/>
        </w:rPr>
        <w:t xml:space="preserve">he maximum score spread across five runs is 16.7 points with </w:t>
      </w:r>
      <w:del w:id="460" w:author="charlaynew" w:date="2026-10-29T20:26:00Z" w16du:dateUtc="2026-10-29T20:26:21Z">
        <w:r w:rsidRPr="474497A4" w:rsidDel="008F5A77">
          <w:rPr>
            <w:rFonts w:ascii="Times New Roman" w:hAnsi="Times New Roman" w:cs="Times New Roman"/>
            <w:sz w:val="24"/>
            <w:szCs w:val="24"/>
          </w:rPr>
          <w:delText>A</w:delText>
        </w:r>
      </w:del>
      <w:ins w:id="461" w:author="charlaynew" w:date="2026-10-29T20:26:00Z" w16du:dateUtc="2026-10-29T20:26:22Z">
        <w:r w:rsidR="616E282C" w:rsidRPr="474497A4">
          <w:rPr>
            <w:rFonts w:ascii="Times New Roman" w:hAnsi="Times New Roman" w:cs="Times New Roman"/>
            <w:sz w:val="24"/>
            <w:szCs w:val="24"/>
          </w:rPr>
          <w:t>a</w:t>
        </w:r>
      </w:ins>
      <w:r w:rsidR="008F5A77" w:rsidRPr="474497A4">
        <w:rPr>
          <w:rFonts w:ascii="Times New Roman" w:hAnsi="Times New Roman" w:cs="Times New Roman"/>
          <w:sz w:val="24"/>
          <w:szCs w:val="24"/>
        </w:rPr>
        <w:t>bstract+</w:t>
      </w:r>
      <w:del w:id="462" w:author="charlaynew" w:date="2026-10-29T20:26:00Z" w16du:dateUtc="2026-10-29T20:26:25Z">
        <w:r w:rsidRPr="474497A4" w:rsidDel="008F5A77">
          <w:rPr>
            <w:rFonts w:ascii="Times New Roman" w:hAnsi="Times New Roman" w:cs="Times New Roman"/>
            <w:sz w:val="24"/>
            <w:szCs w:val="24"/>
          </w:rPr>
          <w:delText>F</w:delText>
        </w:r>
      </w:del>
      <w:ins w:id="463" w:author="charlaynew" w:date="2026-10-29T20:26:00Z" w16du:dateUtc="2026-10-29T20:26:25Z">
        <w:r w:rsidR="6C472A5E" w:rsidRPr="474497A4">
          <w:rPr>
            <w:rFonts w:ascii="Times New Roman" w:hAnsi="Times New Roman" w:cs="Times New Roman"/>
            <w:sz w:val="24"/>
            <w:szCs w:val="24"/>
          </w:rPr>
          <w:t>f</w:t>
        </w:r>
      </w:ins>
      <w:r w:rsidR="008F5A77" w:rsidRPr="474497A4">
        <w:rPr>
          <w:rFonts w:ascii="Times New Roman" w:hAnsi="Times New Roman" w:cs="Times New Roman"/>
          <w:sz w:val="24"/>
          <w:szCs w:val="24"/>
        </w:rPr>
        <w:t>ull</w:t>
      </w:r>
      <w:r w:rsidR="00D2577A" w:rsidRPr="474497A4">
        <w:rPr>
          <w:rFonts w:ascii="Times New Roman" w:hAnsi="Times New Roman" w:cs="Times New Roman"/>
          <w:sz w:val="24"/>
          <w:szCs w:val="24"/>
        </w:rPr>
        <w:t xml:space="preserve"> text</w:t>
      </w:r>
      <w:r w:rsidR="008F5A77" w:rsidRPr="474497A4">
        <w:rPr>
          <w:rFonts w:ascii="Times New Roman" w:hAnsi="Times New Roman" w:cs="Times New Roman"/>
          <w:sz w:val="24"/>
          <w:szCs w:val="24"/>
        </w:rPr>
        <w:t>,</w:t>
      </w:r>
      <w:r w:rsidR="00D2577A" w:rsidRPr="474497A4">
        <w:rPr>
          <w:rFonts w:ascii="Times New Roman" w:hAnsi="Times New Roman" w:cs="Times New Roman"/>
          <w:sz w:val="24"/>
          <w:szCs w:val="24"/>
        </w:rPr>
        <w:t xml:space="preserve"> and 23.1 points with the </w:t>
      </w:r>
      <w:del w:id="464" w:author="charlaynew" w:date="2026-10-29T20:26:00Z" w16du:dateUtc="2026-10-29T20:26:30Z">
        <w:r w:rsidRPr="474497A4" w:rsidDel="008F5A77">
          <w:rPr>
            <w:rFonts w:ascii="Times New Roman" w:hAnsi="Times New Roman" w:cs="Times New Roman"/>
            <w:sz w:val="24"/>
            <w:szCs w:val="24"/>
          </w:rPr>
          <w:delText>A</w:delText>
        </w:r>
      </w:del>
      <w:ins w:id="465" w:author="charlaynew" w:date="2026-10-29T20:26:00Z" w16du:dateUtc="2026-10-29T20:26:30Z">
        <w:r w:rsidR="145A3E56" w:rsidRPr="474497A4">
          <w:rPr>
            <w:rFonts w:ascii="Times New Roman" w:hAnsi="Times New Roman" w:cs="Times New Roman"/>
            <w:sz w:val="24"/>
            <w:szCs w:val="24"/>
          </w:rPr>
          <w:t>a</w:t>
        </w:r>
      </w:ins>
      <w:r w:rsidR="00D2577A" w:rsidRPr="474497A4">
        <w:rPr>
          <w:rFonts w:ascii="Times New Roman" w:hAnsi="Times New Roman" w:cs="Times New Roman"/>
          <w:sz w:val="24"/>
          <w:szCs w:val="24"/>
        </w:rPr>
        <w:t>bstract</w:t>
      </w:r>
      <w:r w:rsidR="008F5A77" w:rsidRPr="474497A4">
        <w:rPr>
          <w:rFonts w:ascii="Times New Roman" w:hAnsi="Times New Roman" w:cs="Times New Roman"/>
          <w:sz w:val="24"/>
          <w:szCs w:val="24"/>
        </w:rPr>
        <w:t>-</w:t>
      </w:r>
      <w:r w:rsidR="00D2577A" w:rsidRPr="474497A4">
        <w:rPr>
          <w:rFonts w:ascii="Times New Roman" w:hAnsi="Times New Roman" w:cs="Times New Roman"/>
          <w:sz w:val="24"/>
          <w:szCs w:val="24"/>
        </w:rPr>
        <w:t>only</w:t>
      </w:r>
      <w:r w:rsidR="002902D4" w:rsidRPr="474497A4">
        <w:rPr>
          <w:rFonts w:ascii="Times New Roman" w:hAnsi="Times New Roman" w:cs="Times New Roman"/>
          <w:sz w:val="24"/>
          <w:szCs w:val="24"/>
        </w:rPr>
        <w:t>; we plan further investigations to understand any discrepancies</w:t>
      </w:r>
      <w:r w:rsidR="00D2577A" w:rsidRPr="474497A4">
        <w:rPr>
          <w:rFonts w:ascii="Times New Roman" w:hAnsi="Times New Roman" w:cs="Times New Roman"/>
          <w:sz w:val="24"/>
          <w:szCs w:val="24"/>
        </w:rPr>
        <w:t>.</w:t>
      </w:r>
    </w:p>
    <w:p w14:paraId="472167E7" w14:textId="39BCC079" w:rsidR="00396531" w:rsidRPr="00526DE4" w:rsidRDefault="00D2577A" w:rsidP="008E7606">
      <w:pPr>
        <w:spacing w:after="100" w:line="480" w:lineRule="auto"/>
        <w:ind w:firstLine="720"/>
        <w:jc w:val="both"/>
        <w:rPr>
          <w:rFonts w:ascii="Times New Roman" w:hAnsi="Times New Roman" w:cs="Times New Roman"/>
          <w:sz w:val="24"/>
          <w:szCs w:val="24"/>
        </w:rPr>
      </w:pPr>
      <w:r w:rsidRPr="474497A4">
        <w:rPr>
          <w:rFonts w:ascii="Times New Roman" w:hAnsi="Times New Roman" w:cs="Times New Roman"/>
          <w:sz w:val="24"/>
          <w:szCs w:val="24"/>
        </w:rPr>
        <w:t xml:space="preserve">Comparing the two input conditions, the </w:t>
      </w:r>
      <w:del w:id="466" w:author="charlaynew" w:date="2026-10-29T20:26:00Z" w16du:dateUtc="2026-10-29T20:26:45Z">
        <w:r w:rsidRPr="474497A4" w:rsidDel="002902D4">
          <w:rPr>
            <w:rFonts w:ascii="Times New Roman" w:hAnsi="Times New Roman" w:cs="Times New Roman"/>
            <w:sz w:val="24"/>
            <w:szCs w:val="24"/>
          </w:rPr>
          <w:delText>A</w:delText>
        </w:r>
      </w:del>
      <w:r w:rsidR="00994810">
        <w:rPr>
          <w:rFonts w:ascii="Times New Roman" w:hAnsi="Times New Roman" w:cs="Times New Roman"/>
          <w:sz w:val="24"/>
          <w:szCs w:val="24"/>
        </w:rPr>
        <w:t>A</w:t>
      </w:r>
      <w:r w:rsidR="002902D4" w:rsidRPr="474497A4">
        <w:rPr>
          <w:rFonts w:ascii="Times New Roman" w:hAnsi="Times New Roman" w:cs="Times New Roman"/>
          <w:sz w:val="24"/>
          <w:szCs w:val="24"/>
        </w:rPr>
        <w:t>bstract+</w:t>
      </w:r>
      <w:del w:id="467" w:author="charlaynew" w:date="2026-10-29T20:26:00Z" w16du:dateUtc="2026-10-29T20:26:48Z">
        <w:r w:rsidRPr="474497A4" w:rsidDel="002902D4">
          <w:rPr>
            <w:rFonts w:ascii="Times New Roman" w:hAnsi="Times New Roman" w:cs="Times New Roman"/>
            <w:sz w:val="24"/>
            <w:szCs w:val="24"/>
          </w:rPr>
          <w:delText>F</w:delText>
        </w:r>
      </w:del>
      <w:r w:rsidR="00994810">
        <w:rPr>
          <w:rFonts w:ascii="Times New Roman" w:hAnsi="Times New Roman" w:cs="Times New Roman"/>
          <w:sz w:val="24"/>
          <w:szCs w:val="24"/>
        </w:rPr>
        <w:t>F</w:t>
      </w:r>
      <w:r w:rsidR="002902D4" w:rsidRPr="474497A4">
        <w:rPr>
          <w:rFonts w:ascii="Times New Roman" w:hAnsi="Times New Roman" w:cs="Times New Roman"/>
          <w:sz w:val="24"/>
          <w:szCs w:val="24"/>
        </w:rPr>
        <w:t xml:space="preserve">ull </w:t>
      </w:r>
      <w:del w:id="468" w:author="charlaynew" w:date="2026-10-29T20:26:00Z" w16du:dateUtc="2026-10-29T20:26:51Z">
        <w:r w:rsidRPr="474497A4" w:rsidDel="002902D4">
          <w:rPr>
            <w:rFonts w:ascii="Times New Roman" w:hAnsi="Times New Roman" w:cs="Times New Roman"/>
            <w:sz w:val="24"/>
            <w:szCs w:val="24"/>
          </w:rPr>
          <w:delText>T</w:delText>
        </w:r>
      </w:del>
      <w:r w:rsidR="00994810">
        <w:rPr>
          <w:rFonts w:ascii="Times New Roman" w:hAnsi="Times New Roman" w:cs="Times New Roman"/>
          <w:sz w:val="24"/>
          <w:szCs w:val="24"/>
        </w:rPr>
        <w:t>T</w:t>
      </w:r>
      <w:r w:rsidR="002902D4" w:rsidRPr="474497A4">
        <w:rPr>
          <w:rFonts w:ascii="Times New Roman" w:hAnsi="Times New Roman" w:cs="Times New Roman"/>
          <w:sz w:val="24"/>
          <w:szCs w:val="24"/>
        </w:rPr>
        <w:t>ext</w:t>
      </w:r>
      <w:r w:rsidRPr="474497A4">
        <w:rPr>
          <w:rFonts w:ascii="Times New Roman" w:hAnsi="Times New Roman" w:cs="Times New Roman"/>
          <w:sz w:val="24"/>
          <w:szCs w:val="24"/>
        </w:rPr>
        <w:t xml:space="preserve"> version scores on average 1.55 points higher than the </w:t>
      </w:r>
      <w:del w:id="469" w:author="charlaynew" w:date="2026-10-29T20:26:00Z" w16du:dateUtc="2026-10-29T20:26:57Z">
        <w:r w:rsidRPr="474497A4" w:rsidDel="00697154">
          <w:rPr>
            <w:rFonts w:ascii="Times New Roman" w:hAnsi="Times New Roman" w:cs="Times New Roman"/>
            <w:sz w:val="24"/>
            <w:szCs w:val="24"/>
          </w:rPr>
          <w:delText>A</w:delText>
        </w:r>
      </w:del>
      <w:ins w:id="470" w:author="charlaynew" w:date="2026-10-29T20:26:00Z" w16du:dateUtc="2026-10-29T20:26:58Z">
        <w:r w:rsidR="7A6453BA" w:rsidRPr="474497A4">
          <w:rPr>
            <w:rFonts w:ascii="Times New Roman" w:hAnsi="Times New Roman" w:cs="Times New Roman"/>
            <w:sz w:val="24"/>
            <w:szCs w:val="24"/>
          </w:rPr>
          <w:t>a</w:t>
        </w:r>
      </w:ins>
      <w:r w:rsidRPr="474497A4">
        <w:rPr>
          <w:rFonts w:ascii="Times New Roman" w:hAnsi="Times New Roman" w:cs="Times New Roman"/>
          <w:sz w:val="24"/>
          <w:szCs w:val="24"/>
        </w:rPr>
        <w:t xml:space="preserve">bstract-only version. </w:t>
      </w:r>
      <w:r w:rsidR="00A00474" w:rsidRPr="474497A4">
        <w:rPr>
          <w:rFonts w:ascii="Times New Roman" w:hAnsi="Times New Roman" w:cs="Times New Roman"/>
          <w:sz w:val="24"/>
          <w:szCs w:val="24"/>
        </w:rPr>
        <w:t xml:space="preserve">A similar effect could also be observed on the </w:t>
      </w:r>
      <w:r w:rsidR="005E27EB" w:rsidRPr="474497A4">
        <w:rPr>
          <w:rFonts w:ascii="Times New Roman" w:hAnsi="Times New Roman" w:cs="Times New Roman"/>
          <w:sz w:val="24"/>
          <w:szCs w:val="24"/>
        </w:rPr>
        <w:t xml:space="preserve">full </w:t>
      </w:r>
      <w:r w:rsidR="00697154" w:rsidRPr="474497A4">
        <w:rPr>
          <w:rFonts w:ascii="Times New Roman" w:hAnsi="Times New Roman" w:cs="Times New Roman"/>
          <w:sz w:val="24"/>
          <w:szCs w:val="24"/>
        </w:rPr>
        <w:t>Challenge</w:t>
      </w:r>
      <w:r w:rsidR="00A7714A" w:rsidRPr="474497A4">
        <w:rPr>
          <w:rFonts w:ascii="Times New Roman" w:hAnsi="Times New Roman" w:cs="Times New Roman"/>
          <w:sz w:val="24"/>
          <w:szCs w:val="24"/>
        </w:rPr>
        <w:t xml:space="preserve"> dataset</w:t>
      </w:r>
      <w:r w:rsidR="00FD5102" w:rsidRPr="474497A4">
        <w:rPr>
          <w:rFonts w:ascii="Times New Roman" w:hAnsi="Times New Roman" w:cs="Times New Roman"/>
          <w:sz w:val="24"/>
          <w:szCs w:val="24"/>
        </w:rPr>
        <w:t xml:space="preserve"> (</w:t>
      </w:r>
      <w:r w:rsidR="005E27EB" w:rsidRPr="474497A4">
        <w:rPr>
          <w:rFonts w:ascii="Times New Roman" w:hAnsi="Times New Roman" w:cs="Times New Roman"/>
          <w:sz w:val="24"/>
          <w:szCs w:val="24"/>
        </w:rPr>
        <w:t xml:space="preserve">0.25 points; </w:t>
      </w:r>
      <w:r w:rsidR="00FD5102" w:rsidRPr="474497A4">
        <w:rPr>
          <w:rFonts w:ascii="Times New Roman" w:hAnsi="Times New Roman" w:cs="Times New Roman"/>
          <w:sz w:val="24"/>
          <w:szCs w:val="24"/>
        </w:rPr>
        <w:t xml:space="preserve">see </w:t>
      </w:r>
      <w:r w:rsidR="000C1E4D" w:rsidRPr="474497A4">
        <w:rPr>
          <w:rFonts w:ascii="Times New Roman" w:hAnsi="Times New Roman" w:cs="Times New Roman"/>
          <w:sz w:val="24"/>
          <w:szCs w:val="24"/>
        </w:rPr>
        <w:t xml:space="preserve">Section </w:t>
      </w:r>
      <w:r w:rsidR="004C3C24" w:rsidRPr="474497A4">
        <w:rPr>
          <w:rFonts w:ascii="Times New Roman" w:hAnsi="Times New Roman" w:cs="Times New Roman"/>
          <w:sz w:val="24"/>
          <w:szCs w:val="24"/>
        </w:rPr>
        <w:t>S</w:t>
      </w:r>
      <w:r w:rsidR="00FD5102" w:rsidRPr="474497A4">
        <w:rPr>
          <w:rFonts w:ascii="Times New Roman" w:hAnsi="Times New Roman" w:cs="Times New Roman"/>
          <w:sz w:val="24"/>
          <w:szCs w:val="24"/>
        </w:rPr>
        <w:t>.</w:t>
      </w:r>
      <w:r w:rsidR="001C17B8" w:rsidRPr="474497A4">
        <w:rPr>
          <w:rFonts w:ascii="Times New Roman" w:hAnsi="Times New Roman" w:cs="Times New Roman"/>
          <w:sz w:val="24"/>
          <w:szCs w:val="24"/>
        </w:rPr>
        <w:t>6)</w:t>
      </w:r>
      <w:r w:rsidR="00D43FB5" w:rsidRPr="474497A4">
        <w:rPr>
          <w:rFonts w:ascii="Times New Roman" w:hAnsi="Times New Roman" w:cs="Times New Roman"/>
          <w:sz w:val="24"/>
          <w:szCs w:val="24"/>
        </w:rPr>
        <w:t xml:space="preserve">. </w:t>
      </w:r>
      <w:commentRangeStart w:id="471"/>
      <w:r w:rsidRPr="474497A4">
        <w:rPr>
          <w:rFonts w:ascii="Times New Roman" w:hAnsi="Times New Roman" w:cs="Times New Roman"/>
          <w:sz w:val="24"/>
          <w:szCs w:val="24"/>
        </w:rPr>
        <w:t>This suggests either that the model discounts the promotional language of abstracts</w:t>
      </w:r>
      <w:r w:rsidR="004421B7" w:rsidRPr="474497A4">
        <w:rPr>
          <w:rFonts w:ascii="Times New Roman" w:hAnsi="Times New Roman" w:cs="Times New Roman"/>
          <w:sz w:val="24"/>
          <w:szCs w:val="24"/>
        </w:rPr>
        <w:t xml:space="preserve"> (</w:t>
      </w:r>
      <w:r w:rsidR="00EC3F52" w:rsidRPr="474497A4">
        <w:rPr>
          <w:rFonts w:ascii="Times New Roman" w:hAnsi="Times New Roman" w:cs="Times New Roman"/>
          <w:sz w:val="24"/>
          <w:szCs w:val="24"/>
        </w:rPr>
        <w:t>Vinkers et al. 2015)</w:t>
      </w:r>
      <w:r w:rsidRPr="474497A4">
        <w:rPr>
          <w:rFonts w:ascii="Times New Roman" w:hAnsi="Times New Roman" w:cs="Times New Roman"/>
          <w:sz w:val="24"/>
          <w:szCs w:val="24"/>
        </w:rPr>
        <w:t xml:space="preserve"> too strongly</w:t>
      </w:r>
      <w:r w:rsidR="00780887" w:rsidRPr="474497A4">
        <w:rPr>
          <w:rFonts w:ascii="Times New Roman" w:hAnsi="Times New Roman" w:cs="Times New Roman"/>
          <w:sz w:val="24"/>
          <w:szCs w:val="24"/>
        </w:rPr>
        <w:t>,</w:t>
      </w:r>
      <w:r w:rsidR="00871524" w:rsidRPr="474497A4">
        <w:rPr>
          <w:rFonts w:ascii="Times New Roman" w:hAnsi="Times New Roman" w:cs="Times New Roman"/>
          <w:sz w:val="24"/>
          <w:szCs w:val="24"/>
        </w:rPr>
        <w:t xml:space="preserve"> </w:t>
      </w:r>
      <w:r w:rsidRPr="474497A4">
        <w:rPr>
          <w:rFonts w:ascii="Times New Roman" w:hAnsi="Times New Roman" w:cs="Times New Roman"/>
          <w:sz w:val="24"/>
          <w:szCs w:val="24"/>
        </w:rPr>
        <w:t xml:space="preserve">that abstracts </w:t>
      </w:r>
      <w:r w:rsidR="00721B49" w:rsidRPr="474497A4">
        <w:rPr>
          <w:rFonts w:ascii="Times New Roman" w:hAnsi="Times New Roman" w:cs="Times New Roman"/>
          <w:sz w:val="24"/>
          <w:szCs w:val="24"/>
        </w:rPr>
        <w:t xml:space="preserve">can </w:t>
      </w:r>
      <w:r w:rsidRPr="474497A4">
        <w:rPr>
          <w:rFonts w:ascii="Times New Roman" w:hAnsi="Times New Roman" w:cs="Times New Roman"/>
          <w:sz w:val="24"/>
          <w:szCs w:val="24"/>
        </w:rPr>
        <w:t>omit information relevant to novelty</w:t>
      </w:r>
      <w:commentRangeEnd w:id="471"/>
      <w:r w:rsidRPr="474497A4">
        <w:rPr>
          <w:rStyle w:val="CommentReference"/>
          <w:rFonts w:ascii="Times New Roman" w:hAnsi="Times New Roman" w:cs="Times New Roman"/>
          <w:sz w:val="24"/>
          <w:szCs w:val="24"/>
        </w:rPr>
        <w:commentReference w:id="471"/>
      </w:r>
      <w:r w:rsidR="003B1246" w:rsidRPr="474497A4">
        <w:rPr>
          <w:rFonts w:ascii="Times New Roman" w:hAnsi="Times New Roman" w:cs="Times New Roman"/>
          <w:sz w:val="24"/>
          <w:szCs w:val="24"/>
        </w:rPr>
        <w:t>,</w:t>
      </w:r>
      <w:r w:rsidR="00721B49" w:rsidRPr="474497A4">
        <w:rPr>
          <w:rFonts w:ascii="Times New Roman" w:hAnsi="Times New Roman" w:cs="Times New Roman"/>
          <w:sz w:val="24"/>
          <w:szCs w:val="24"/>
        </w:rPr>
        <w:t xml:space="preserve"> or that greater uncertainty leads the model to place its point estimate</w:t>
      </w:r>
      <w:r w:rsidR="003B1246" w:rsidRPr="474497A4">
        <w:rPr>
          <w:rFonts w:ascii="Times New Roman" w:hAnsi="Times New Roman" w:cs="Times New Roman"/>
          <w:sz w:val="24"/>
          <w:szCs w:val="24"/>
        </w:rPr>
        <w:t>s</w:t>
      </w:r>
      <w:r w:rsidR="00721B49" w:rsidRPr="474497A4">
        <w:rPr>
          <w:rFonts w:ascii="Times New Roman" w:hAnsi="Times New Roman" w:cs="Times New Roman"/>
          <w:sz w:val="24"/>
          <w:szCs w:val="24"/>
        </w:rPr>
        <w:t xml:space="preserve"> closer to the lower bound of its interval</w:t>
      </w:r>
      <w:r w:rsidR="0048645D" w:rsidRPr="474497A4">
        <w:rPr>
          <w:rFonts w:ascii="Times New Roman" w:hAnsi="Times New Roman" w:cs="Times New Roman"/>
          <w:sz w:val="24"/>
          <w:szCs w:val="24"/>
        </w:rPr>
        <w:t xml:space="preserve">, </w:t>
      </w:r>
      <w:r w:rsidR="000104BC" w:rsidRPr="474497A4">
        <w:rPr>
          <w:rFonts w:ascii="Times New Roman" w:hAnsi="Times New Roman" w:cs="Times New Roman"/>
          <w:sz w:val="24"/>
          <w:szCs w:val="24"/>
        </w:rPr>
        <w:t>even when</w:t>
      </w:r>
      <w:r w:rsidR="0048645D" w:rsidRPr="474497A4">
        <w:rPr>
          <w:rFonts w:ascii="Times New Roman" w:hAnsi="Times New Roman" w:cs="Times New Roman"/>
          <w:sz w:val="24"/>
          <w:szCs w:val="24"/>
        </w:rPr>
        <w:t xml:space="preserve"> not explicitly instructed to do so</w:t>
      </w:r>
      <w:r w:rsidRPr="474497A4">
        <w:rPr>
          <w:rFonts w:ascii="Times New Roman" w:hAnsi="Times New Roman" w:cs="Times New Roman"/>
          <w:sz w:val="24"/>
          <w:szCs w:val="24"/>
        </w:rPr>
        <w:t xml:space="preserve">. </w:t>
      </w:r>
      <w:commentRangeStart w:id="472"/>
      <w:r w:rsidRPr="474497A4">
        <w:rPr>
          <w:rFonts w:ascii="Times New Roman" w:hAnsi="Times New Roman" w:cs="Times New Roman"/>
          <w:sz w:val="24"/>
          <w:szCs w:val="24"/>
        </w:rPr>
        <w:t xml:space="preserve">Although the average difference is small, </w:t>
      </w:r>
      <w:r w:rsidR="00F41B66" w:rsidRPr="474497A4">
        <w:rPr>
          <w:rFonts w:ascii="Times New Roman" w:hAnsi="Times New Roman" w:cs="Times New Roman"/>
          <w:sz w:val="24"/>
          <w:szCs w:val="24"/>
        </w:rPr>
        <w:t xml:space="preserve">the two conditions can differ considerably: </w:t>
      </w:r>
      <w:r w:rsidR="009807D7" w:rsidRPr="474497A4">
        <w:rPr>
          <w:rFonts w:ascii="Times New Roman" w:hAnsi="Times New Roman" w:cs="Times New Roman"/>
          <w:sz w:val="24"/>
          <w:szCs w:val="24"/>
        </w:rPr>
        <w:t>I</w:t>
      </w:r>
      <w:r w:rsidR="00DE1D0D" w:rsidRPr="474497A4">
        <w:rPr>
          <w:rFonts w:ascii="Times New Roman" w:hAnsi="Times New Roman" w:cs="Times New Roman"/>
          <w:sz w:val="24"/>
          <w:szCs w:val="24"/>
        </w:rPr>
        <w:t xml:space="preserve">n the most extreme cases, the </w:t>
      </w:r>
      <w:del w:id="473" w:author="charlaynew" w:date="2026-10-29T20:28:00Z" w16du:dateUtc="2026-10-29T20:28:13Z">
        <w:r w:rsidRPr="3F75A2E7" w:rsidDel="009807D7">
          <w:rPr>
            <w:rFonts w:ascii="Times New Roman" w:hAnsi="Times New Roman" w:cs="Times New Roman"/>
            <w:sz w:val="24"/>
            <w:szCs w:val="24"/>
          </w:rPr>
          <w:delText>A</w:delText>
        </w:r>
      </w:del>
      <w:r w:rsidR="00E62822">
        <w:rPr>
          <w:rFonts w:ascii="Times New Roman" w:hAnsi="Times New Roman" w:cs="Times New Roman"/>
          <w:sz w:val="24"/>
          <w:szCs w:val="24"/>
        </w:rPr>
        <w:t>A</w:t>
      </w:r>
      <w:r w:rsidR="00DE1D0D" w:rsidRPr="3F75A2E7">
        <w:rPr>
          <w:rFonts w:ascii="Times New Roman" w:hAnsi="Times New Roman" w:cs="Times New Roman"/>
          <w:sz w:val="24"/>
          <w:szCs w:val="24"/>
        </w:rPr>
        <w:t>bstract+</w:t>
      </w:r>
      <w:del w:id="474" w:author="charlaynew" w:date="2026-10-29T20:28:00Z" w16du:dateUtc="2026-10-29T20:28:17Z">
        <w:r w:rsidRPr="3F75A2E7" w:rsidDel="009807D7">
          <w:rPr>
            <w:rFonts w:ascii="Times New Roman" w:hAnsi="Times New Roman" w:cs="Times New Roman"/>
            <w:sz w:val="24"/>
            <w:szCs w:val="24"/>
          </w:rPr>
          <w:delText>F</w:delText>
        </w:r>
      </w:del>
      <w:r w:rsidR="00E62822">
        <w:rPr>
          <w:rFonts w:ascii="Times New Roman" w:hAnsi="Times New Roman" w:cs="Times New Roman"/>
          <w:sz w:val="24"/>
          <w:szCs w:val="24"/>
        </w:rPr>
        <w:t>F</w:t>
      </w:r>
      <w:r w:rsidR="00DE1D0D" w:rsidRPr="3F75A2E7">
        <w:rPr>
          <w:rFonts w:ascii="Times New Roman" w:hAnsi="Times New Roman" w:cs="Times New Roman"/>
          <w:sz w:val="24"/>
          <w:szCs w:val="24"/>
        </w:rPr>
        <w:t xml:space="preserve">ull </w:t>
      </w:r>
      <w:del w:id="475" w:author="charlaynew" w:date="2026-10-29T20:28:00Z" w16du:dateUtc="2026-10-29T20:28:24Z">
        <w:r w:rsidRPr="3F75A2E7" w:rsidDel="009807D7">
          <w:rPr>
            <w:rFonts w:ascii="Times New Roman" w:hAnsi="Times New Roman" w:cs="Times New Roman"/>
            <w:sz w:val="24"/>
            <w:szCs w:val="24"/>
          </w:rPr>
          <w:delText>T</w:delText>
        </w:r>
      </w:del>
      <w:r w:rsidR="00E62822">
        <w:rPr>
          <w:rFonts w:ascii="Times New Roman" w:hAnsi="Times New Roman" w:cs="Times New Roman"/>
          <w:sz w:val="24"/>
          <w:szCs w:val="24"/>
        </w:rPr>
        <w:t>T</w:t>
      </w:r>
      <w:r w:rsidR="00DE1D0D" w:rsidRPr="3F75A2E7">
        <w:rPr>
          <w:rFonts w:ascii="Times New Roman" w:hAnsi="Times New Roman" w:cs="Times New Roman"/>
          <w:sz w:val="24"/>
          <w:szCs w:val="24"/>
        </w:rPr>
        <w:t>ext</w:t>
      </w:r>
      <w:r w:rsidR="00DE1D0D" w:rsidRPr="474497A4">
        <w:rPr>
          <w:rFonts w:ascii="Times New Roman" w:hAnsi="Times New Roman" w:cs="Times New Roman"/>
          <w:sz w:val="24"/>
          <w:szCs w:val="24"/>
        </w:rPr>
        <w:t xml:space="preserve"> sco</w:t>
      </w:r>
      <w:r w:rsidR="00DE1D0D" w:rsidRPr="3390B189">
        <w:rPr>
          <w:rFonts w:ascii="Times New Roman" w:hAnsi="Times New Roman" w:cs="Times New Roman"/>
          <w:sz w:val="24"/>
          <w:szCs w:val="24"/>
        </w:rPr>
        <w:t>re was 17.5 points h</w:t>
      </w:r>
      <w:r w:rsidR="00822B74" w:rsidRPr="3390B189">
        <w:rPr>
          <w:rFonts w:ascii="Times New Roman" w:hAnsi="Times New Roman" w:cs="Times New Roman"/>
          <w:sz w:val="24"/>
          <w:szCs w:val="24"/>
        </w:rPr>
        <w:t xml:space="preserve">igher </w:t>
      </w:r>
      <w:r w:rsidR="00426586" w:rsidRPr="3390B189">
        <w:rPr>
          <w:rFonts w:ascii="Times New Roman" w:hAnsi="Times New Roman" w:cs="Times New Roman"/>
          <w:sz w:val="24"/>
          <w:szCs w:val="24"/>
        </w:rPr>
        <w:t>th</w:t>
      </w:r>
      <w:r w:rsidR="009807D7" w:rsidRPr="3390B189">
        <w:rPr>
          <w:rFonts w:ascii="Times New Roman" w:hAnsi="Times New Roman" w:cs="Times New Roman"/>
          <w:sz w:val="24"/>
          <w:szCs w:val="24"/>
        </w:rPr>
        <w:t>a</w:t>
      </w:r>
      <w:r w:rsidR="00426586" w:rsidRPr="3390B189">
        <w:rPr>
          <w:rFonts w:ascii="Times New Roman" w:hAnsi="Times New Roman" w:cs="Times New Roman"/>
          <w:sz w:val="24"/>
          <w:szCs w:val="24"/>
        </w:rPr>
        <w:t xml:space="preserve">n their </w:t>
      </w:r>
      <w:del w:id="476" w:author="charlaynew" w:date="2026-10-29T20:28:00Z" w16du:dateUtc="2026-10-29T20:28:29Z">
        <w:r w:rsidRPr="3390B189" w:rsidDel="009807D7">
          <w:rPr>
            <w:rFonts w:ascii="Times New Roman" w:hAnsi="Times New Roman" w:cs="Times New Roman"/>
            <w:sz w:val="24"/>
            <w:szCs w:val="24"/>
          </w:rPr>
          <w:delText>A</w:delText>
        </w:r>
      </w:del>
      <w:ins w:id="477" w:author="charlaynew" w:date="2026-10-29T20:28:00Z" w16du:dateUtc="2026-10-29T20:28:29Z">
        <w:r w:rsidR="16F0DEA6" w:rsidRPr="3390B189">
          <w:rPr>
            <w:rFonts w:ascii="Times New Roman" w:hAnsi="Times New Roman" w:cs="Times New Roman"/>
            <w:sz w:val="24"/>
            <w:szCs w:val="24"/>
          </w:rPr>
          <w:t>a</w:t>
        </w:r>
      </w:ins>
      <w:r w:rsidR="00426586" w:rsidRPr="3390B189">
        <w:rPr>
          <w:rFonts w:ascii="Times New Roman" w:hAnsi="Times New Roman" w:cs="Times New Roman"/>
          <w:sz w:val="24"/>
          <w:szCs w:val="24"/>
        </w:rPr>
        <w:t>bstract</w:t>
      </w:r>
      <w:r w:rsidR="009807D7" w:rsidRPr="3390B189">
        <w:rPr>
          <w:rFonts w:ascii="Times New Roman" w:hAnsi="Times New Roman" w:cs="Times New Roman"/>
          <w:sz w:val="24"/>
          <w:szCs w:val="24"/>
        </w:rPr>
        <w:t>-</w:t>
      </w:r>
      <w:r w:rsidR="00426586" w:rsidRPr="3390B189">
        <w:rPr>
          <w:rFonts w:ascii="Times New Roman" w:hAnsi="Times New Roman" w:cs="Times New Roman"/>
          <w:sz w:val="24"/>
          <w:szCs w:val="24"/>
        </w:rPr>
        <w:t xml:space="preserve">only </w:t>
      </w:r>
      <w:commentRangeStart w:id="478"/>
      <w:commentRangeStart w:id="479"/>
      <w:commentRangeStart w:id="480"/>
      <w:r w:rsidR="00426586" w:rsidRPr="3390B189">
        <w:rPr>
          <w:rFonts w:ascii="Times New Roman" w:hAnsi="Times New Roman" w:cs="Times New Roman"/>
          <w:sz w:val="24"/>
          <w:szCs w:val="24"/>
        </w:rPr>
        <w:t>counterpart</w:t>
      </w:r>
      <w:r w:rsidR="00422E34" w:rsidRPr="3390B189">
        <w:rPr>
          <w:rFonts w:ascii="Times New Roman" w:hAnsi="Times New Roman" w:cs="Times New Roman"/>
          <w:sz w:val="24"/>
          <w:szCs w:val="24"/>
        </w:rPr>
        <w:t xml:space="preserve"> </w:t>
      </w:r>
      <w:commentRangeEnd w:id="478"/>
      <w:r w:rsidRPr="3390B189">
        <w:rPr>
          <w:rStyle w:val="CommentReference"/>
          <w:rFonts w:ascii="Times New Roman" w:hAnsi="Times New Roman" w:cs="Times New Roman"/>
          <w:sz w:val="24"/>
          <w:szCs w:val="24"/>
        </w:rPr>
        <w:commentReference w:id="478"/>
      </w:r>
      <w:commentRangeEnd w:id="479"/>
      <w:r w:rsidR="00312590" w:rsidRPr="3390B189">
        <w:rPr>
          <w:rStyle w:val="CommentReference"/>
          <w:rFonts w:ascii="Times New Roman" w:hAnsi="Times New Roman" w:cs="Times New Roman"/>
          <w:sz w:val="24"/>
          <w:szCs w:val="24"/>
        </w:rPr>
        <w:commentReference w:id="479"/>
      </w:r>
      <w:commentRangeEnd w:id="480"/>
      <w:r w:rsidR="00CE02B5" w:rsidRPr="3390B189">
        <w:rPr>
          <w:rStyle w:val="CommentReference"/>
          <w:rFonts w:ascii="Times New Roman" w:hAnsi="Times New Roman" w:cs="Times New Roman"/>
          <w:sz w:val="24"/>
          <w:szCs w:val="24"/>
        </w:rPr>
        <w:commentReference w:id="480"/>
      </w:r>
      <w:r w:rsidR="00422E34" w:rsidRPr="3390B189">
        <w:rPr>
          <w:rFonts w:ascii="Times New Roman" w:hAnsi="Times New Roman" w:cs="Times New Roman"/>
          <w:sz w:val="24"/>
          <w:szCs w:val="24"/>
        </w:rPr>
        <w:t xml:space="preserve">(measured for the </w:t>
      </w:r>
      <w:r w:rsidR="00246028" w:rsidRPr="3390B189">
        <w:rPr>
          <w:rFonts w:ascii="Times New Roman" w:hAnsi="Times New Roman" w:cs="Times New Roman"/>
          <w:sz w:val="24"/>
          <w:szCs w:val="24"/>
        </w:rPr>
        <w:t xml:space="preserve">average </w:t>
      </w:r>
      <w:r w:rsidR="00737033" w:rsidRPr="3390B189">
        <w:rPr>
          <w:rFonts w:ascii="Times New Roman" w:hAnsi="Times New Roman" w:cs="Times New Roman"/>
          <w:sz w:val="24"/>
          <w:szCs w:val="24"/>
        </w:rPr>
        <w:t>of the papers runs</w:t>
      </w:r>
      <w:r w:rsidR="009807D7" w:rsidRPr="3390B189">
        <w:rPr>
          <w:rFonts w:ascii="Times New Roman" w:hAnsi="Times New Roman" w:cs="Times New Roman"/>
          <w:sz w:val="24"/>
          <w:szCs w:val="24"/>
        </w:rPr>
        <w:t>)</w:t>
      </w:r>
      <w:r w:rsidR="00C66E6E" w:rsidRPr="3390B189">
        <w:rPr>
          <w:rFonts w:ascii="Times New Roman" w:hAnsi="Times New Roman" w:cs="Times New Roman"/>
          <w:sz w:val="24"/>
          <w:szCs w:val="24"/>
        </w:rPr>
        <w:t xml:space="preserve">. </w:t>
      </w:r>
      <w:r w:rsidR="009807D7" w:rsidRPr="3390B189">
        <w:rPr>
          <w:rFonts w:ascii="Times New Roman" w:hAnsi="Times New Roman" w:cs="Times New Roman"/>
          <w:sz w:val="24"/>
          <w:szCs w:val="24"/>
        </w:rPr>
        <w:t>T</w:t>
      </w:r>
      <w:r w:rsidR="00C66E6E" w:rsidRPr="3390B189">
        <w:rPr>
          <w:rFonts w:ascii="Times New Roman" w:hAnsi="Times New Roman" w:cs="Times New Roman"/>
          <w:sz w:val="24"/>
          <w:szCs w:val="24"/>
        </w:rPr>
        <w:t xml:space="preserve">he biggest difference in favor of </w:t>
      </w:r>
      <w:del w:id="481" w:author="charlaynew" w:date="2026-10-29T20:28:00Z" w16du:dateUtc="2026-10-29T20:28:34Z">
        <w:r w:rsidRPr="3390B189" w:rsidDel="009807D7">
          <w:rPr>
            <w:rFonts w:ascii="Times New Roman" w:hAnsi="Times New Roman" w:cs="Times New Roman"/>
            <w:sz w:val="24"/>
            <w:szCs w:val="24"/>
          </w:rPr>
          <w:delText>A</w:delText>
        </w:r>
      </w:del>
      <w:ins w:id="482" w:author="charlaynew" w:date="2026-10-29T20:28:00Z" w16du:dateUtc="2026-10-29T20:28:34Z">
        <w:r w:rsidR="452E3109" w:rsidRPr="3390B189">
          <w:rPr>
            <w:rFonts w:ascii="Times New Roman" w:hAnsi="Times New Roman" w:cs="Times New Roman"/>
            <w:sz w:val="24"/>
            <w:szCs w:val="24"/>
          </w:rPr>
          <w:t>a</w:t>
        </w:r>
      </w:ins>
      <w:r w:rsidR="00C66E6E" w:rsidRPr="3390B189">
        <w:rPr>
          <w:rFonts w:ascii="Times New Roman" w:hAnsi="Times New Roman" w:cs="Times New Roman"/>
          <w:sz w:val="24"/>
          <w:szCs w:val="24"/>
        </w:rPr>
        <w:t>bstract</w:t>
      </w:r>
      <w:r w:rsidR="009807D7" w:rsidRPr="3390B189">
        <w:rPr>
          <w:rFonts w:ascii="Times New Roman" w:hAnsi="Times New Roman" w:cs="Times New Roman"/>
          <w:sz w:val="24"/>
          <w:szCs w:val="24"/>
        </w:rPr>
        <w:t>-</w:t>
      </w:r>
      <w:r w:rsidR="00C66E6E" w:rsidRPr="3390B189">
        <w:rPr>
          <w:rFonts w:ascii="Times New Roman" w:hAnsi="Times New Roman" w:cs="Times New Roman"/>
          <w:sz w:val="24"/>
          <w:szCs w:val="24"/>
        </w:rPr>
        <w:t xml:space="preserve">only ratings was </w:t>
      </w:r>
      <w:r w:rsidR="004E4075" w:rsidRPr="3390B189">
        <w:rPr>
          <w:rFonts w:ascii="Times New Roman" w:hAnsi="Times New Roman" w:cs="Times New Roman"/>
          <w:sz w:val="24"/>
          <w:szCs w:val="24"/>
        </w:rPr>
        <w:t xml:space="preserve">10.8; </w:t>
      </w:r>
      <w:r w:rsidR="009807D7" w:rsidRPr="3390B189">
        <w:rPr>
          <w:rFonts w:ascii="Times New Roman" w:hAnsi="Times New Roman" w:cs="Times New Roman"/>
          <w:sz w:val="24"/>
          <w:szCs w:val="24"/>
        </w:rPr>
        <w:t>o</w:t>
      </w:r>
      <w:r w:rsidR="004E4075" w:rsidRPr="3390B189">
        <w:rPr>
          <w:rFonts w:ascii="Times New Roman" w:hAnsi="Times New Roman" w:cs="Times New Roman"/>
          <w:sz w:val="24"/>
          <w:szCs w:val="24"/>
        </w:rPr>
        <w:t>f all 100 papers</w:t>
      </w:r>
      <w:r w:rsidR="009807D7" w:rsidRPr="3390B189">
        <w:rPr>
          <w:rFonts w:ascii="Times New Roman" w:hAnsi="Times New Roman" w:cs="Times New Roman"/>
          <w:sz w:val="24"/>
          <w:szCs w:val="24"/>
        </w:rPr>
        <w:t>,</w:t>
      </w:r>
      <w:r w:rsidR="004E4075" w:rsidRPr="3390B189">
        <w:rPr>
          <w:rFonts w:ascii="Times New Roman" w:hAnsi="Times New Roman" w:cs="Times New Roman"/>
          <w:sz w:val="24"/>
          <w:szCs w:val="24"/>
        </w:rPr>
        <w:t xml:space="preserve"> </w:t>
      </w:r>
      <w:r w:rsidRPr="3390B189">
        <w:rPr>
          <w:rFonts w:ascii="Times New Roman" w:hAnsi="Times New Roman" w:cs="Times New Roman"/>
          <w:sz w:val="24"/>
          <w:szCs w:val="24"/>
        </w:rPr>
        <w:t>four papers differ by more than 10 points</w:t>
      </w:r>
      <w:r w:rsidR="004E4075" w:rsidRPr="3390B189">
        <w:rPr>
          <w:rFonts w:ascii="Times New Roman" w:hAnsi="Times New Roman" w:cs="Times New Roman"/>
          <w:sz w:val="24"/>
          <w:szCs w:val="24"/>
        </w:rPr>
        <w:t xml:space="preserve"> between the input conditions</w:t>
      </w:r>
      <w:r w:rsidRPr="3390B189">
        <w:rPr>
          <w:rFonts w:ascii="Times New Roman" w:hAnsi="Times New Roman" w:cs="Times New Roman"/>
          <w:sz w:val="24"/>
          <w:szCs w:val="24"/>
        </w:rPr>
        <w:t xml:space="preserve">, indicating an unusual mismatch between </w:t>
      </w:r>
      <w:commentRangeEnd w:id="472"/>
      <w:r w:rsidRPr="3390B189">
        <w:rPr>
          <w:rStyle w:val="CommentReference"/>
          <w:rFonts w:ascii="Times New Roman" w:hAnsi="Times New Roman" w:cs="Times New Roman"/>
          <w:sz w:val="24"/>
          <w:szCs w:val="24"/>
        </w:rPr>
        <w:commentReference w:id="472"/>
      </w:r>
      <w:del w:id="483" w:author="charlaynew" w:date="2026-10-29T20:28:00Z" w16du:dateUtc="2026-10-29T20:28:39Z">
        <w:r w:rsidRPr="3390B189" w:rsidDel="00AC6AF5">
          <w:rPr>
            <w:rFonts w:ascii="Times New Roman" w:hAnsi="Times New Roman" w:cs="Times New Roman"/>
            <w:sz w:val="24"/>
            <w:szCs w:val="24"/>
          </w:rPr>
          <w:delText>A</w:delText>
        </w:r>
      </w:del>
      <w:ins w:id="484" w:author="charlaynew" w:date="2026-10-29T20:28:00Z" w16du:dateUtc="2026-10-29T20:28:39Z">
        <w:r w:rsidR="3769B0F9" w:rsidRPr="3390B189">
          <w:rPr>
            <w:rFonts w:ascii="Times New Roman" w:hAnsi="Times New Roman" w:cs="Times New Roman"/>
            <w:sz w:val="24"/>
            <w:szCs w:val="24"/>
          </w:rPr>
          <w:t>a</w:t>
        </w:r>
      </w:ins>
      <w:r w:rsidRPr="3390B189">
        <w:rPr>
          <w:rFonts w:ascii="Times New Roman" w:hAnsi="Times New Roman" w:cs="Times New Roman"/>
          <w:sz w:val="24"/>
          <w:szCs w:val="24"/>
        </w:rPr>
        <w:t xml:space="preserve">bstract and </w:t>
      </w:r>
      <w:del w:id="485" w:author="charlaynew" w:date="2026-10-29T20:28:00Z" w16du:dateUtc="2026-10-29T20:28:42Z">
        <w:r w:rsidRPr="3390B189" w:rsidDel="00AC6AF5">
          <w:rPr>
            <w:rFonts w:ascii="Times New Roman" w:hAnsi="Times New Roman" w:cs="Times New Roman"/>
            <w:sz w:val="24"/>
            <w:szCs w:val="24"/>
          </w:rPr>
          <w:delText>F</w:delText>
        </w:r>
      </w:del>
      <w:ins w:id="486" w:author="charlaynew" w:date="2026-10-29T20:28:00Z" w16du:dateUtc="2026-10-29T20:28:42Z">
        <w:r w:rsidR="6CCD4CB3" w:rsidRPr="3390B189">
          <w:rPr>
            <w:rFonts w:ascii="Times New Roman" w:hAnsi="Times New Roman" w:cs="Times New Roman"/>
            <w:sz w:val="24"/>
            <w:szCs w:val="24"/>
          </w:rPr>
          <w:t>f</w:t>
        </w:r>
      </w:ins>
      <w:r w:rsidRPr="3390B189">
        <w:rPr>
          <w:rFonts w:ascii="Times New Roman" w:hAnsi="Times New Roman" w:cs="Times New Roman"/>
          <w:sz w:val="24"/>
          <w:szCs w:val="24"/>
        </w:rPr>
        <w:t xml:space="preserve">ull </w:t>
      </w:r>
      <w:del w:id="487" w:author="charlaynew" w:date="2026-10-29T20:28:00Z" w16du:dateUtc="2026-10-29T20:28:44Z">
        <w:r w:rsidRPr="3390B189" w:rsidDel="00AC6AF5">
          <w:rPr>
            <w:rFonts w:ascii="Times New Roman" w:hAnsi="Times New Roman" w:cs="Times New Roman"/>
            <w:sz w:val="24"/>
            <w:szCs w:val="24"/>
          </w:rPr>
          <w:delText>T</w:delText>
        </w:r>
      </w:del>
      <w:ins w:id="488" w:author="charlaynew" w:date="2026-10-29T20:28:00Z" w16du:dateUtc="2026-10-29T20:28:44Z">
        <w:r w:rsidR="501F9F16" w:rsidRPr="3390B189">
          <w:rPr>
            <w:rFonts w:ascii="Times New Roman" w:hAnsi="Times New Roman" w:cs="Times New Roman"/>
            <w:sz w:val="24"/>
            <w:szCs w:val="24"/>
          </w:rPr>
          <w:t>t</w:t>
        </w:r>
      </w:ins>
      <w:r w:rsidRPr="3390B189">
        <w:rPr>
          <w:rFonts w:ascii="Times New Roman" w:hAnsi="Times New Roman" w:cs="Times New Roman"/>
          <w:sz w:val="24"/>
          <w:szCs w:val="24"/>
        </w:rPr>
        <w:t>ext</w:t>
      </w:r>
      <w:commentRangeStart w:id="489"/>
      <w:r w:rsidRPr="3390B189">
        <w:rPr>
          <w:rFonts w:ascii="Times New Roman" w:hAnsi="Times New Roman" w:cs="Times New Roman"/>
          <w:sz w:val="24"/>
          <w:szCs w:val="24"/>
        </w:rPr>
        <w:t>.</w:t>
      </w:r>
      <w:commentRangeEnd w:id="489"/>
      <w:r w:rsidRPr="3390B189">
        <w:rPr>
          <w:rStyle w:val="CommentReference"/>
          <w:rFonts w:ascii="Times New Roman" w:hAnsi="Times New Roman" w:cs="Times New Roman"/>
          <w:sz w:val="24"/>
          <w:szCs w:val="24"/>
        </w:rPr>
        <w:commentReference w:id="489"/>
      </w:r>
      <w:r w:rsidR="00D6094C" w:rsidRPr="3390B189">
        <w:rPr>
          <w:rFonts w:ascii="Times New Roman" w:hAnsi="Times New Roman" w:cs="Times New Roman"/>
          <w:sz w:val="24"/>
          <w:szCs w:val="24"/>
        </w:rPr>
        <w:t xml:space="preserve"> </w:t>
      </w:r>
    </w:p>
    <w:p w14:paraId="5FE73A36" w14:textId="08FBF796" w:rsidR="00396531" w:rsidRPr="00DA58D6" w:rsidRDefault="00D2577A" w:rsidP="008E7606">
      <w:pPr>
        <w:spacing w:after="100" w:line="480" w:lineRule="auto"/>
        <w:ind w:firstLine="720"/>
        <w:jc w:val="both"/>
        <w:rPr>
          <w:rFonts w:ascii="Times New Roman" w:hAnsi="Times New Roman" w:cs="Times New Roman"/>
          <w:sz w:val="24"/>
          <w:szCs w:val="24"/>
        </w:rPr>
      </w:pPr>
      <w:r w:rsidRPr="3390B189">
        <w:rPr>
          <w:rFonts w:ascii="Times New Roman" w:hAnsi="Times New Roman" w:cs="Times New Roman"/>
          <w:sz w:val="24"/>
          <w:szCs w:val="24"/>
        </w:rPr>
        <w:t xml:space="preserve">Overall, the indicator is stable across runs, and </w:t>
      </w:r>
      <w:del w:id="490" w:author="charlaynew" w:date="2026-10-29T20:29:00Z" w16du:dateUtc="2026-10-29T20:29:00Z">
        <w:r w:rsidRPr="3390B189" w:rsidDel="00AC6AF5">
          <w:rPr>
            <w:rFonts w:ascii="Times New Roman" w:hAnsi="Times New Roman" w:cs="Times New Roman"/>
            <w:sz w:val="24"/>
            <w:szCs w:val="24"/>
          </w:rPr>
          <w:delText>F</w:delText>
        </w:r>
      </w:del>
      <w:ins w:id="491" w:author="charlaynew" w:date="2026-10-29T20:29:00Z" w16du:dateUtc="2026-10-29T20:29:00Z">
        <w:r w:rsidR="5EFE3E7A" w:rsidRPr="3390B189">
          <w:rPr>
            <w:rFonts w:ascii="Times New Roman" w:hAnsi="Times New Roman" w:cs="Times New Roman"/>
            <w:sz w:val="24"/>
            <w:szCs w:val="24"/>
          </w:rPr>
          <w:t>f</w:t>
        </w:r>
      </w:ins>
      <w:r w:rsidRPr="3390B189">
        <w:rPr>
          <w:rFonts w:ascii="Times New Roman" w:hAnsi="Times New Roman" w:cs="Times New Roman"/>
          <w:sz w:val="24"/>
          <w:szCs w:val="24"/>
        </w:rPr>
        <w:t xml:space="preserve">ull-text scores are comparable with </w:t>
      </w:r>
      <w:del w:id="492" w:author="charlaynew" w:date="2026-10-29T20:29:00Z" w16du:dateUtc="2026-10-29T20:29:04Z">
        <w:r w:rsidRPr="3390B189" w:rsidDel="00AC6AF5">
          <w:rPr>
            <w:rFonts w:ascii="Times New Roman" w:hAnsi="Times New Roman" w:cs="Times New Roman"/>
            <w:sz w:val="24"/>
            <w:szCs w:val="24"/>
          </w:rPr>
          <w:delText>A</w:delText>
        </w:r>
      </w:del>
      <w:ins w:id="493" w:author="charlaynew" w:date="2026-10-29T20:29:00Z" w16du:dateUtc="2026-10-29T20:29:04Z">
        <w:r w:rsidR="51EC6AC8" w:rsidRPr="3390B189">
          <w:rPr>
            <w:rFonts w:ascii="Times New Roman" w:hAnsi="Times New Roman" w:cs="Times New Roman"/>
            <w:sz w:val="24"/>
            <w:szCs w:val="24"/>
          </w:rPr>
          <w:t>a</w:t>
        </w:r>
      </w:ins>
      <w:r w:rsidRPr="3390B189">
        <w:rPr>
          <w:rFonts w:ascii="Times New Roman" w:hAnsi="Times New Roman" w:cs="Times New Roman"/>
          <w:sz w:val="24"/>
          <w:szCs w:val="24"/>
        </w:rPr>
        <w:t>bstract-only scores,</w:t>
      </w:r>
      <w:r w:rsidR="00A911A2" w:rsidRPr="3390B189">
        <w:rPr>
          <w:rFonts w:ascii="Times New Roman" w:hAnsi="Times New Roman" w:cs="Times New Roman"/>
          <w:sz w:val="24"/>
          <w:szCs w:val="24"/>
        </w:rPr>
        <w:t xml:space="preserve"> which agrees with other work in this domain (Thelwall 2025)</w:t>
      </w:r>
      <w:r w:rsidRPr="3390B189" w:rsidDel="005076D9">
        <w:rPr>
          <w:rFonts w:ascii="Times New Roman" w:hAnsi="Times New Roman" w:cs="Times New Roman"/>
          <w:sz w:val="24"/>
          <w:szCs w:val="24"/>
        </w:rPr>
        <w:t>.</w:t>
      </w:r>
      <w:r w:rsidR="0085722A" w:rsidRPr="3390B189">
        <w:rPr>
          <w:rFonts w:ascii="Times New Roman" w:hAnsi="Times New Roman" w:cs="Times New Roman"/>
          <w:sz w:val="24"/>
          <w:szCs w:val="24"/>
        </w:rPr>
        <w:t xml:space="preserve"> </w:t>
      </w:r>
      <w:r w:rsidRPr="3390B189">
        <w:rPr>
          <w:rFonts w:ascii="Times New Roman" w:hAnsi="Times New Roman" w:cs="Times New Roman"/>
          <w:sz w:val="24"/>
          <w:szCs w:val="24"/>
        </w:rPr>
        <w:t xml:space="preserve">The close alignment between </w:t>
      </w:r>
      <w:del w:id="494" w:author="charlaynew" w:date="2026-10-29T20:29:00Z" w16du:dateUtc="2026-10-29T20:29:09Z">
        <w:r w:rsidRPr="3390B189" w:rsidDel="00CF4137">
          <w:rPr>
            <w:rFonts w:ascii="Times New Roman" w:hAnsi="Times New Roman" w:cs="Times New Roman"/>
            <w:sz w:val="24"/>
            <w:szCs w:val="24"/>
          </w:rPr>
          <w:delText>F</w:delText>
        </w:r>
      </w:del>
      <w:ins w:id="495" w:author="charlaynew" w:date="2026-10-29T20:29:00Z" w16du:dateUtc="2026-10-29T20:29:09Z">
        <w:r w:rsidR="7B3B91C5" w:rsidRPr="3390B189">
          <w:rPr>
            <w:rFonts w:ascii="Times New Roman" w:hAnsi="Times New Roman" w:cs="Times New Roman"/>
            <w:sz w:val="24"/>
            <w:szCs w:val="24"/>
          </w:rPr>
          <w:t>f</w:t>
        </w:r>
      </w:ins>
      <w:r w:rsidRPr="3390B189">
        <w:rPr>
          <w:rFonts w:ascii="Times New Roman" w:hAnsi="Times New Roman" w:cs="Times New Roman"/>
          <w:sz w:val="24"/>
          <w:szCs w:val="24"/>
        </w:rPr>
        <w:t>ull-</w:t>
      </w:r>
      <w:del w:id="496" w:author="charlaynew" w:date="2026-10-29T20:29:00Z" w16du:dateUtc="2026-10-29T20:29:12Z">
        <w:r w:rsidRPr="3390B189" w:rsidDel="00CF4137">
          <w:rPr>
            <w:rFonts w:ascii="Times New Roman" w:hAnsi="Times New Roman" w:cs="Times New Roman"/>
            <w:sz w:val="24"/>
            <w:szCs w:val="24"/>
          </w:rPr>
          <w:delText>T</w:delText>
        </w:r>
      </w:del>
      <w:ins w:id="497" w:author="charlaynew" w:date="2026-10-29T20:29:00Z" w16du:dateUtc="2026-10-29T20:29:12Z">
        <w:r w:rsidR="47556BF4" w:rsidRPr="3390B189">
          <w:rPr>
            <w:rFonts w:ascii="Times New Roman" w:hAnsi="Times New Roman" w:cs="Times New Roman"/>
            <w:sz w:val="24"/>
            <w:szCs w:val="24"/>
          </w:rPr>
          <w:t>t</w:t>
        </w:r>
      </w:ins>
      <w:r w:rsidRPr="3390B189">
        <w:rPr>
          <w:rFonts w:ascii="Times New Roman" w:hAnsi="Times New Roman" w:cs="Times New Roman"/>
          <w:sz w:val="24"/>
          <w:szCs w:val="24"/>
        </w:rPr>
        <w:t xml:space="preserve">ext and </w:t>
      </w:r>
      <w:del w:id="498" w:author="charlaynew" w:date="2026-10-29T20:29:00Z" w16du:dateUtc="2026-10-29T20:29:15Z">
        <w:r w:rsidRPr="3390B189" w:rsidDel="00CF4137">
          <w:rPr>
            <w:rFonts w:ascii="Times New Roman" w:hAnsi="Times New Roman" w:cs="Times New Roman"/>
            <w:sz w:val="24"/>
            <w:szCs w:val="24"/>
          </w:rPr>
          <w:delText>A</w:delText>
        </w:r>
      </w:del>
      <w:ins w:id="499" w:author="charlaynew" w:date="2026-10-29T20:29:00Z" w16du:dateUtc="2026-10-29T20:29:15Z">
        <w:r w:rsidR="2A103C83" w:rsidRPr="3390B189">
          <w:rPr>
            <w:rFonts w:ascii="Times New Roman" w:hAnsi="Times New Roman" w:cs="Times New Roman"/>
            <w:sz w:val="24"/>
            <w:szCs w:val="24"/>
          </w:rPr>
          <w:t>a</w:t>
        </w:r>
      </w:ins>
      <w:r w:rsidRPr="3390B189">
        <w:rPr>
          <w:rFonts w:ascii="Times New Roman" w:hAnsi="Times New Roman" w:cs="Times New Roman"/>
          <w:sz w:val="24"/>
          <w:szCs w:val="24"/>
        </w:rPr>
        <w:t>bstract</w:t>
      </w:r>
      <w:r w:rsidR="00CF4137" w:rsidRPr="3390B189">
        <w:rPr>
          <w:rFonts w:ascii="Times New Roman" w:hAnsi="Times New Roman" w:cs="Times New Roman"/>
          <w:sz w:val="24"/>
          <w:szCs w:val="24"/>
        </w:rPr>
        <w:t>-only</w:t>
      </w:r>
      <w:r w:rsidRPr="3390B189">
        <w:rPr>
          <w:rFonts w:ascii="Times New Roman" w:hAnsi="Times New Roman" w:cs="Times New Roman"/>
          <w:sz w:val="24"/>
          <w:szCs w:val="24"/>
        </w:rPr>
        <w:t xml:space="preserve"> scores </w:t>
      </w:r>
      <w:r w:rsidR="00447E0E" w:rsidRPr="3390B189">
        <w:rPr>
          <w:rFonts w:ascii="Times New Roman" w:hAnsi="Times New Roman" w:cs="Times New Roman"/>
          <w:sz w:val="24"/>
          <w:szCs w:val="24"/>
        </w:rPr>
        <w:t>may be attribut</w:t>
      </w:r>
      <w:r w:rsidR="007160FD" w:rsidRPr="3390B189">
        <w:rPr>
          <w:rFonts w:ascii="Times New Roman" w:hAnsi="Times New Roman" w:cs="Times New Roman"/>
          <w:sz w:val="24"/>
          <w:szCs w:val="24"/>
        </w:rPr>
        <w:t>able to</w:t>
      </w:r>
      <w:r w:rsidRPr="3390B189">
        <w:rPr>
          <w:rFonts w:ascii="Times New Roman" w:hAnsi="Times New Roman" w:cs="Times New Roman"/>
          <w:sz w:val="24"/>
          <w:szCs w:val="24"/>
        </w:rPr>
        <w:t xml:space="preserve"> peer review</w:t>
      </w:r>
      <w:r w:rsidR="00116767" w:rsidRPr="3390B189">
        <w:rPr>
          <w:rFonts w:ascii="Times New Roman" w:hAnsi="Times New Roman" w:cs="Times New Roman"/>
          <w:sz w:val="24"/>
          <w:szCs w:val="24"/>
        </w:rPr>
        <w:t xml:space="preserve"> and disciplinary publishing norms</w:t>
      </w:r>
      <w:r w:rsidRPr="3390B189">
        <w:rPr>
          <w:rFonts w:ascii="Times New Roman" w:hAnsi="Times New Roman" w:cs="Times New Roman"/>
          <w:sz w:val="24"/>
          <w:szCs w:val="24"/>
        </w:rPr>
        <w:t xml:space="preserve">, which </w:t>
      </w:r>
      <w:r w:rsidR="007160FD" w:rsidRPr="3390B189">
        <w:rPr>
          <w:rFonts w:ascii="Times New Roman" w:hAnsi="Times New Roman" w:cs="Times New Roman"/>
          <w:sz w:val="24"/>
          <w:szCs w:val="24"/>
        </w:rPr>
        <w:t xml:space="preserve">ensures </w:t>
      </w:r>
      <w:r w:rsidRPr="3390B189">
        <w:rPr>
          <w:rFonts w:ascii="Times New Roman" w:hAnsi="Times New Roman" w:cs="Times New Roman"/>
          <w:sz w:val="24"/>
          <w:szCs w:val="24"/>
        </w:rPr>
        <w:t xml:space="preserve">abstracts </w:t>
      </w:r>
      <w:r w:rsidR="00242672" w:rsidRPr="3390B189">
        <w:rPr>
          <w:rFonts w:ascii="Times New Roman" w:hAnsi="Times New Roman" w:cs="Times New Roman"/>
          <w:sz w:val="24"/>
          <w:szCs w:val="24"/>
        </w:rPr>
        <w:t>closely reflect</w:t>
      </w:r>
      <w:r w:rsidRPr="3390B189">
        <w:rPr>
          <w:rFonts w:ascii="Times New Roman" w:hAnsi="Times New Roman" w:cs="Times New Roman"/>
          <w:sz w:val="24"/>
          <w:szCs w:val="24"/>
        </w:rPr>
        <w:t xml:space="preserve"> their full texts.</w:t>
      </w:r>
      <w:r w:rsidR="0029428E" w:rsidRPr="3390B189">
        <w:rPr>
          <w:rFonts w:ascii="Times New Roman" w:hAnsi="Times New Roman" w:cs="Times New Roman"/>
          <w:sz w:val="24"/>
          <w:szCs w:val="24"/>
        </w:rPr>
        <w:t xml:space="preserve"> For users, this means that LENS can be run on</w:t>
      </w:r>
      <w:r w:rsidR="00E46DD0" w:rsidRPr="3390B189">
        <w:rPr>
          <w:rFonts w:ascii="Times New Roman" w:hAnsi="Times New Roman" w:cs="Times New Roman"/>
          <w:sz w:val="24"/>
          <w:szCs w:val="24"/>
        </w:rPr>
        <w:t xml:space="preserve"> peer-reviewed</w:t>
      </w:r>
      <w:r w:rsidR="0029428E" w:rsidRPr="3390B189">
        <w:rPr>
          <w:rFonts w:ascii="Times New Roman" w:hAnsi="Times New Roman" w:cs="Times New Roman"/>
          <w:sz w:val="24"/>
          <w:szCs w:val="24"/>
        </w:rPr>
        <w:t xml:space="preserve"> </w:t>
      </w:r>
      <w:del w:id="500" w:author="charlaynew" w:date="2026-10-29T20:29:00Z" w16du:dateUtc="2026-10-29T20:29:20Z">
        <w:r w:rsidRPr="3390B189" w:rsidDel="0029428E">
          <w:rPr>
            <w:rFonts w:ascii="Times New Roman" w:hAnsi="Times New Roman" w:cs="Times New Roman"/>
            <w:sz w:val="24"/>
            <w:szCs w:val="24"/>
          </w:rPr>
          <w:delText>A</w:delText>
        </w:r>
      </w:del>
      <w:ins w:id="501" w:author="charlaynew" w:date="2026-10-29T20:29:00Z" w16du:dateUtc="2026-10-29T20:29:20Z">
        <w:r w:rsidR="15E95EFB" w:rsidRPr="3390B189">
          <w:rPr>
            <w:rFonts w:ascii="Times New Roman" w:hAnsi="Times New Roman" w:cs="Times New Roman"/>
            <w:sz w:val="24"/>
            <w:szCs w:val="24"/>
          </w:rPr>
          <w:t>a</w:t>
        </w:r>
      </w:ins>
      <w:r w:rsidR="0029428E" w:rsidRPr="3390B189">
        <w:rPr>
          <w:rFonts w:ascii="Times New Roman" w:hAnsi="Times New Roman" w:cs="Times New Roman"/>
          <w:sz w:val="24"/>
          <w:szCs w:val="24"/>
        </w:rPr>
        <w:t>bstracts alone</w:t>
      </w:r>
      <w:r w:rsidR="00711B8B" w:rsidRPr="3390B189">
        <w:rPr>
          <w:rFonts w:ascii="Times New Roman" w:hAnsi="Times New Roman" w:cs="Times New Roman"/>
          <w:sz w:val="24"/>
          <w:szCs w:val="24"/>
        </w:rPr>
        <w:t xml:space="preserve"> with comparable results</w:t>
      </w:r>
      <w:r w:rsidR="00E46DD0" w:rsidRPr="3390B189">
        <w:rPr>
          <w:rFonts w:ascii="Times New Roman" w:hAnsi="Times New Roman" w:cs="Times New Roman"/>
          <w:sz w:val="24"/>
          <w:szCs w:val="24"/>
        </w:rPr>
        <w:t xml:space="preserve"> on average, but a single</w:t>
      </w:r>
      <w:r w:rsidR="00B71FA3" w:rsidRPr="3390B189">
        <w:rPr>
          <w:rFonts w:ascii="Times New Roman" w:hAnsi="Times New Roman" w:cs="Times New Roman"/>
          <w:sz w:val="24"/>
          <w:szCs w:val="24"/>
        </w:rPr>
        <w:t xml:space="preserve"> paper’s score may shift by several point</w:t>
      </w:r>
      <w:commentRangeStart w:id="502"/>
      <w:commentRangeStart w:id="503"/>
      <w:r w:rsidR="00B71FA3" w:rsidRPr="3390B189">
        <w:rPr>
          <w:rFonts w:ascii="Times New Roman" w:hAnsi="Times New Roman" w:cs="Times New Roman"/>
          <w:sz w:val="24"/>
          <w:szCs w:val="24"/>
        </w:rPr>
        <w:t>s</w:t>
      </w:r>
      <w:commentRangeEnd w:id="502"/>
      <w:r w:rsidR="00BB0AEF">
        <w:rPr>
          <w:rStyle w:val="CommentReference"/>
          <w:rFonts w:ascii="Times New Roman" w:hAnsi="Times New Roman" w:cs="Times New Roman"/>
          <w:sz w:val="24"/>
          <w:szCs w:val="24"/>
        </w:rPr>
        <w:commentReference w:id="502"/>
      </w:r>
      <w:commentRangeEnd w:id="503"/>
      <w:r w:rsidR="00090B79">
        <w:rPr>
          <w:rStyle w:val="CommentReference"/>
          <w:rFonts w:ascii="Times New Roman" w:hAnsi="Times New Roman" w:cs="Times New Roman"/>
          <w:sz w:val="24"/>
          <w:szCs w:val="24"/>
        </w:rPr>
        <w:commentReference w:id="503"/>
      </w:r>
      <w:r w:rsidR="003A3DAC">
        <w:rPr>
          <w:rFonts w:ascii="Times New Roman" w:hAnsi="Times New Roman" w:cs="Times New Roman"/>
          <w:sz w:val="24"/>
          <w:szCs w:val="24"/>
        </w:rPr>
        <w:t xml:space="preserve"> depending </w:t>
      </w:r>
      <w:r w:rsidR="00C84C49">
        <w:rPr>
          <w:rFonts w:ascii="Times New Roman" w:hAnsi="Times New Roman" w:cs="Times New Roman"/>
          <w:sz w:val="24"/>
          <w:szCs w:val="24"/>
        </w:rPr>
        <w:t xml:space="preserve">on </w:t>
      </w:r>
      <w:r w:rsidR="00B05F5B">
        <w:rPr>
          <w:rFonts w:ascii="Times New Roman" w:hAnsi="Times New Roman" w:cs="Times New Roman"/>
          <w:sz w:val="24"/>
          <w:szCs w:val="24"/>
        </w:rPr>
        <w:t>the</w:t>
      </w:r>
      <w:r w:rsidR="00C84C49">
        <w:rPr>
          <w:rFonts w:ascii="Times New Roman" w:hAnsi="Times New Roman" w:cs="Times New Roman"/>
          <w:sz w:val="24"/>
          <w:szCs w:val="24"/>
        </w:rPr>
        <w:t xml:space="preserve"> input</w:t>
      </w:r>
      <w:r w:rsidR="00CC6B2C">
        <w:rPr>
          <w:rFonts w:ascii="Times New Roman" w:hAnsi="Times New Roman" w:cs="Times New Roman"/>
          <w:sz w:val="24"/>
          <w:szCs w:val="24"/>
        </w:rPr>
        <w:t xml:space="preserve"> voume: W</w:t>
      </w:r>
      <w:r w:rsidR="00B71FA3" w:rsidRPr="3390B189">
        <w:rPr>
          <w:rFonts w:ascii="Times New Roman" w:hAnsi="Times New Roman" w:cs="Times New Roman"/>
          <w:sz w:val="24"/>
          <w:szCs w:val="24"/>
        </w:rPr>
        <w:t xml:space="preserve">here a </w:t>
      </w:r>
      <w:del w:id="504" w:author="charlaynew" w:date="2026-10-29T20:29:00Z" w16du:dateUtc="2026-10-29T20:29:24Z">
        <w:r w:rsidRPr="3390B189" w:rsidDel="00AD140B">
          <w:rPr>
            <w:rFonts w:ascii="Times New Roman" w:hAnsi="Times New Roman" w:cs="Times New Roman"/>
            <w:sz w:val="24"/>
            <w:szCs w:val="24"/>
          </w:rPr>
          <w:delText>F</w:delText>
        </w:r>
      </w:del>
      <w:ins w:id="505" w:author="charlaynew" w:date="2026-10-29T20:29:00Z" w16du:dateUtc="2026-10-29T20:29:24Z">
        <w:r w:rsidR="30678B4C" w:rsidRPr="3390B189">
          <w:rPr>
            <w:rFonts w:ascii="Times New Roman" w:hAnsi="Times New Roman" w:cs="Times New Roman"/>
            <w:sz w:val="24"/>
            <w:szCs w:val="24"/>
          </w:rPr>
          <w:t>f</w:t>
        </w:r>
      </w:ins>
      <w:r w:rsidR="00B71FA3" w:rsidRPr="3390B189">
        <w:rPr>
          <w:rFonts w:ascii="Times New Roman" w:hAnsi="Times New Roman" w:cs="Times New Roman"/>
          <w:sz w:val="24"/>
          <w:szCs w:val="24"/>
        </w:rPr>
        <w:t xml:space="preserve">ull </w:t>
      </w:r>
      <w:del w:id="506" w:author="charlaynew" w:date="2026-10-29T20:29:00Z" w16du:dateUtc="2026-10-29T20:29:27Z">
        <w:r w:rsidRPr="3390B189" w:rsidDel="00AD140B">
          <w:rPr>
            <w:rFonts w:ascii="Times New Roman" w:hAnsi="Times New Roman" w:cs="Times New Roman"/>
            <w:sz w:val="24"/>
            <w:szCs w:val="24"/>
          </w:rPr>
          <w:delText>T</w:delText>
        </w:r>
      </w:del>
      <w:ins w:id="507" w:author="charlaynew" w:date="2026-10-29T20:29:00Z" w16du:dateUtc="2026-10-29T20:29:27Z">
        <w:r w:rsidR="77EEA91F" w:rsidRPr="3390B189">
          <w:rPr>
            <w:rFonts w:ascii="Times New Roman" w:hAnsi="Times New Roman" w:cs="Times New Roman"/>
            <w:sz w:val="24"/>
            <w:szCs w:val="24"/>
          </w:rPr>
          <w:t>t</w:t>
        </w:r>
      </w:ins>
      <w:r w:rsidR="00B71FA3" w:rsidRPr="3390B189">
        <w:rPr>
          <w:rFonts w:ascii="Times New Roman" w:hAnsi="Times New Roman" w:cs="Times New Roman"/>
          <w:sz w:val="24"/>
          <w:szCs w:val="24"/>
        </w:rPr>
        <w:t>ext is available, it should be used.</w:t>
      </w:r>
    </w:p>
    <w:p w14:paraId="44B10EEC" w14:textId="369D437B" w:rsidR="00396531" w:rsidRPr="004B1BE0" w:rsidRDefault="000F35D0" w:rsidP="008B138A">
      <w:pPr>
        <w:pStyle w:val="Heading1"/>
        <w:spacing w:before="0" w:after="100" w:line="480" w:lineRule="auto"/>
        <w:jc w:val="both"/>
        <w:rPr>
          <w:rFonts w:ascii="Times New Roman" w:hAnsi="Times New Roman" w:cs="Times New Roman"/>
        </w:rPr>
      </w:pPr>
      <w:r w:rsidRPr="004B1BE0">
        <w:rPr>
          <w:rFonts w:ascii="Times New Roman" w:hAnsi="Times New Roman" w:cs="Times New Roman"/>
        </w:rPr>
        <w:t>S.10</w:t>
      </w:r>
      <w:ins w:id="508" w:author="charlaynew" w:date="2026-10-29T19:54:00Z" w16du:dateUtc="2026-10-29T19:54:30Z">
        <w:r w:rsidR="61D34048" w:rsidRPr="004B1BE0">
          <w:rPr>
            <w:rFonts w:ascii="Times New Roman" w:hAnsi="Times New Roman" w:cs="Times New Roman"/>
          </w:rPr>
          <w:t>.</w:t>
        </w:r>
      </w:ins>
      <w:r w:rsidR="00D2577A" w:rsidRPr="004B1BE0">
        <w:rPr>
          <w:rFonts w:ascii="Times New Roman" w:hAnsi="Times New Roman" w:cs="Times New Roman"/>
        </w:rPr>
        <w:t xml:space="preserve"> The </w:t>
      </w:r>
      <w:r w:rsidR="6FBCEBEB" w:rsidRPr="004B1BE0">
        <w:rPr>
          <w:rFonts w:ascii="Times New Roman" w:hAnsi="Times New Roman" w:cs="Times New Roman"/>
        </w:rPr>
        <w:t>U</w:t>
      </w:r>
      <w:r w:rsidR="00D2577A" w:rsidRPr="004B1BE0">
        <w:rPr>
          <w:rFonts w:ascii="Times New Roman" w:hAnsi="Times New Roman" w:cs="Times New Roman"/>
        </w:rPr>
        <w:t xml:space="preserve">ncertainty </w:t>
      </w:r>
      <w:r w:rsidR="00EC343A" w:rsidRPr="004B1BE0">
        <w:rPr>
          <w:rFonts w:ascii="Times New Roman" w:hAnsi="Times New Roman" w:cs="Times New Roman"/>
        </w:rPr>
        <w:t>I</w:t>
      </w:r>
      <w:r w:rsidR="00D2577A" w:rsidRPr="004B1BE0">
        <w:rPr>
          <w:rFonts w:ascii="Times New Roman" w:hAnsi="Times New Roman" w:cs="Times New Roman"/>
        </w:rPr>
        <w:t>nterval</w:t>
      </w:r>
    </w:p>
    <w:p w14:paraId="68D772D8" w14:textId="550F00E2" w:rsidR="00D91A13" w:rsidRPr="00DA58D6" w:rsidRDefault="00B04F6B" w:rsidP="008E7606">
      <w:pPr>
        <w:spacing w:after="100" w:line="480" w:lineRule="auto"/>
        <w:ind w:firstLine="720"/>
        <w:jc w:val="both"/>
        <w:rPr>
          <w:rFonts w:ascii="Times New Roman" w:hAnsi="Times New Roman" w:cs="Times New Roman"/>
          <w:sz w:val="24"/>
          <w:szCs w:val="24"/>
        </w:rPr>
      </w:pPr>
      <w:r w:rsidRPr="3390B189">
        <w:rPr>
          <w:rFonts w:ascii="Times New Roman" w:hAnsi="Times New Roman" w:cs="Times New Roman"/>
          <w:sz w:val="24"/>
          <w:szCs w:val="24"/>
        </w:rPr>
        <w:t xml:space="preserve">The </w:t>
      </w:r>
      <w:r w:rsidR="003449BC" w:rsidRPr="3390B189">
        <w:rPr>
          <w:rFonts w:ascii="Times New Roman" w:hAnsi="Times New Roman" w:cs="Times New Roman"/>
          <w:sz w:val="24"/>
          <w:szCs w:val="24"/>
        </w:rPr>
        <w:t>C</w:t>
      </w:r>
      <w:r w:rsidRPr="3390B189">
        <w:rPr>
          <w:rFonts w:ascii="Times New Roman" w:hAnsi="Times New Roman" w:cs="Times New Roman"/>
          <w:sz w:val="24"/>
          <w:szCs w:val="24"/>
        </w:rPr>
        <w:t xml:space="preserve">hallenge asked teams to provide a certainty score </w:t>
      </w:r>
      <w:r w:rsidR="00FE4667" w:rsidRPr="3390B189">
        <w:rPr>
          <w:rFonts w:ascii="Times New Roman" w:hAnsi="Times New Roman" w:cs="Times New Roman"/>
          <w:sz w:val="24"/>
          <w:szCs w:val="24"/>
        </w:rPr>
        <w:t>of</w:t>
      </w:r>
      <w:r w:rsidRPr="3390B189">
        <w:rPr>
          <w:rFonts w:ascii="Times New Roman" w:hAnsi="Times New Roman" w:cs="Times New Roman"/>
          <w:sz w:val="24"/>
          <w:szCs w:val="24"/>
        </w:rPr>
        <w:t xml:space="preserve"> their point estimate</w:t>
      </w:r>
      <w:ins w:id="509" w:author="charlaynew" w:date="2026-10-29T19:56:00Z" w16du:dateUtc="2026-10-29T19:56:49Z">
        <w:r w:rsidR="1670A193" w:rsidRPr="3390B189">
          <w:rPr>
            <w:rFonts w:ascii="Times New Roman" w:hAnsi="Times New Roman" w:cs="Times New Roman"/>
            <w:sz w:val="24"/>
            <w:szCs w:val="24"/>
          </w:rPr>
          <w:t>.</w:t>
        </w:r>
      </w:ins>
      <w:r w:rsidR="001F3E89" w:rsidRPr="3390B189">
        <w:rPr>
          <w:rStyle w:val="FootnoteReference"/>
          <w:rFonts w:ascii="Times New Roman" w:hAnsi="Times New Roman" w:cs="Times New Roman"/>
          <w:sz w:val="24"/>
          <w:szCs w:val="24"/>
        </w:rPr>
        <w:footnoteReference w:id="4"/>
      </w:r>
      <w:del w:id="510" w:author="charlaynew" w:date="2026-10-29T19:56:00Z" w16du:dateUtc="2026-10-29T19:56:57Z">
        <w:r w:rsidRPr="3390B189">
          <w:rPr>
            <w:rFonts w:ascii="Times New Roman" w:hAnsi="Times New Roman" w:cs="Times New Roman"/>
            <w:sz w:val="24"/>
            <w:szCs w:val="24"/>
          </w:rPr>
          <w:delText>.</w:delText>
        </w:r>
      </w:del>
      <w:r w:rsidRPr="3390B189">
        <w:rPr>
          <w:rFonts w:ascii="Times New Roman" w:hAnsi="Times New Roman" w:cs="Times New Roman"/>
          <w:sz w:val="24"/>
          <w:szCs w:val="24"/>
        </w:rPr>
        <w:t xml:space="preserve"> LENS instructs the LLM in the assessment stage to state its own </w:t>
      </w:r>
      <w:commentRangeStart w:id="511"/>
      <w:commentRangeStart w:id="512"/>
      <w:r w:rsidRPr="3390B189">
        <w:rPr>
          <w:rFonts w:ascii="Times New Roman" w:hAnsi="Times New Roman" w:cs="Times New Roman"/>
          <w:sz w:val="24"/>
          <w:szCs w:val="24"/>
        </w:rPr>
        <w:t>95%</w:t>
      </w:r>
      <w:commentRangeEnd w:id="511"/>
      <w:r w:rsidR="00B91087" w:rsidRPr="3390B189">
        <w:rPr>
          <w:rStyle w:val="CommentReference"/>
          <w:rFonts w:ascii="Times New Roman" w:hAnsi="Times New Roman" w:cs="Times New Roman"/>
          <w:sz w:val="24"/>
          <w:szCs w:val="24"/>
        </w:rPr>
        <w:commentReference w:id="511"/>
      </w:r>
      <w:commentRangeEnd w:id="512"/>
      <w:r w:rsidRPr="3390B189">
        <w:rPr>
          <w:rStyle w:val="CommentReference"/>
          <w:rFonts w:ascii="Times New Roman" w:hAnsi="Times New Roman" w:cs="Times New Roman"/>
          <w:sz w:val="24"/>
          <w:szCs w:val="24"/>
        </w:rPr>
        <w:commentReference w:id="512"/>
      </w:r>
      <w:r w:rsidRPr="3390B189">
        <w:rPr>
          <w:rFonts w:ascii="Times New Roman" w:hAnsi="Times New Roman" w:cs="Times New Roman"/>
          <w:sz w:val="24"/>
          <w:szCs w:val="24"/>
        </w:rPr>
        <w:t xml:space="preserve"> </w:t>
      </w:r>
      <w:r w:rsidR="003449BC" w:rsidRPr="3390B189">
        <w:rPr>
          <w:rFonts w:ascii="Times New Roman" w:hAnsi="Times New Roman" w:cs="Times New Roman"/>
          <w:sz w:val="24"/>
          <w:szCs w:val="24"/>
        </w:rPr>
        <w:t xml:space="preserve">uncertainty </w:t>
      </w:r>
      <w:r w:rsidRPr="3390B189">
        <w:rPr>
          <w:rFonts w:ascii="Times New Roman" w:hAnsi="Times New Roman" w:cs="Times New Roman"/>
          <w:sz w:val="24"/>
          <w:szCs w:val="24"/>
        </w:rPr>
        <w:t xml:space="preserve">interval along with its novelty score </w:t>
      </w:r>
      <w:commentRangeStart w:id="513"/>
      <w:r w:rsidRPr="3390B189">
        <w:rPr>
          <w:rFonts w:ascii="Times New Roman" w:hAnsi="Times New Roman" w:cs="Times New Roman"/>
          <w:sz w:val="24"/>
          <w:szCs w:val="24"/>
        </w:rPr>
        <w:t>(</w:t>
      </w:r>
      <w:r w:rsidR="00B91087" w:rsidRPr="3390B189">
        <w:rPr>
          <w:rFonts w:ascii="Times New Roman" w:hAnsi="Times New Roman" w:cs="Times New Roman"/>
          <w:sz w:val="24"/>
          <w:szCs w:val="24"/>
        </w:rPr>
        <w:t xml:space="preserve">see Section </w:t>
      </w:r>
      <w:r w:rsidR="004C3C24" w:rsidRPr="3390B189">
        <w:rPr>
          <w:rFonts w:ascii="Times New Roman" w:hAnsi="Times New Roman" w:cs="Times New Roman"/>
          <w:sz w:val="24"/>
          <w:szCs w:val="24"/>
        </w:rPr>
        <w:t>S</w:t>
      </w:r>
      <w:r w:rsidRPr="3390B189">
        <w:rPr>
          <w:rFonts w:ascii="Times New Roman" w:hAnsi="Times New Roman" w:cs="Times New Roman"/>
          <w:sz w:val="24"/>
          <w:szCs w:val="24"/>
        </w:rPr>
        <w:t>.</w:t>
      </w:r>
      <w:del w:id="514" w:author="charlaynew" w:date="2026-10-29T19:58:00Z" w16du:dateUtc="2026-10-29T19:58:05Z">
        <w:r w:rsidR="003449BC" w:rsidRPr="3390B189">
          <w:rPr>
            <w:rFonts w:ascii="Times New Roman" w:hAnsi="Times New Roman" w:cs="Times New Roman"/>
            <w:sz w:val="24"/>
            <w:szCs w:val="24"/>
          </w:rPr>
          <w:delText>4</w:delText>
        </w:r>
      </w:del>
      <w:ins w:id="515" w:author="charlaynew" w:date="2026-10-29T19:58:00Z" w16du:dateUtc="2026-10-29T19:58:05Z">
        <w:r w:rsidR="30365BC9" w:rsidRPr="3390B189">
          <w:rPr>
            <w:rFonts w:ascii="Times New Roman" w:hAnsi="Times New Roman" w:cs="Times New Roman"/>
            <w:sz w:val="24"/>
            <w:szCs w:val="24"/>
          </w:rPr>
          <w:t>3</w:t>
        </w:r>
      </w:ins>
      <w:r w:rsidRPr="3390B189">
        <w:rPr>
          <w:rFonts w:ascii="Times New Roman" w:hAnsi="Times New Roman" w:cs="Times New Roman"/>
          <w:sz w:val="24"/>
          <w:szCs w:val="24"/>
        </w:rPr>
        <w:t>).</w:t>
      </w:r>
      <w:commentRangeEnd w:id="513"/>
      <w:r w:rsidRPr="3390B189">
        <w:rPr>
          <w:rStyle w:val="CommentReference"/>
          <w:rFonts w:ascii="Times New Roman" w:hAnsi="Times New Roman" w:cs="Times New Roman"/>
          <w:sz w:val="24"/>
          <w:szCs w:val="24"/>
        </w:rPr>
        <w:commentReference w:id="513"/>
      </w:r>
      <w:r w:rsidRPr="3390B189">
        <w:rPr>
          <w:rFonts w:ascii="Times New Roman" w:hAnsi="Times New Roman" w:cs="Times New Roman"/>
          <w:sz w:val="24"/>
          <w:szCs w:val="24"/>
        </w:rPr>
        <w:t xml:space="preserve"> Verbalized confidence can be better calibrated than token probabilities (Tian et al. 2023), which are not available for proprietary reasoning models</w:t>
      </w:r>
      <w:r w:rsidR="009135F0" w:rsidRPr="3390B189">
        <w:rPr>
          <w:rFonts w:ascii="Times New Roman" w:hAnsi="Times New Roman" w:cs="Times New Roman"/>
          <w:sz w:val="24"/>
          <w:szCs w:val="24"/>
        </w:rPr>
        <w:t xml:space="preserve">. </w:t>
      </w:r>
      <w:r w:rsidRPr="3390B189">
        <w:rPr>
          <w:rFonts w:ascii="Times New Roman" w:hAnsi="Times New Roman" w:cs="Times New Roman"/>
          <w:sz w:val="24"/>
          <w:szCs w:val="24"/>
        </w:rPr>
        <w:t>However, LLMs also tend to be overconfident when verbalizing their uncertainty (Xiong et al. 2024).</w:t>
      </w:r>
    </w:p>
    <w:p w14:paraId="03B3CDD8" w14:textId="51198BE3" w:rsidR="0081777D" w:rsidRPr="004B1BE0" w:rsidRDefault="009135F0" w:rsidP="008E7606">
      <w:pPr>
        <w:spacing w:after="100" w:line="480" w:lineRule="auto"/>
        <w:ind w:firstLine="720"/>
        <w:jc w:val="both"/>
        <w:rPr>
          <w:rFonts w:ascii="Times New Roman" w:hAnsi="Times New Roman" w:cs="Times New Roman"/>
          <w:sz w:val="24"/>
          <w:szCs w:val="24"/>
        </w:rPr>
      </w:pPr>
      <w:r w:rsidRPr="780141BE">
        <w:rPr>
          <w:rFonts w:ascii="Times New Roman" w:hAnsi="Times New Roman" w:cs="Times New Roman"/>
          <w:sz w:val="24"/>
          <w:szCs w:val="24"/>
        </w:rPr>
        <w:t xml:space="preserve">Figure </w:t>
      </w:r>
      <w:r w:rsidR="004C3C24" w:rsidRPr="780141BE">
        <w:rPr>
          <w:rFonts w:ascii="Times New Roman" w:hAnsi="Times New Roman" w:cs="Times New Roman"/>
          <w:sz w:val="24"/>
          <w:szCs w:val="24"/>
        </w:rPr>
        <w:t>S</w:t>
      </w:r>
      <w:r w:rsidRPr="780141BE">
        <w:rPr>
          <w:rFonts w:ascii="Times New Roman" w:hAnsi="Times New Roman" w:cs="Times New Roman"/>
          <w:sz w:val="24"/>
          <w:szCs w:val="24"/>
        </w:rPr>
        <w:t xml:space="preserve">.5 compares the width of the LENS interval with the range of expert ratings (highest minus lowest rating) </w:t>
      </w:r>
      <w:commentRangeStart w:id="516"/>
      <w:r w:rsidRPr="780141BE">
        <w:rPr>
          <w:rFonts w:ascii="Times New Roman" w:hAnsi="Times New Roman" w:cs="Times New Roman"/>
          <w:sz w:val="24"/>
          <w:szCs w:val="24"/>
        </w:rPr>
        <w:t>on the 1,000-paper su</w:t>
      </w:r>
      <w:commentRangeEnd w:id="516"/>
      <w:r w:rsidR="002C7C9D" w:rsidRPr="780141BE">
        <w:rPr>
          <w:rStyle w:val="CommentReference"/>
          <w:rFonts w:ascii="Times New Roman" w:hAnsi="Times New Roman" w:cs="Times New Roman"/>
          <w:sz w:val="24"/>
          <w:szCs w:val="24"/>
        </w:rPr>
        <w:commentReference w:id="516"/>
      </w:r>
      <w:r w:rsidR="00F95914" w:rsidRPr="780141BE">
        <w:rPr>
          <w:rFonts w:ascii="Times New Roman" w:hAnsi="Times New Roman" w:cs="Times New Roman"/>
          <w:sz w:val="24"/>
          <w:szCs w:val="24"/>
        </w:rPr>
        <w:t>bsample</w:t>
      </w:r>
      <w:r w:rsidR="00444BB5" w:rsidRPr="780141BE">
        <w:rPr>
          <w:rFonts w:ascii="Times New Roman" w:hAnsi="Times New Roman" w:cs="Times New Roman"/>
          <w:sz w:val="24"/>
          <w:szCs w:val="24"/>
        </w:rPr>
        <w:t xml:space="preserve"> now pro</w:t>
      </w:r>
      <w:r w:rsidR="007C31BE" w:rsidRPr="780141BE">
        <w:rPr>
          <w:rFonts w:ascii="Times New Roman" w:hAnsi="Times New Roman" w:cs="Times New Roman"/>
          <w:sz w:val="24"/>
          <w:szCs w:val="24"/>
        </w:rPr>
        <w:t>vided in the Research Artifact</w:t>
      </w:r>
      <w:r w:rsidRPr="780141BE">
        <w:rPr>
          <w:rFonts w:ascii="Times New Roman" w:hAnsi="Times New Roman" w:cs="Times New Roman"/>
          <w:sz w:val="24"/>
          <w:szCs w:val="24"/>
        </w:rPr>
        <w:t xml:space="preserve">. </w:t>
      </w:r>
      <w:ins w:id="517" w:author="charlaynew" w:date="2026-10-29T20:32:00Z" w16du:dateUtc="2026-10-29T20:32:54Z">
        <w:r w:rsidR="44C18DBF" w:rsidRPr="2AC949DF">
          <w:rPr>
            <w:rFonts w:ascii="Times New Roman" w:hAnsi="Times New Roman" w:cs="Times New Roman"/>
            <w:sz w:val="24"/>
            <w:szCs w:val="24"/>
          </w:rPr>
          <w:t xml:space="preserve">The </w:t>
        </w:r>
      </w:ins>
      <w:r w:rsidRPr="2AC949DF">
        <w:rPr>
          <w:rFonts w:ascii="Times New Roman" w:hAnsi="Times New Roman" w:cs="Times New Roman"/>
          <w:sz w:val="24"/>
          <w:szCs w:val="24"/>
        </w:rPr>
        <w:t>LENS</w:t>
      </w:r>
      <w:r w:rsidR="00816AAF" w:rsidRPr="2AC949DF">
        <w:rPr>
          <w:rFonts w:ascii="Times New Roman" w:hAnsi="Times New Roman" w:cs="Times New Roman"/>
          <w:sz w:val="24"/>
          <w:szCs w:val="24"/>
        </w:rPr>
        <w:t>’</w:t>
      </w:r>
      <w:r w:rsidR="00816AAF" w:rsidRPr="780141BE">
        <w:rPr>
          <w:rFonts w:ascii="Times New Roman" w:hAnsi="Times New Roman" w:cs="Times New Roman"/>
          <w:sz w:val="24"/>
          <w:szCs w:val="24"/>
        </w:rPr>
        <w:t xml:space="preserve"> uncertainty</w:t>
      </w:r>
      <w:r w:rsidRPr="780141BE">
        <w:rPr>
          <w:rFonts w:ascii="Times New Roman" w:hAnsi="Times New Roman" w:cs="Times New Roman"/>
          <w:sz w:val="24"/>
          <w:szCs w:val="24"/>
        </w:rPr>
        <w:t xml:space="preserve"> intervals are wider when only the </w:t>
      </w:r>
      <w:del w:id="518" w:author="charlaynew" w:date="2026-10-29T20:32:00Z" w16du:dateUtc="2026-10-29T20:32:37Z">
        <w:r w:rsidRPr="42FC172C" w:rsidDel="00AC5061">
          <w:rPr>
            <w:rFonts w:ascii="Times New Roman" w:hAnsi="Times New Roman" w:cs="Times New Roman"/>
            <w:sz w:val="24"/>
            <w:szCs w:val="24"/>
          </w:rPr>
          <w:delText>A</w:delText>
        </w:r>
      </w:del>
      <w:ins w:id="519" w:author="charlaynew" w:date="2026-10-29T20:32:00Z" w16du:dateUtc="2026-10-29T20:32:37Z">
        <w:r w:rsidR="1299D0C5" w:rsidRPr="42FC172C">
          <w:rPr>
            <w:rFonts w:ascii="Times New Roman" w:hAnsi="Times New Roman" w:cs="Times New Roman"/>
            <w:sz w:val="24"/>
            <w:szCs w:val="24"/>
          </w:rPr>
          <w:t>a</w:t>
        </w:r>
      </w:ins>
      <w:r w:rsidRPr="42FC172C">
        <w:rPr>
          <w:rFonts w:ascii="Times New Roman" w:hAnsi="Times New Roman" w:cs="Times New Roman"/>
          <w:sz w:val="24"/>
          <w:szCs w:val="24"/>
        </w:rPr>
        <w:t>bstract</w:t>
      </w:r>
      <w:r w:rsidRPr="780141BE">
        <w:rPr>
          <w:rFonts w:ascii="Times New Roman" w:hAnsi="Times New Roman" w:cs="Times New Roman"/>
          <w:sz w:val="24"/>
          <w:szCs w:val="24"/>
        </w:rPr>
        <w:t xml:space="preserve"> is available (mean width 15.4 points) than with the </w:t>
      </w:r>
      <w:del w:id="520" w:author="charlaynew" w:date="2026-10-29T20:31:00Z" w16du:dateUtc="2026-10-29T20:31:15Z">
        <w:r w:rsidRPr="780141BE" w:rsidDel="00BC47DD">
          <w:rPr>
            <w:rFonts w:ascii="Times New Roman" w:hAnsi="Times New Roman" w:cs="Times New Roman"/>
            <w:sz w:val="24"/>
            <w:szCs w:val="24"/>
          </w:rPr>
          <w:delText>A</w:delText>
        </w:r>
      </w:del>
      <w:ins w:id="521" w:author="charlaynew" w:date="2026-10-29T20:31:00Z" w16du:dateUtc="2026-10-29T20:31:15Z">
        <w:r w:rsidR="6BB400F2" w:rsidRPr="780141BE">
          <w:rPr>
            <w:rFonts w:ascii="Times New Roman" w:hAnsi="Times New Roman" w:cs="Times New Roman"/>
            <w:b/>
            <w:sz w:val="24"/>
            <w:szCs w:val="24"/>
            <w:rPrChange w:id="522" w:author="charlaynew" w:date="2026-10-29T21:32:00Z" w16du:dateUtc="2026-10-29T20:32:00Z">
              <w:rPr>
                <w:rFonts w:ascii="Times New Roman" w:hAnsi="Times New Roman" w:cs="Times New Roman"/>
                <w:b/>
                <w:bCs/>
              </w:rPr>
            </w:rPrChange>
          </w:rPr>
          <w:t>a</w:t>
        </w:r>
      </w:ins>
      <w:r w:rsidR="00BC47DD" w:rsidRPr="780141BE">
        <w:rPr>
          <w:rFonts w:ascii="Times New Roman" w:hAnsi="Times New Roman" w:cs="Times New Roman"/>
          <w:sz w:val="24"/>
          <w:szCs w:val="24"/>
        </w:rPr>
        <w:t>bstract+</w:t>
      </w:r>
      <w:del w:id="523" w:author="charlaynew" w:date="2026-10-29T20:31:00Z" w16du:dateUtc="2026-10-29T20:31:19Z">
        <w:r w:rsidRPr="780141BE" w:rsidDel="00AC5061">
          <w:rPr>
            <w:rFonts w:ascii="Times New Roman" w:hAnsi="Times New Roman" w:cs="Times New Roman"/>
            <w:sz w:val="24"/>
            <w:szCs w:val="24"/>
          </w:rPr>
          <w:delText>F</w:delText>
        </w:r>
      </w:del>
      <w:ins w:id="524" w:author="charlaynew" w:date="2026-10-29T20:31:00Z" w16du:dateUtc="2026-10-29T20:31:19Z">
        <w:r w:rsidR="2D4CBE55" w:rsidRPr="780141BE">
          <w:rPr>
            <w:rFonts w:ascii="Times New Roman" w:hAnsi="Times New Roman" w:cs="Times New Roman"/>
            <w:b/>
            <w:sz w:val="24"/>
            <w:szCs w:val="24"/>
            <w:rPrChange w:id="525" w:author="charlaynew" w:date="2026-10-29T21:32:00Z" w16du:dateUtc="2026-10-29T20:32:00Z">
              <w:rPr>
                <w:rFonts w:ascii="Times New Roman" w:hAnsi="Times New Roman" w:cs="Times New Roman"/>
                <w:b/>
                <w:bCs/>
              </w:rPr>
            </w:rPrChange>
          </w:rPr>
          <w:t>f</w:t>
        </w:r>
      </w:ins>
      <w:r w:rsidRPr="780141BE">
        <w:rPr>
          <w:rFonts w:ascii="Times New Roman" w:hAnsi="Times New Roman" w:cs="Times New Roman"/>
          <w:sz w:val="24"/>
          <w:szCs w:val="24"/>
        </w:rPr>
        <w:t xml:space="preserve">ull </w:t>
      </w:r>
      <w:r w:rsidR="00AC5061" w:rsidRPr="780141BE">
        <w:rPr>
          <w:rFonts w:ascii="Times New Roman" w:hAnsi="Times New Roman" w:cs="Times New Roman"/>
          <w:sz w:val="24"/>
          <w:szCs w:val="24"/>
        </w:rPr>
        <w:t>T</w:t>
      </w:r>
      <w:r w:rsidRPr="780141BE">
        <w:rPr>
          <w:rFonts w:ascii="Times New Roman" w:hAnsi="Times New Roman" w:cs="Times New Roman"/>
          <w:sz w:val="24"/>
          <w:szCs w:val="24"/>
        </w:rPr>
        <w:t>ext (13.8 points).</w:t>
      </w:r>
      <w:r w:rsidR="00AB7BD9" w:rsidRPr="780141BE">
        <w:rPr>
          <w:rFonts w:ascii="Times New Roman" w:hAnsi="Times New Roman" w:cs="Times New Roman"/>
          <w:sz w:val="24"/>
          <w:szCs w:val="24"/>
        </w:rPr>
        <w:t xml:space="preserve"> Some correlations with expert disagreement would be expected, because the prompt instructs the model to consider </w:t>
      </w:r>
      <w:r w:rsidR="00302B1F" w:rsidRPr="780141BE">
        <w:rPr>
          <w:rFonts w:ascii="Times New Roman" w:hAnsi="Times New Roman" w:cs="Times New Roman"/>
          <w:sz w:val="24"/>
          <w:szCs w:val="24"/>
        </w:rPr>
        <w:t>divergence</w:t>
      </w:r>
      <w:r w:rsidR="001B048B" w:rsidRPr="780141BE">
        <w:rPr>
          <w:rFonts w:ascii="Times New Roman" w:hAnsi="Times New Roman" w:cs="Times New Roman"/>
          <w:sz w:val="24"/>
          <w:szCs w:val="24"/>
        </w:rPr>
        <w:t xml:space="preserve"> when setting the interval.</w:t>
      </w:r>
      <w:r w:rsidRPr="780141BE">
        <w:rPr>
          <w:rFonts w:ascii="Times New Roman" w:hAnsi="Times New Roman" w:cs="Times New Roman"/>
          <w:sz w:val="24"/>
          <w:szCs w:val="24"/>
        </w:rPr>
        <w:t xml:space="preserve"> </w:t>
      </w:r>
      <w:r w:rsidR="00AC5061" w:rsidRPr="780141BE">
        <w:rPr>
          <w:rFonts w:ascii="Times New Roman" w:hAnsi="Times New Roman" w:cs="Times New Roman"/>
          <w:sz w:val="24"/>
          <w:szCs w:val="24"/>
        </w:rPr>
        <w:t xml:space="preserve">However, </w:t>
      </w:r>
      <w:r w:rsidR="00215E5C" w:rsidRPr="780141BE">
        <w:rPr>
          <w:rFonts w:ascii="Times New Roman" w:hAnsi="Times New Roman" w:cs="Times New Roman"/>
          <w:sz w:val="24"/>
          <w:szCs w:val="24"/>
        </w:rPr>
        <w:t>LENS</w:t>
      </w:r>
      <w:r w:rsidRPr="780141BE">
        <w:rPr>
          <w:rFonts w:ascii="Times New Roman" w:hAnsi="Times New Roman" w:cs="Times New Roman"/>
          <w:sz w:val="24"/>
          <w:szCs w:val="24"/>
        </w:rPr>
        <w:t xml:space="preserve"> does not capture </w:t>
      </w:r>
      <w:r w:rsidR="00215E5C" w:rsidRPr="780141BE">
        <w:rPr>
          <w:rFonts w:ascii="Times New Roman" w:hAnsi="Times New Roman" w:cs="Times New Roman"/>
          <w:sz w:val="24"/>
          <w:szCs w:val="24"/>
        </w:rPr>
        <w:t xml:space="preserve">the </w:t>
      </w:r>
      <w:r w:rsidRPr="780141BE">
        <w:rPr>
          <w:rFonts w:ascii="Times New Roman" w:hAnsi="Times New Roman" w:cs="Times New Roman"/>
          <w:sz w:val="24"/>
          <w:szCs w:val="24"/>
        </w:rPr>
        <w:t xml:space="preserve">disagreement between experts. The mean expert range of 36.5 points is about two and a half times the mean LENS width, and the Spearman correlation between the standard deviation of the expert ratings and the LENS interval width is only 0.03. </w:t>
      </w:r>
      <w:commentRangeStart w:id="526"/>
      <w:r w:rsidRPr="780141BE">
        <w:rPr>
          <w:rFonts w:ascii="Times New Roman" w:hAnsi="Times New Roman" w:cs="Times New Roman"/>
          <w:sz w:val="24"/>
          <w:szCs w:val="24"/>
        </w:rPr>
        <w:t>The interval is therefore no</w:t>
      </w:r>
      <w:r w:rsidR="00866496" w:rsidRPr="780141BE">
        <w:rPr>
          <w:rFonts w:ascii="Times New Roman" w:hAnsi="Times New Roman" w:cs="Times New Roman"/>
          <w:sz w:val="24"/>
          <w:szCs w:val="24"/>
        </w:rPr>
        <w:t>t a</w:t>
      </w:r>
      <w:r w:rsidRPr="780141BE">
        <w:rPr>
          <w:rFonts w:ascii="Times New Roman" w:hAnsi="Times New Roman" w:cs="Times New Roman"/>
          <w:sz w:val="24"/>
          <w:szCs w:val="24"/>
        </w:rPr>
        <w:t xml:space="preserve"> proxy for expert disagreement.</w:t>
      </w:r>
      <w:commentRangeEnd w:id="526"/>
      <w:r w:rsidR="00B713C8" w:rsidRPr="780141BE">
        <w:rPr>
          <w:rStyle w:val="CommentReference"/>
          <w:rFonts w:ascii="Times New Roman" w:hAnsi="Times New Roman" w:cs="Times New Roman"/>
          <w:sz w:val="24"/>
          <w:szCs w:val="24"/>
        </w:rPr>
        <w:commentReference w:id="526"/>
      </w:r>
      <w:r w:rsidR="008122BB" w:rsidRPr="780141BE">
        <w:rPr>
          <w:rFonts w:ascii="Times New Roman" w:hAnsi="Times New Roman" w:cs="Times New Roman"/>
          <w:sz w:val="24"/>
          <w:szCs w:val="24"/>
        </w:rPr>
        <w:t xml:space="preserve"> </w:t>
      </w:r>
    </w:p>
    <w:p w14:paraId="67FAB4CA" w14:textId="006792C8" w:rsidR="000F34E7" w:rsidRPr="00526DE4" w:rsidRDefault="0091488D" w:rsidP="008E7606">
      <w:pPr>
        <w:spacing w:after="100" w:line="480" w:lineRule="auto"/>
        <w:jc w:val="center"/>
        <w:rPr>
          <w:rFonts w:ascii="Times New Roman" w:hAnsi="Times New Roman" w:cs="Times New Roman"/>
        </w:rPr>
      </w:pPr>
      <w:commentRangeStart w:id="527"/>
      <w:commentRangeStart w:id="528"/>
      <w:commentRangeStart w:id="529"/>
      <w:r w:rsidRPr="008B138A">
        <w:rPr>
          <w:rFonts w:ascii="Times New Roman" w:hAnsi="Times New Roman" w:cs="Times New Roman"/>
          <w:noProof/>
        </w:rPr>
        <w:drawing>
          <wp:inline distT="0" distB="0" distL="0" distR="0" wp14:anchorId="62641DD5" wp14:editId="4D84106F">
            <wp:extent cx="4989586" cy="2956566"/>
            <wp:effectExtent l="0" t="0" r="1905" b="0"/>
            <wp:docPr id="1753948303" name="Grafik 15">
              <a:extLst xmlns:a="http://schemas.openxmlformats.org/drawingml/2006/main">
                <a:ext uri="{FF2B5EF4-FFF2-40B4-BE49-F238E27FC236}">
                  <a16:creationId xmlns:a16="http://schemas.microsoft.com/office/drawing/2014/main" id="{7FD721F5-2ECB-4696-9BAA-85CA3D7505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48303" name="Grafik 17539483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89586" cy="2956566"/>
                    </a:xfrm>
                    <a:prstGeom prst="rect">
                      <a:avLst/>
                    </a:prstGeom>
                  </pic:spPr>
                </pic:pic>
              </a:graphicData>
            </a:graphic>
          </wp:inline>
        </w:drawing>
      </w:r>
      <w:commentRangeEnd w:id="527"/>
      <w:r w:rsidR="001A3C19" w:rsidRPr="00526DE4">
        <w:rPr>
          <w:rStyle w:val="CommentReference"/>
          <w:rFonts w:ascii="Times New Roman" w:hAnsi="Times New Roman" w:cs="Times New Roman"/>
          <w:sz w:val="22"/>
          <w:szCs w:val="22"/>
        </w:rPr>
        <w:commentReference w:id="527"/>
      </w:r>
      <w:commentRangeEnd w:id="528"/>
      <w:r w:rsidRPr="00526DE4">
        <w:rPr>
          <w:rStyle w:val="CommentReference"/>
          <w:rFonts w:ascii="Times New Roman" w:hAnsi="Times New Roman" w:cs="Times New Roman"/>
          <w:sz w:val="22"/>
          <w:szCs w:val="22"/>
        </w:rPr>
        <w:commentReference w:id="528"/>
      </w:r>
      <w:commentRangeEnd w:id="529"/>
      <w:r w:rsidRPr="00526DE4">
        <w:rPr>
          <w:rStyle w:val="CommentReference"/>
          <w:rFonts w:ascii="Times New Roman" w:hAnsi="Times New Roman" w:cs="Times New Roman"/>
          <w:sz w:val="22"/>
          <w:szCs w:val="22"/>
        </w:rPr>
        <w:commentReference w:id="529"/>
      </w:r>
    </w:p>
    <w:p w14:paraId="6B8118CD" w14:textId="0AF2DF4F" w:rsidR="009279D3" w:rsidRPr="00526DE4" w:rsidRDefault="009279D3">
      <w:pPr>
        <w:spacing w:after="100"/>
        <w:rPr>
          <w:rFonts w:ascii="Times New Roman" w:hAnsi="Times New Roman" w:cs="Times New Roman"/>
          <w:sz w:val="20"/>
          <w:szCs w:val="20"/>
        </w:rPr>
        <w:pPrChange w:id="530" w:author="charlaynew" w:date="2026-10-30T11:00:00Z" w16du:dateUtc="2026-10-30T10:00:00Z">
          <w:pPr>
            <w:spacing w:after="100" w:line="480" w:lineRule="auto"/>
            <w:jc w:val="center"/>
          </w:pPr>
        </w:pPrChange>
      </w:pPr>
      <w:r w:rsidRPr="5573F075">
        <w:rPr>
          <w:rFonts w:ascii="Times New Roman" w:hAnsi="Times New Roman" w:cs="Times New Roman"/>
          <w:b/>
          <w:sz w:val="20"/>
          <w:szCs w:val="20"/>
        </w:rPr>
        <w:t xml:space="preserve">Figure </w:t>
      </w:r>
      <w:r w:rsidR="004C3C24" w:rsidRPr="5573F075">
        <w:rPr>
          <w:rFonts w:ascii="Times New Roman" w:hAnsi="Times New Roman" w:cs="Times New Roman"/>
          <w:b/>
          <w:sz w:val="20"/>
          <w:szCs w:val="20"/>
        </w:rPr>
        <w:t>S</w:t>
      </w:r>
      <w:r w:rsidRPr="5573F075">
        <w:rPr>
          <w:rFonts w:ascii="Times New Roman" w:hAnsi="Times New Roman" w:cs="Times New Roman"/>
          <w:b/>
          <w:sz w:val="20"/>
          <w:szCs w:val="20"/>
        </w:rPr>
        <w:t xml:space="preserve">.5. </w:t>
      </w:r>
      <w:r w:rsidR="00263CF2" w:rsidRPr="5573F075">
        <w:rPr>
          <w:rFonts w:ascii="Times New Roman" w:hAnsi="Times New Roman" w:cs="Times New Roman"/>
          <w:sz w:val="20"/>
          <w:szCs w:val="20"/>
        </w:rPr>
        <w:t>Width of the LENS</w:t>
      </w:r>
      <w:r w:rsidR="00B5680A" w:rsidRPr="5573F075">
        <w:rPr>
          <w:rFonts w:ascii="Times New Roman" w:hAnsi="Times New Roman" w:cs="Times New Roman"/>
          <w:sz w:val="20"/>
          <w:szCs w:val="20"/>
        </w:rPr>
        <w:t xml:space="preserve"> 95%</w:t>
      </w:r>
      <w:r w:rsidR="00263CF2" w:rsidRPr="5573F075">
        <w:rPr>
          <w:rFonts w:ascii="Times New Roman" w:hAnsi="Times New Roman" w:cs="Times New Roman"/>
          <w:sz w:val="20"/>
          <w:szCs w:val="20"/>
        </w:rPr>
        <w:t xml:space="preserve"> uncertainty interval (abstract only and abstract + full text) and</w:t>
      </w:r>
      <w:r w:rsidR="00063494" w:rsidRPr="5573F075">
        <w:rPr>
          <w:rFonts w:ascii="Times New Roman" w:hAnsi="Times New Roman" w:cs="Times New Roman"/>
          <w:sz w:val="20"/>
          <w:szCs w:val="20"/>
        </w:rPr>
        <w:t xml:space="preserve"> </w:t>
      </w:r>
      <w:r w:rsidR="00263CF2" w:rsidRPr="5573F075">
        <w:rPr>
          <w:rFonts w:ascii="Times New Roman" w:hAnsi="Times New Roman" w:cs="Times New Roman"/>
          <w:sz w:val="20"/>
          <w:szCs w:val="20"/>
        </w:rPr>
        <w:t>range of expert ratings</w:t>
      </w:r>
      <w:r w:rsidR="003F75D3" w:rsidRPr="5573F075">
        <w:rPr>
          <w:rFonts w:ascii="Times New Roman" w:hAnsi="Times New Roman" w:cs="Times New Roman"/>
          <w:sz w:val="20"/>
          <w:szCs w:val="20"/>
        </w:rPr>
        <w:t xml:space="preserve"> (highest minus lowest rating)</w:t>
      </w:r>
      <w:r w:rsidR="00263CF2" w:rsidRPr="5573F075">
        <w:rPr>
          <w:rFonts w:ascii="Times New Roman" w:hAnsi="Times New Roman" w:cs="Times New Roman"/>
          <w:sz w:val="20"/>
          <w:szCs w:val="20"/>
        </w:rPr>
        <w:t xml:space="preserve"> </w:t>
      </w:r>
      <w:r w:rsidR="003F75D3" w:rsidRPr="5573F075">
        <w:rPr>
          <w:rFonts w:ascii="Times New Roman" w:hAnsi="Times New Roman" w:cs="Times New Roman"/>
          <w:sz w:val="20"/>
          <w:szCs w:val="20"/>
        </w:rPr>
        <w:t xml:space="preserve">per paper </w:t>
      </w:r>
      <w:r w:rsidR="00263CF2" w:rsidRPr="5573F075">
        <w:rPr>
          <w:rFonts w:ascii="Times New Roman" w:hAnsi="Times New Roman" w:cs="Times New Roman"/>
          <w:sz w:val="20"/>
          <w:szCs w:val="20"/>
        </w:rPr>
        <w:t>on the public 1,000-paper subset.</w:t>
      </w:r>
      <w:r w:rsidR="00F81D50" w:rsidRPr="5573F075">
        <w:rPr>
          <w:rFonts w:ascii="Times New Roman" w:hAnsi="Times New Roman" w:cs="Times New Roman"/>
          <w:sz w:val="20"/>
          <w:szCs w:val="20"/>
        </w:rPr>
        <w:t xml:space="preserve"> </w:t>
      </w:r>
    </w:p>
    <w:p w14:paraId="035D9C00" w14:textId="77777777" w:rsidR="00A1078B" w:rsidRPr="00DA58D6" w:rsidRDefault="00A1078B" w:rsidP="008B138A">
      <w:pPr>
        <w:spacing w:after="100" w:line="480" w:lineRule="auto"/>
        <w:jc w:val="both"/>
        <w:rPr>
          <w:rFonts w:ascii="Times New Roman" w:hAnsi="Times New Roman" w:cs="Times New Roman"/>
        </w:rPr>
      </w:pPr>
    </w:p>
    <w:p w14:paraId="64CF5428" w14:textId="0F80BD1C" w:rsidR="00497749" w:rsidRPr="0023672E" w:rsidRDefault="0069550D" w:rsidP="008F0BA4">
      <w:pPr>
        <w:spacing w:after="100" w:line="480" w:lineRule="auto"/>
        <w:ind w:firstLine="706"/>
        <w:jc w:val="both"/>
        <w:rPr>
          <w:rFonts w:ascii="Times New Roman" w:hAnsi="Times New Roman" w:cs="Times New Roman"/>
          <w:sz w:val="24"/>
          <w:szCs w:val="24"/>
        </w:rPr>
      </w:pPr>
      <w:r>
        <w:rPr>
          <w:rFonts w:ascii="Times New Roman" w:hAnsi="Times New Roman" w:cs="Times New Roman"/>
          <w:sz w:val="24"/>
          <w:szCs w:val="24"/>
        </w:rPr>
        <w:t>This is likely because</w:t>
      </w:r>
      <w:commentRangeStart w:id="531"/>
      <w:r w:rsidR="00591B9C" w:rsidRPr="68757065">
        <w:rPr>
          <w:rFonts w:ascii="Times New Roman" w:hAnsi="Times New Roman" w:cs="Times New Roman"/>
          <w:sz w:val="24"/>
          <w:szCs w:val="24"/>
        </w:rPr>
        <w:t xml:space="preserve"> LENS applies a single definition of novelty (</w:t>
      </w:r>
      <w:r w:rsidR="00EA6AD8" w:rsidRPr="68757065">
        <w:rPr>
          <w:rFonts w:ascii="Times New Roman" w:hAnsi="Times New Roman" w:cs="Times New Roman"/>
          <w:sz w:val="24"/>
          <w:szCs w:val="24"/>
        </w:rPr>
        <w:t xml:space="preserve">see Section </w:t>
      </w:r>
      <w:r w:rsidR="004C3C24" w:rsidRPr="68757065">
        <w:rPr>
          <w:rFonts w:ascii="Times New Roman" w:hAnsi="Times New Roman" w:cs="Times New Roman"/>
          <w:sz w:val="24"/>
          <w:szCs w:val="24"/>
        </w:rPr>
        <w:t>S</w:t>
      </w:r>
      <w:r w:rsidR="00591B9C" w:rsidRPr="68757065">
        <w:rPr>
          <w:rFonts w:ascii="Times New Roman" w:hAnsi="Times New Roman" w:cs="Times New Roman"/>
          <w:sz w:val="24"/>
          <w:szCs w:val="24"/>
        </w:rPr>
        <w:t>.1) and is, by design, confident within it:</w:t>
      </w:r>
      <w:r w:rsidR="00735AA3" w:rsidRPr="68757065">
        <w:rPr>
          <w:rFonts w:ascii="Times New Roman" w:hAnsi="Times New Roman" w:cs="Times New Roman"/>
          <w:sz w:val="24"/>
          <w:szCs w:val="24"/>
        </w:rPr>
        <w:t xml:space="preserve"> </w:t>
      </w:r>
      <w:r w:rsidR="00D56E80">
        <w:rPr>
          <w:rFonts w:ascii="Times New Roman" w:hAnsi="Times New Roman" w:cs="Times New Roman"/>
          <w:sz w:val="24"/>
          <w:szCs w:val="24"/>
        </w:rPr>
        <w:t>E</w:t>
      </w:r>
      <w:r w:rsidR="00835545" w:rsidRPr="68757065">
        <w:rPr>
          <w:rFonts w:ascii="Times New Roman" w:hAnsi="Times New Roman" w:cs="Times New Roman"/>
          <w:sz w:val="24"/>
          <w:szCs w:val="24"/>
        </w:rPr>
        <w:t xml:space="preserve">ven where it anticipates disagreement, </w:t>
      </w:r>
      <w:r w:rsidR="00FD6FA8" w:rsidRPr="68757065">
        <w:rPr>
          <w:rFonts w:ascii="Times New Roman" w:hAnsi="Times New Roman" w:cs="Times New Roman"/>
          <w:sz w:val="24"/>
          <w:szCs w:val="24"/>
        </w:rPr>
        <w:t>i</w:t>
      </w:r>
      <w:r w:rsidR="00591B9C" w:rsidRPr="68757065">
        <w:rPr>
          <w:rFonts w:ascii="Times New Roman" w:hAnsi="Times New Roman" w:cs="Times New Roman"/>
          <w:sz w:val="24"/>
          <w:szCs w:val="24"/>
        </w:rPr>
        <w:t>ts interval</w:t>
      </w:r>
      <w:r w:rsidR="00395CAD" w:rsidRPr="68757065">
        <w:rPr>
          <w:rFonts w:ascii="Times New Roman" w:hAnsi="Times New Roman" w:cs="Times New Roman"/>
          <w:sz w:val="24"/>
          <w:szCs w:val="24"/>
        </w:rPr>
        <w:t xml:space="preserve"> mainly</w:t>
      </w:r>
      <w:r w:rsidR="00591B9C" w:rsidRPr="68757065">
        <w:rPr>
          <w:rFonts w:ascii="Times New Roman" w:hAnsi="Times New Roman" w:cs="Times New Roman"/>
          <w:sz w:val="24"/>
          <w:szCs w:val="24"/>
        </w:rPr>
        <w:t xml:space="preserve"> reflects missing</w:t>
      </w:r>
      <w:r w:rsidR="00591B9C" w:rsidRPr="68757065">
        <w:rPr>
          <w:rFonts w:ascii="Times New Roman" w:hAnsi="Times New Roman" w:cs="Times New Roman"/>
        </w:rPr>
        <w:t xml:space="preserve"> </w:t>
      </w:r>
      <w:r w:rsidR="00591B9C" w:rsidRPr="0023672E">
        <w:rPr>
          <w:rFonts w:ascii="Times New Roman" w:hAnsi="Times New Roman" w:cs="Times New Roman"/>
          <w:sz w:val="24"/>
          <w:szCs w:val="24"/>
        </w:rPr>
        <w:t>or ambiguous information</w:t>
      </w:r>
      <w:r w:rsidR="00395CAD" w:rsidRPr="0023672E">
        <w:rPr>
          <w:rFonts w:ascii="Times New Roman" w:hAnsi="Times New Roman" w:cs="Times New Roman"/>
          <w:sz w:val="24"/>
          <w:szCs w:val="24"/>
        </w:rPr>
        <w:t xml:space="preserve"> rather th</w:t>
      </w:r>
      <w:r w:rsidR="00ED3BC5" w:rsidRPr="0023672E">
        <w:rPr>
          <w:rFonts w:ascii="Times New Roman" w:hAnsi="Times New Roman" w:cs="Times New Roman"/>
          <w:sz w:val="24"/>
          <w:szCs w:val="24"/>
        </w:rPr>
        <w:t>a</w:t>
      </w:r>
      <w:r w:rsidR="00395CAD" w:rsidRPr="0023672E">
        <w:rPr>
          <w:rFonts w:ascii="Times New Roman" w:hAnsi="Times New Roman" w:cs="Times New Roman"/>
          <w:sz w:val="24"/>
          <w:szCs w:val="24"/>
        </w:rPr>
        <w:t xml:space="preserve">n </w:t>
      </w:r>
      <w:r w:rsidR="00591B9C" w:rsidRPr="0023672E">
        <w:rPr>
          <w:rFonts w:ascii="Times New Roman" w:hAnsi="Times New Roman" w:cs="Times New Roman"/>
          <w:sz w:val="24"/>
          <w:szCs w:val="24"/>
        </w:rPr>
        <w:t>competing interpretations</w:t>
      </w:r>
      <w:r w:rsidR="003E4D39" w:rsidRPr="0023672E">
        <w:rPr>
          <w:rFonts w:ascii="Times New Roman" w:hAnsi="Times New Roman" w:cs="Times New Roman"/>
          <w:sz w:val="24"/>
          <w:szCs w:val="24"/>
        </w:rPr>
        <w:t xml:space="preserve"> of novelty</w:t>
      </w:r>
      <w:r w:rsidR="00591B9C" w:rsidRPr="0023672E">
        <w:rPr>
          <w:rFonts w:ascii="Times New Roman" w:hAnsi="Times New Roman" w:cs="Times New Roman"/>
          <w:sz w:val="24"/>
          <w:szCs w:val="24"/>
        </w:rPr>
        <w:t>.</w:t>
      </w:r>
      <w:r w:rsidR="00ED3BC5" w:rsidRPr="0023672E">
        <w:rPr>
          <w:rFonts w:ascii="Times New Roman" w:hAnsi="Times New Roman" w:cs="Times New Roman"/>
          <w:sz w:val="24"/>
          <w:szCs w:val="24"/>
        </w:rPr>
        <w:t xml:space="preserve"> </w:t>
      </w:r>
      <w:r w:rsidR="00902611" w:rsidRPr="0023672E">
        <w:rPr>
          <w:rFonts w:ascii="Times New Roman" w:hAnsi="Times New Roman" w:cs="Times New Roman"/>
          <w:sz w:val="24"/>
          <w:szCs w:val="24"/>
        </w:rPr>
        <w:t>Future work</w:t>
      </w:r>
      <w:r w:rsidR="003406A6" w:rsidRPr="0023672E">
        <w:rPr>
          <w:rFonts w:ascii="Times New Roman" w:hAnsi="Times New Roman" w:cs="Times New Roman"/>
          <w:sz w:val="24"/>
          <w:szCs w:val="24"/>
        </w:rPr>
        <w:t xml:space="preserve"> will</w:t>
      </w:r>
      <w:r w:rsidR="00591B9C" w:rsidRPr="0023672E">
        <w:rPr>
          <w:rFonts w:ascii="Times New Roman" w:hAnsi="Times New Roman" w:cs="Times New Roman"/>
          <w:sz w:val="24"/>
          <w:szCs w:val="24"/>
        </w:rPr>
        <w:t xml:space="preserve"> test whether prompting the model with several competing definitions of novelty yields intervals that reflect this disagreement</w:t>
      </w:r>
      <w:commentRangeEnd w:id="531"/>
      <w:r w:rsidR="00700BBE">
        <w:rPr>
          <w:rStyle w:val="CommentReference"/>
          <w:rFonts w:ascii="Times New Roman" w:hAnsi="Times New Roman" w:cs="Times New Roman"/>
          <w:sz w:val="24"/>
          <w:szCs w:val="24"/>
        </w:rPr>
        <w:commentReference w:id="531"/>
      </w:r>
      <w:r w:rsidR="00ED16AB">
        <w:rPr>
          <w:rFonts w:ascii="Times New Roman" w:hAnsi="Times New Roman" w:cs="Times New Roman"/>
          <w:sz w:val="24"/>
          <w:szCs w:val="24"/>
        </w:rPr>
        <w:t>.</w:t>
      </w:r>
    </w:p>
    <w:p w14:paraId="39BDEE02" w14:textId="553406DB" w:rsidR="00396531" w:rsidRPr="00526DE4" w:rsidRDefault="000F35D0" w:rsidP="008B138A">
      <w:pPr>
        <w:pStyle w:val="Heading1"/>
        <w:spacing w:before="0" w:after="100" w:line="480" w:lineRule="auto"/>
        <w:jc w:val="both"/>
        <w:rPr>
          <w:rFonts w:ascii="Times New Roman" w:hAnsi="Times New Roman" w:cs="Times New Roman"/>
        </w:rPr>
      </w:pPr>
      <w:commentRangeStart w:id="532"/>
      <w:r>
        <w:rPr>
          <w:rFonts w:ascii="Times New Roman" w:hAnsi="Times New Roman" w:cs="Times New Roman"/>
        </w:rPr>
        <w:t>S.11</w:t>
      </w:r>
      <w:ins w:id="533" w:author="charlaynew" w:date="2026-10-29T20:33:00Z" w16du:dateUtc="2026-10-29T20:33:24Z">
        <w:r w:rsidR="20A3F35F" w:rsidRPr="4564C5D2">
          <w:rPr>
            <w:rFonts w:ascii="Times New Roman" w:hAnsi="Times New Roman" w:cs="Times New Roman"/>
          </w:rPr>
          <w:t>.</w:t>
        </w:r>
      </w:ins>
      <w:r w:rsidR="00D2577A" w:rsidRPr="00DA58D6">
        <w:rPr>
          <w:rFonts w:ascii="Times New Roman" w:hAnsi="Times New Roman" w:cs="Times New Roman"/>
        </w:rPr>
        <w:t xml:space="preserve"> </w:t>
      </w:r>
      <w:commentRangeStart w:id="534"/>
      <w:r w:rsidR="00D2577A" w:rsidRPr="00DA58D6">
        <w:rPr>
          <w:rFonts w:ascii="Times New Roman" w:hAnsi="Times New Roman" w:cs="Times New Roman"/>
        </w:rPr>
        <w:t xml:space="preserve">Novelty and </w:t>
      </w:r>
      <w:commentRangeEnd w:id="534"/>
      <w:r w:rsidR="00A33BD7">
        <w:rPr>
          <w:rStyle w:val="CommentReference"/>
          <w:rFonts w:ascii="Times New Roman" w:hAnsi="Times New Roman" w:cs="Times New Roman"/>
          <w:sz w:val="28"/>
          <w:szCs w:val="28"/>
        </w:rPr>
        <w:commentReference w:id="534"/>
      </w:r>
      <w:commentRangeEnd w:id="532"/>
      <w:r w:rsidR="00D2577A">
        <w:rPr>
          <w:rStyle w:val="CommentReference"/>
          <w:rFonts w:ascii="Times New Roman" w:hAnsi="Times New Roman" w:cs="Times New Roman"/>
          <w:sz w:val="28"/>
          <w:szCs w:val="28"/>
        </w:rPr>
        <w:commentReference w:id="532"/>
      </w:r>
      <w:r w:rsidR="006C6D20">
        <w:rPr>
          <w:rFonts w:ascii="Times New Roman" w:hAnsi="Times New Roman" w:cs="Times New Roman"/>
        </w:rPr>
        <w:t>J</w:t>
      </w:r>
      <w:r w:rsidR="00D2577A" w:rsidRPr="0C732CC9">
        <w:rPr>
          <w:rFonts w:ascii="Times New Roman" w:hAnsi="Times New Roman" w:cs="Times New Roman"/>
        </w:rPr>
        <w:t xml:space="preserve">ournal </w:t>
      </w:r>
      <w:r w:rsidR="00497C5E">
        <w:rPr>
          <w:rFonts w:ascii="Times New Roman" w:hAnsi="Times New Roman" w:cs="Times New Roman"/>
        </w:rPr>
        <w:t>Prestige</w:t>
      </w:r>
    </w:p>
    <w:p w14:paraId="047CEBAD" w14:textId="52AD0F5E" w:rsidR="00396531" w:rsidRPr="003A1940" w:rsidRDefault="001C747A" w:rsidP="008F0BA4">
      <w:pPr>
        <w:spacing w:after="100" w:line="480" w:lineRule="auto"/>
        <w:ind w:firstLine="720"/>
        <w:jc w:val="both"/>
        <w:rPr>
          <w:rFonts w:ascii="Times New Roman" w:hAnsi="Times New Roman" w:cs="Times New Roman"/>
          <w:sz w:val="24"/>
          <w:szCs w:val="24"/>
        </w:rPr>
      </w:pPr>
      <w:r w:rsidRPr="008F0BA4">
        <w:rPr>
          <w:rFonts w:ascii="Times New Roman" w:hAnsi="Times New Roman" w:cs="Times New Roman"/>
          <w:sz w:val="24"/>
          <w:szCs w:val="24"/>
        </w:rPr>
        <w:t xml:space="preserve">A positive association between novelty and journal prestige is plausible, because highly ranked journals select contributions that </w:t>
      </w:r>
      <w:r w:rsidR="0092781B" w:rsidRPr="008F0BA4">
        <w:rPr>
          <w:rFonts w:ascii="Times New Roman" w:hAnsi="Times New Roman" w:cs="Times New Roman"/>
          <w:sz w:val="24"/>
          <w:szCs w:val="24"/>
        </w:rPr>
        <w:t>reviewers and editors consider significant and new. At the same time, e</w:t>
      </w:r>
      <w:r w:rsidR="00197541" w:rsidRPr="008F0BA4">
        <w:rPr>
          <w:rFonts w:ascii="Times New Roman" w:hAnsi="Times New Roman" w:cs="Times New Roman"/>
          <w:sz w:val="24"/>
          <w:szCs w:val="24"/>
        </w:rPr>
        <w:t xml:space="preserve">xperts </w:t>
      </w:r>
      <w:r w:rsidR="00216B61" w:rsidRPr="008F0BA4">
        <w:rPr>
          <w:rFonts w:ascii="Times New Roman" w:hAnsi="Times New Roman" w:cs="Times New Roman"/>
          <w:sz w:val="24"/>
          <w:szCs w:val="24"/>
        </w:rPr>
        <w:t>m</w:t>
      </w:r>
      <w:r w:rsidR="006A5820">
        <w:rPr>
          <w:rFonts w:ascii="Times New Roman" w:hAnsi="Times New Roman" w:cs="Times New Roman"/>
          <w:sz w:val="24"/>
          <w:szCs w:val="24"/>
        </w:rPr>
        <w:t>ight</w:t>
      </w:r>
      <w:r w:rsidR="000E3C17" w:rsidRPr="008F0BA4">
        <w:rPr>
          <w:rFonts w:ascii="Times New Roman" w:hAnsi="Times New Roman" w:cs="Times New Roman"/>
          <w:sz w:val="24"/>
          <w:szCs w:val="24"/>
        </w:rPr>
        <w:t xml:space="preserve"> be</w:t>
      </w:r>
      <w:r w:rsidR="00197541" w:rsidRPr="008F0BA4">
        <w:rPr>
          <w:rFonts w:ascii="Times New Roman" w:hAnsi="Times New Roman" w:cs="Times New Roman"/>
          <w:sz w:val="24"/>
          <w:szCs w:val="24"/>
        </w:rPr>
        <w:t xml:space="preserve"> biased </w:t>
      </w:r>
      <w:r w:rsidR="00216B61" w:rsidRPr="008F0BA4">
        <w:rPr>
          <w:rFonts w:ascii="Times New Roman" w:hAnsi="Times New Roman" w:cs="Times New Roman"/>
          <w:sz w:val="24"/>
          <w:szCs w:val="24"/>
        </w:rPr>
        <w:t>in their novelty assessment</w:t>
      </w:r>
      <w:r w:rsidR="002873D9" w:rsidRPr="008F0BA4">
        <w:rPr>
          <w:rFonts w:ascii="Times New Roman" w:hAnsi="Times New Roman" w:cs="Times New Roman"/>
          <w:sz w:val="24"/>
          <w:szCs w:val="24"/>
        </w:rPr>
        <w:t xml:space="preserve"> </w:t>
      </w:r>
      <w:r w:rsidR="00197541" w:rsidRPr="008F0BA4">
        <w:rPr>
          <w:rFonts w:ascii="Times New Roman" w:hAnsi="Times New Roman" w:cs="Times New Roman"/>
          <w:sz w:val="24"/>
          <w:szCs w:val="24"/>
        </w:rPr>
        <w:t xml:space="preserve">by the </w:t>
      </w:r>
      <w:r w:rsidR="00CB5EE4" w:rsidRPr="008F0BA4">
        <w:rPr>
          <w:rFonts w:ascii="Times New Roman" w:hAnsi="Times New Roman" w:cs="Times New Roman"/>
          <w:sz w:val="24"/>
          <w:szCs w:val="24"/>
        </w:rPr>
        <w:t xml:space="preserve">publication </w:t>
      </w:r>
      <w:r w:rsidR="002873D9" w:rsidRPr="008F0BA4">
        <w:rPr>
          <w:rFonts w:ascii="Times New Roman" w:hAnsi="Times New Roman" w:cs="Times New Roman"/>
          <w:sz w:val="24"/>
          <w:szCs w:val="24"/>
        </w:rPr>
        <w:t>venue</w:t>
      </w:r>
      <w:r w:rsidR="00D349FD" w:rsidRPr="008F0BA4">
        <w:rPr>
          <w:rFonts w:ascii="Times New Roman" w:hAnsi="Times New Roman" w:cs="Times New Roman"/>
          <w:sz w:val="24"/>
          <w:szCs w:val="24"/>
        </w:rPr>
        <w:t>,</w:t>
      </w:r>
      <w:r w:rsidR="00CB5EE4" w:rsidRPr="008F0BA4">
        <w:rPr>
          <w:rFonts w:ascii="Times New Roman" w:hAnsi="Times New Roman" w:cs="Times New Roman"/>
          <w:sz w:val="24"/>
          <w:szCs w:val="24"/>
        </w:rPr>
        <w:t xml:space="preserve"> </w:t>
      </w:r>
      <w:r w:rsidR="00E407DF" w:rsidRPr="008F0BA4">
        <w:rPr>
          <w:rFonts w:ascii="Times New Roman" w:hAnsi="Times New Roman" w:cs="Times New Roman"/>
          <w:sz w:val="24"/>
          <w:szCs w:val="24"/>
        </w:rPr>
        <w:t>associating</w:t>
      </w:r>
      <w:r w:rsidR="00CB5EE4" w:rsidRPr="008F0BA4">
        <w:rPr>
          <w:rFonts w:ascii="Times New Roman" w:hAnsi="Times New Roman" w:cs="Times New Roman"/>
          <w:sz w:val="24"/>
          <w:szCs w:val="24"/>
        </w:rPr>
        <w:t xml:space="preserve"> </w:t>
      </w:r>
      <w:r w:rsidR="001470C0" w:rsidRPr="008F0BA4">
        <w:rPr>
          <w:rFonts w:ascii="Times New Roman" w:hAnsi="Times New Roman" w:cs="Times New Roman"/>
          <w:sz w:val="24"/>
          <w:szCs w:val="24"/>
        </w:rPr>
        <w:t>higher</w:t>
      </w:r>
      <w:r w:rsidR="00D349FD" w:rsidRPr="008F0BA4">
        <w:rPr>
          <w:rFonts w:ascii="Times New Roman" w:hAnsi="Times New Roman" w:cs="Times New Roman"/>
          <w:sz w:val="24"/>
          <w:szCs w:val="24"/>
        </w:rPr>
        <w:t>-</w:t>
      </w:r>
      <w:r w:rsidR="001470C0" w:rsidRPr="008F0BA4">
        <w:rPr>
          <w:rFonts w:ascii="Times New Roman" w:hAnsi="Times New Roman" w:cs="Times New Roman"/>
          <w:sz w:val="24"/>
          <w:szCs w:val="24"/>
        </w:rPr>
        <w:t xml:space="preserve">impact journals with </w:t>
      </w:r>
      <w:r w:rsidR="00776FF9" w:rsidRPr="008F0BA4">
        <w:rPr>
          <w:rFonts w:ascii="Times New Roman" w:hAnsi="Times New Roman" w:cs="Times New Roman"/>
          <w:sz w:val="24"/>
          <w:szCs w:val="24"/>
        </w:rPr>
        <w:t>greater</w:t>
      </w:r>
      <w:r w:rsidR="001470C0" w:rsidRPr="008F0BA4">
        <w:rPr>
          <w:rFonts w:ascii="Times New Roman" w:hAnsi="Times New Roman" w:cs="Times New Roman"/>
          <w:sz w:val="24"/>
          <w:szCs w:val="24"/>
        </w:rPr>
        <w:t xml:space="preserve"> novelty.</w:t>
      </w:r>
      <w:r w:rsidR="00776FF9" w:rsidRPr="008F0BA4">
        <w:rPr>
          <w:rFonts w:ascii="Times New Roman" w:hAnsi="Times New Roman" w:cs="Times New Roman"/>
          <w:sz w:val="24"/>
          <w:szCs w:val="24"/>
        </w:rPr>
        <w:t xml:space="preserve"> </w:t>
      </w:r>
      <w:r w:rsidR="00D2577A" w:rsidRPr="008F0BA4">
        <w:rPr>
          <w:rFonts w:ascii="Times New Roman" w:hAnsi="Times New Roman" w:cs="Times New Roman"/>
          <w:sz w:val="24"/>
          <w:szCs w:val="24"/>
        </w:rPr>
        <w:t xml:space="preserve">Because the experts saw the venue of each paper when rating it, LENS also receives the venue as input, so that both work from the same information. This raises the question of whether LENS measures novelty or merely journal </w:t>
      </w:r>
      <w:r w:rsidR="00CE52A3" w:rsidRPr="68757065">
        <w:rPr>
          <w:rFonts w:ascii="Times New Roman" w:hAnsi="Times New Roman" w:cs="Times New Roman"/>
        </w:rPr>
        <w:t>prestige</w:t>
      </w:r>
      <w:r w:rsidR="00D2577A" w:rsidRPr="68757065">
        <w:rPr>
          <w:rFonts w:ascii="Times New Roman" w:hAnsi="Times New Roman" w:cs="Times New Roman"/>
        </w:rPr>
        <w:t>.</w:t>
      </w:r>
      <w:r w:rsidR="00637A2F" w:rsidRPr="003A1940">
        <w:rPr>
          <w:rFonts w:ascii="Times New Roman" w:hAnsi="Times New Roman" w:cs="Times New Roman"/>
          <w:sz w:val="24"/>
          <w:szCs w:val="24"/>
        </w:rPr>
        <w:t xml:space="preserve"> </w:t>
      </w:r>
      <w:r w:rsidR="00D2577A" w:rsidRPr="003A1940">
        <w:rPr>
          <w:rFonts w:ascii="Times New Roman" w:hAnsi="Times New Roman" w:cs="Times New Roman"/>
          <w:sz w:val="24"/>
          <w:szCs w:val="24"/>
        </w:rPr>
        <w:t xml:space="preserve">Figure </w:t>
      </w:r>
      <w:r w:rsidR="004C3C24" w:rsidRPr="003A1940">
        <w:rPr>
          <w:rFonts w:ascii="Times New Roman" w:hAnsi="Times New Roman" w:cs="Times New Roman"/>
          <w:sz w:val="24"/>
          <w:szCs w:val="24"/>
        </w:rPr>
        <w:t>S</w:t>
      </w:r>
      <w:r w:rsidR="00D2577A" w:rsidRPr="003A1940">
        <w:rPr>
          <w:rFonts w:ascii="Times New Roman" w:hAnsi="Times New Roman" w:cs="Times New Roman"/>
          <w:sz w:val="24"/>
          <w:szCs w:val="24"/>
        </w:rPr>
        <w:t>.</w:t>
      </w:r>
      <w:r w:rsidR="00CE52A3" w:rsidRPr="68757065">
        <w:rPr>
          <w:rFonts w:ascii="Times New Roman" w:hAnsi="Times New Roman" w:cs="Times New Roman"/>
        </w:rPr>
        <w:t>6</w:t>
      </w:r>
      <w:r w:rsidR="00D2577A" w:rsidRPr="003A1940">
        <w:rPr>
          <w:rFonts w:ascii="Times New Roman" w:hAnsi="Times New Roman" w:cs="Times New Roman"/>
          <w:sz w:val="24"/>
          <w:szCs w:val="24"/>
        </w:rPr>
        <w:t xml:space="preserve"> plots the mean LENS score per journal against the journal’s</w:t>
      </w:r>
      <w:ins w:id="535" w:author="charlaynew" w:date="2026-10-29T20:35:00Z" w16du:dateUtc="2026-10-29T20:35:03Z">
        <w:r w:rsidR="00D2577A" w:rsidRPr="003A1940">
          <w:rPr>
            <w:rFonts w:ascii="Times New Roman" w:hAnsi="Times New Roman" w:cs="Times New Roman"/>
            <w:sz w:val="24"/>
            <w:szCs w:val="24"/>
          </w:rPr>
          <w:t xml:space="preserve"> </w:t>
        </w:r>
      </w:ins>
      <w:ins w:id="536" w:author="charlaynew" w:date="2026-10-29T20:35:00Z" w16du:dateUtc="2026-10-29T20:35:05Z">
        <w:r w:rsidR="5B590B2B" w:rsidRPr="7F74836F">
          <w:rPr>
            <w:rFonts w:ascii="Times New Roman" w:hAnsi="Times New Roman" w:cs="Times New Roman"/>
            <w:sz w:val="24"/>
            <w:szCs w:val="24"/>
          </w:rPr>
          <w:t>2024</w:t>
        </w:r>
      </w:ins>
      <w:r w:rsidR="00D2577A" w:rsidRPr="5F821E36">
        <w:rPr>
          <w:rFonts w:ascii="Times New Roman" w:hAnsi="Times New Roman" w:cs="Times New Roman"/>
          <w:sz w:val="24"/>
          <w:szCs w:val="24"/>
        </w:rPr>
        <w:t xml:space="preserve"> </w:t>
      </w:r>
      <w:r w:rsidR="00D2577A" w:rsidRPr="003A1940">
        <w:rPr>
          <w:rFonts w:ascii="Times New Roman" w:hAnsi="Times New Roman" w:cs="Times New Roman"/>
          <w:sz w:val="24"/>
          <w:szCs w:val="24"/>
        </w:rPr>
        <w:t xml:space="preserve">SCImago Journal Rank </w:t>
      </w:r>
      <w:r w:rsidR="00D2577A" w:rsidRPr="003A1940" w:rsidDel="0025081D">
        <w:rPr>
          <w:rFonts w:ascii="Times New Roman" w:hAnsi="Times New Roman" w:cs="Times New Roman"/>
          <w:sz w:val="24"/>
          <w:szCs w:val="24"/>
        </w:rPr>
        <w:t>(SJR</w:t>
      </w:r>
      <w:ins w:id="537" w:author="charlaynew" w:date="2026-10-29T20:35:00Z" w16du:dateUtc="2026-10-29T20:35:50Z">
        <w:r w:rsidR="7B1FC73E" w:rsidRPr="7ACC9B0D">
          <w:rPr>
            <w:rFonts w:ascii="Times New Roman" w:hAnsi="Times New Roman" w:cs="Times New Roman"/>
            <w:sz w:val="24"/>
            <w:szCs w:val="24"/>
          </w:rPr>
          <w:t xml:space="preserve">; </w:t>
        </w:r>
      </w:ins>
      <w:del w:id="538" w:author="charlaynew" w:date="2026-10-29T20:36:00Z" w16du:dateUtc="2026-10-29T20:36:01Z">
        <w:r w:rsidR="005F04C5" w:rsidRPr="7ACC9B0D">
          <w:rPr>
            <w:rFonts w:ascii="Times New Roman" w:hAnsi="Times New Roman" w:cs="Times New Roman"/>
            <w:sz w:val="24"/>
            <w:szCs w:val="24"/>
          </w:rPr>
          <w:delText>)</w:delText>
        </w:r>
        <w:r w:rsidR="00D2577A" w:rsidRPr="003A1940">
          <w:rPr>
            <w:rFonts w:ascii="Times New Roman" w:hAnsi="Times New Roman" w:cs="Times New Roman"/>
            <w:sz w:val="24"/>
            <w:szCs w:val="24"/>
          </w:rPr>
          <w:delText xml:space="preserve"> </w:delText>
        </w:r>
        <w:r w:rsidR="008B08D1" w:rsidRPr="68757065">
          <w:rPr>
            <w:rFonts w:ascii="Times New Roman" w:hAnsi="Times New Roman" w:cs="Times New Roman"/>
            <w:sz w:val="24"/>
            <w:szCs w:val="24"/>
          </w:rPr>
          <w:delText xml:space="preserve">for </w:delText>
        </w:r>
        <w:r w:rsidR="0025081D" w:rsidRPr="003A1940">
          <w:rPr>
            <w:rFonts w:ascii="Times New Roman" w:hAnsi="Times New Roman" w:cs="Times New Roman"/>
            <w:sz w:val="24"/>
            <w:szCs w:val="24"/>
          </w:rPr>
          <w:delText>2024 (</w:delText>
        </w:r>
      </w:del>
      <w:r w:rsidR="0025081D" w:rsidRPr="003A1940">
        <w:rPr>
          <w:rFonts w:ascii="Times New Roman" w:hAnsi="Times New Roman" w:cs="Times New Roman"/>
          <w:sz w:val="24"/>
          <w:szCs w:val="24"/>
        </w:rPr>
        <w:t>Gonz</w:t>
      </w:r>
      <w:r w:rsidR="00D04E05" w:rsidRPr="003A1940">
        <w:rPr>
          <w:rFonts w:ascii="Times New Roman" w:hAnsi="Times New Roman" w:cs="Times New Roman"/>
          <w:sz w:val="24"/>
          <w:szCs w:val="24"/>
        </w:rPr>
        <w:t>á</w:t>
      </w:r>
      <w:r w:rsidR="00337E4F" w:rsidRPr="003A1940">
        <w:rPr>
          <w:rFonts w:ascii="Times New Roman" w:hAnsi="Times New Roman" w:cs="Times New Roman"/>
          <w:sz w:val="24"/>
          <w:szCs w:val="24"/>
        </w:rPr>
        <w:t>lez-Pereira et al</w:t>
      </w:r>
      <w:ins w:id="539" w:author="charlaynew" w:date="2026-10-29T20:36:00Z" w16du:dateUtc="2026-10-29T20:36:07Z">
        <w:r w:rsidR="6F387E94" w:rsidRPr="1B2F77B7">
          <w:rPr>
            <w:rFonts w:ascii="Times New Roman" w:hAnsi="Times New Roman" w:cs="Times New Roman"/>
            <w:sz w:val="24"/>
            <w:szCs w:val="24"/>
          </w:rPr>
          <w:t>.</w:t>
        </w:r>
      </w:ins>
      <w:r w:rsidR="00337E4F" w:rsidRPr="003A1940">
        <w:rPr>
          <w:rFonts w:ascii="Times New Roman" w:hAnsi="Times New Roman" w:cs="Times New Roman"/>
          <w:sz w:val="24"/>
          <w:szCs w:val="24"/>
        </w:rPr>
        <w:t xml:space="preserve"> 2010)</w:t>
      </w:r>
      <w:r w:rsidR="00741E20" w:rsidRPr="003A1940">
        <w:rPr>
          <w:rFonts w:ascii="Times New Roman" w:hAnsi="Times New Roman" w:cs="Times New Roman"/>
          <w:sz w:val="24"/>
          <w:szCs w:val="24"/>
        </w:rPr>
        <w:t xml:space="preserve"> </w:t>
      </w:r>
      <w:r w:rsidR="00D2577A" w:rsidRPr="003A1940">
        <w:rPr>
          <w:rFonts w:ascii="Times New Roman" w:hAnsi="Times New Roman" w:cs="Times New Roman"/>
          <w:sz w:val="24"/>
          <w:szCs w:val="24"/>
        </w:rPr>
        <w:t xml:space="preserve">for the 217 journals with more than 20 papers in the </w:t>
      </w:r>
      <w:r w:rsidR="00DC1765" w:rsidRPr="003A1940">
        <w:rPr>
          <w:rFonts w:ascii="Times New Roman" w:hAnsi="Times New Roman" w:cs="Times New Roman"/>
          <w:sz w:val="24"/>
          <w:szCs w:val="24"/>
        </w:rPr>
        <w:t>C</w:t>
      </w:r>
      <w:r w:rsidR="00D2577A" w:rsidRPr="003A1940">
        <w:rPr>
          <w:rFonts w:ascii="Times New Roman" w:hAnsi="Times New Roman" w:cs="Times New Roman"/>
          <w:sz w:val="24"/>
          <w:szCs w:val="24"/>
        </w:rPr>
        <w:t xml:space="preserve">hallenge dataset and an exact SJR match. </w:t>
      </w:r>
    </w:p>
    <w:p w14:paraId="476A1102" w14:textId="7C256F31" w:rsidR="00396531" w:rsidRPr="00DA58D6" w:rsidRDefault="0045636D" w:rsidP="008E7606">
      <w:pPr>
        <w:keepNext/>
        <w:spacing w:after="100" w:line="480" w:lineRule="auto"/>
        <w:jc w:val="center"/>
        <w:rPr>
          <w:rFonts w:ascii="Times New Roman" w:hAnsi="Times New Roman" w:cs="Times New Roman"/>
        </w:rPr>
      </w:pPr>
      <w:r w:rsidRPr="008B138A">
        <w:rPr>
          <w:rFonts w:ascii="Times New Roman" w:hAnsi="Times New Roman" w:cs="Times New Roman"/>
          <w:noProof/>
        </w:rPr>
        <w:drawing>
          <wp:inline distT="0" distB="0" distL="0" distR="0" wp14:anchorId="56711AAC" wp14:editId="0B80A8F1">
            <wp:extent cx="4949962" cy="3660655"/>
            <wp:effectExtent l="0" t="0" r="3175" b="0"/>
            <wp:docPr id="104422281" name="Grafik 14">
              <a:extLst xmlns:a="http://schemas.openxmlformats.org/drawingml/2006/main">
                <a:ext uri="{FF2B5EF4-FFF2-40B4-BE49-F238E27FC236}">
                  <a16:creationId xmlns:a16="http://schemas.microsoft.com/office/drawing/2014/main" id="{4966F699-208F-4402-AEF1-78766C5A94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2281" name="Grafik 1044222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49962" cy="3660655"/>
                    </a:xfrm>
                    <a:prstGeom prst="rect">
                      <a:avLst/>
                    </a:prstGeom>
                  </pic:spPr>
                </pic:pic>
              </a:graphicData>
            </a:graphic>
          </wp:inline>
        </w:drawing>
      </w:r>
    </w:p>
    <w:p w14:paraId="4B1B464E" w14:textId="7EC4B92B" w:rsidR="00396531" w:rsidRPr="00526DE4" w:rsidRDefault="00D2577A">
      <w:pPr>
        <w:spacing w:after="100"/>
        <w:rPr>
          <w:ins w:id="540" w:author="charlaynew" w:date="2026-10-29T20:37:00Z" w16du:dateUtc="2026-10-29T20:37:45Z"/>
          <w:rFonts w:ascii="Times New Roman" w:hAnsi="Times New Roman" w:cs="Times New Roman"/>
          <w:sz w:val="20"/>
          <w:szCs w:val="20"/>
          <w:rPrChange w:id="541" w:author="charlaynew" w:date="2026-10-30T11:00:00Z" w16du:dateUtc="2026-10-30T10:00:00Z">
            <w:rPr>
              <w:ins w:id="542" w:author="charlaynew" w:date="2026-10-29T20:37:00Z" w16du:dateUtc="2026-10-29T20:37:45Z"/>
            </w:rPr>
          </w:rPrChange>
        </w:rPr>
        <w:pPrChange w:id="543" w:author="charlaynew" w:date="2026-10-29T21:34:00Z" w16du:dateUtc="2026-10-29T20:34:00Z">
          <w:pPr>
            <w:spacing w:after="100" w:line="480" w:lineRule="auto"/>
            <w:jc w:val="center"/>
          </w:pPr>
        </w:pPrChange>
      </w:pPr>
      <w:r w:rsidRPr="52705BCE">
        <w:rPr>
          <w:rFonts w:ascii="Times New Roman" w:hAnsi="Times New Roman" w:cs="Times New Roman"/>
          <w:b/>
          <w:sz w:val="20"/>
          <w:szCs w:val="20"/>
        </w:rPr>
        <w:t xml:space="preserve">Figure </w:t>
      </w:r>
      <w:r w:rsidR="004C3C24" w:rsidRPr="52705BCE">
        <w:rPr>
          <w:rFonts w:ascii="Times New Roman" w:hAnsi="Times New Roman" w:cs="Times New Roman"/>
          <w:b/>
          <w:sz w:val="20"/>
          <w:szCs w:val="20"/>
        </w:rPr>
        <w:t>S</w:t>
      </w:r>
      <w:r w:rsidRPr="52705BCE">
        <w:rPr>
          <w:rFonts w:ascii="Times New Roman" w:hAnsi="Times New Roman" w:cs="Times New Roman"/>
          <w:b/>
          <w:sz w:val="20"/>
          <w:szCs w:val="20"/>
        </w:rPr>
        <w:t>.</w:t>
      </w:r>
      <w:r w:rsidR="00F92294" w:rsidRPr="52705BCE">
        <w:rPr>
          <w:rFonts w:ascii="Times New Roman" w:hAnsi="Times New Roman" w:cs="Times New Roman"/>
          <w:b/>
          <w:sz w:val="20"/>
          <w:szCs w:val="20"/>
        </w:rPr>
        <w:t>6</w:t>
      </w:r>
      <w:r w:rsidRPr="52705BCE">
        <w:rPr>
          <w:rFonts w:ascii="Times New Roman" w:hAnsi="Times New Roman" w:cs="Times New Roman"/>
          <w:b/>
          <w:sz w:val="20"/>
          <w:szCs w:val="20"/>
        </w:rPr>
        <w:t xml:space="preserve">. </w:t>
      </w:r>
      <w:commentRangeStart w:id="544"/>
      <w:r w:rsidRPr="52705BCE">
        <w:rPr>
          <w:rFonts w:ascii="Times New Roman" w:hAnsi="Times New Roman" w:cs="Times New Roman"/>
          <w:sz w:val="20"/>
          <w:szCs w:val="20"/>
        </w:rPr>
        <w:t xml:space="preserve">Mean LENS </w:t>
      </w:r>
      <w:del w:id="545" w:author="charlaynew" w:date="2026-10-29T20:36:00Z" w16du:dateUtc="2026-10-29T20:36:49Z">
        <w:r w:rsidRPr="52705BCE" w:rsidDel="00D2577A">
          <w:rPr>
            <w:rFonts w:ascii="Times New Roman" w:hAnsi="Times New Roman" w:cs="Times New Roman"/>
            <w:sz w:val="20"/>
            <w:szCs w:val="20"/>
          </w:rPr>
          <w:delText>s</w:delText>
        </w:r>
      </w:del>
      <w:ins w:id="546" w:author="charlaynew" w:date="2026-10-29T20:36:00Z" w16du:dateUtc="2026-10-29T20:36:49Z">
        <w:r w:rsidR="13343B98" w:rsidRPr="52705BCE">
          <w:rPr>
            <w:rFonts w:ascii="Times New Roman" w:hAnsi="Times New Roman" w:cs="Times New Roman"/>
            <w:sz w:val="20"/>
            <w:szCs w:val="20"/>
          </w:rPr>
          <w:t>S</w:t>
        </w:r>
      </w:ins>
      <w:r w:rsidRPr="52705BCE">
        <w:rPr>
          <w:rFonts w:ascii="Times New Roman" w:hAnsi="Times New Roman" w:cs="Times New Roman"/>
          <w:sz w:val="20"/>
          <w:szCs w:val="20"/>
        </w:rPr>
        <w:t xml:space="preserve">core </w:t>
      </w:r>
      <w:del w:id="547" w:author="charlaynew" w:date="2026-10-29T20:36:00Z" w16du:dateUtc="2026-10-29T20:36:53Z">
        <w:r w:rsidRPr="52705BCE" w:rsidDel="00D2577A">
          <w:rPr>
            <w:rFonts w:ascii="Times New Roman" w:hAnsi="Times New Roman" w:cs="Times New Roman"/>
            <w:sz w:val="20"/>
            <w:szCs w:val="20"/>
          </w:rPr>
          <w:delText>p</w:delText>
        </w:r>
      </w:del>
      <w:ins w:id="548" w:author="charlaynew" w:date="2026-10-29T20:36:00Z" w16du:dateUtc="2026-10-29T20:36:53Z">
        <w:r w:rsidR="59BA3DD3" w:rsidRPr="52705BCE">
          <w:rPr>
            <w:rFonts w:ascii="Times New Roman" w:hAnsi="Times New Roman" w:cs="Times New Roman"/>
            <w:sz w:val="20"/>
            <w:szCs w:val="20"/>
          </w:rPr>
          <w:t>P</w:t>
        </w:r>
      </w:ins>
      <w:r w:rsidRPr="52705BCE">
        <w:rPr>
          <w:rFonts w:ascii="Times New Roman" w:hAnsi="Times New Roman" w:cs="Times New Roman"/>
          <w:sz w:val="20"/>
          <w:szCs w:val="20"/>
        </w:rPr>
        <w:t xml:space="preserve">er </w:t>
      </w:r>
      <w:del w:id="549" w:author="charlaynew" w:date="2026-10-29T20:36:00Z" w16du:dateUtc="2026-10-29T20:36:59Z">
        <w:r w:rsidRPr="52705BCE" w:rsidDel="00D2577A">
          <w:rPr>
            <w:rFonts w:ascii="Times New Roman" w:hAnsi="Times New Roman" w:cs="Times New Roman"/>
            <w:sz w:val="20"/>
            <w:szCs w:val="20"/>
          </w:rPr>
          <w:delText>j</w:delText>
        </w:r>
      </w:del>
      <w:ins w:id="550" w:author="charlaynew" w:date="2026-10-29T20:36:00Z" w16du:dateUtc="2026-10-29T20:36:59Z">
        <w:r w:rsidR="489154D4" w:rsidRPr="52705BCE">
          <w:rPr>
            <w:rFonts w:ascii="Times New Roman" w:hAnsi="Times New Roman" w:cs="Times New Roman"/>
            <w:sz w:val="20"/>
            <w:szCs w:val="20"/>
          </w:rPr>
          <w:t>J</w:t>
        </w:r>
      </w:ins>
      <w:r w:rsidRPr="52705BCE">
        <w:rPr>
          <w:rFonts w:ascii="Times New Roman" w:hAnsi="Times New Roman" w:cs="Times New Roman"/>
          <w:sz w:val="20"/>
          <w:szCs w:val="20"/>
        </w:rPr>
        <w:t xml:space="preserve">ournal </w:t>
      </w:r>
      <w:del w:id="551" w:author="charlaynew" w:date="2026-10-29T20:37:00Z" w16du:dateUtc="2026-10-29T20:37:07Z">
        <w:r w:rsidRPr="52705BCE">
          <w:rPr>
            <w:rFonts w:ascii="Times New Roman" w:hAnsi="Times New Roman" w:cs="Times New Roman"/>
            <w:sz w:val="20"/>
            <w:szCs w:val="20"/>
          </w:rPr>
          <w:delText xml:space="preserve">versus </w:delText>
        </w:r>
      </w:del>
      <w:ins w:id="552" w:author="charlaynew" w:date="2026-10-29T20:37:00Z" w16du:dateUtc="2026-10-29T20:37:09Z">
        <w:r w:rsidR="504660A9" w:rsidRPr="52705BCE">
          <w:rPr>
            <w:rFonts w:ascii="Times New Roman" w:hAnsi="Times New Roman" w:cs="Times New Roman"/>
            <w:sz w:val="20"/>
            <w:szCs w:val="20"/>
          </w:rPr>
          <w:t xml:space="preserve">vs </w:t>
        </w:r>
      </w:ins>
      <w:del w:id="553" w:author="charlaynew" w:date="2026-10-29T20:37:00Z" w16du:dateUtc="2026-10-29T20:37:25Z">
        <w:r w:rsidR="00121BFD" w:rsidRPr="52705BCE">
          <w:rPr>
            <w:rFonts w:ascii="Times New Roman" w:hAnsi="Times New Roman" w:cs="Times New Roman"/>
            <w:sz w:val="20"/>
            <w:szCs w:val="20"/>
          </w:rPr>
          <w:delText>the</w:delText>
        </w:r>
      </w:del>
      <w:r w:rsidR="00121BFD" w:rsidRPr="52705BCE">
        <w:rPr>
          <w:rFonts w:ascii="Times New Roman" w:hAnsi="Times New Roman" w:cs="Times New Roman"/>
          <w:sz w:val="20"/>
          <w:szCs w:val="20"/>
        </w:rPr>
        <w:t xml:space="preserve"> </w:t>
      </w:r>
      <w:ins w:id="554" w:author="charlaynew" w:date="2026-10-29T20:37:00Z" w16du:dateUtc="2026-10-29T20:37:29Z">
        <w:r w:rsidR="44763673" w:rsidRPr="52705BCE">
          <w:rPr>
            <w:rFonts w:ascii="Times New Roman" w:hAnsi="Times New Roman" w:cs="Times New Roman"/>
            <w:sz w:val="20"/>
            <w:szCs w:val="20"/>
          </w:rPr>
          <w:t xml:space="preserve">2024 </w:t>
        </w:r>
      </w:ins>
      <w:r w:rsidR="00121BFD" w:rsidRPr="52705BCE">
        <w:rPr>
          <w:rFonts w:ascii="Times New Roman" w:hAnsi="Times New Roman" w:cs="Times New Roman"/>
          <w:sz w:val="20"/>
          <w:szCs w:val="20"/>
        </w:rPr>
        <w:t>SCImago Journal Rank (</w:t>
      </w:r>
      <w:r w:rsidRPr="52705BCE">
        <w:rPr>
          <w:rFonts w:ascii="Times New Roman" w:hAnsi="Times New Roman" w:cs="Times New Roman"/>
          <w:sz w:val="20"/>
          <w:szCs w:val="20"/>
        </w:rPr>
        <w:t>SJR</w:t>
      </w:r>
      <w:r w:rsidR="00121BFD" w:rsidRPr="52705BCE">
        <w:rPr>
          <w:rFonts w:ascii="Times New Roman" w:hAnsi="Times New Roman" w:cs="Times New Roman"/>
          <w:sz w:val="20"/>
          <w:szCs w:val="20"/>
        </w:rPr>
        <w:t>)</w:t>
      </w:r>
      <w:r w:rsidRPr="52705BCE">
        <w:rPr>
          <w:rFonts w:ascii="Times New Roman" w:hAnsi="Times New Roman" w:cs="Times New Roman"/>
          <w:sz w:val="20"/>
          <w:szCs w:val="20"/>
        </w:rPr>
        <w:t xml:space="preserve"> 2024 </w:t>
      </w:r>
      <w:del w:id="555" w:author="charlaynew" w:date="2026-10-29T20:37:00Z" w16du:dateUtc="2026-10-29T20:37:41Z">
        <w:r w:rsidRPr="52705BCE">
          <w:rPr>
            <w:rFonts w:ascii="Times New Roman" w:hAnsi="Times New Roman" w:cs="Times New Roman"/>
            <w:sz w:val="20"/>
            <w:szCs w:val="20"/>
          </w:rPr>
          <w:delText>(log scale) for 217 journals with more than 20 papers</w:delText>
        </w:r>
        <w:r w:rsidR="00865E14" w:rsidRPr="52705BCE">
          <w:rPr>
            <w:rFonts w:ascii="Times New Roman" w:hAnsi="Times New Roman" w:cs="Times New Roman"/>
            <w:sz w:val="20"/>
            <w:szCs w:val="20"/>
          </w:rPr>
          <w:delText xml:space="preserve"> in the </w:delText>
        </w:r>
        <w:r w:rsidR="00316B55" w:rsidRPr="52705BCE">
          <w:rPr>
            <w:rFonts w:ascii="Times New Roman" w:hAnsi="Times New Roman" w:cs="Times New Roman"/>
            <w:sz w:val="20"/>
            <w:szCs w:val="20"/>
          </w:rPr>
          <w:delText>C</w:delText>
        </w:r>
        <w:r w:rsidR="00865E14" w:rsidRPr="52705BCE">
          <w:rPr>
            <w:rFonts w:ascii="Times New Roman" w:hAnsi="Times New Roman" w:cs="Times New Roman"/>
            <w:sz w:val="20"/>
            <w:szCs w:val="20"/>
          </w:rPr>
          <w:delText>hallenge dataset</w:delText>
        </w:r>
        <w:r w:rsidR="00EA1474" w:rsidRPr="52705BCE">
          <w:rPr>
            <w:rFonts w:ascii="Times New Roman" w:hAnsi="Times New Roman" w:cs="Times New Roman"/>
            <w:sz w:val="20"/>
            <w:szCs w:val="20"/>
          </w:rPr>
          <w:delText xml:space="preserve">, </w:delText>
        </w:r>
        <w:r w:rsidR="00316B55" w:rsidRPr="52705BCE">
          <w:rPr>
            <w:rFonts w:ascii="Times New Roman" w:hAnsi="Times New Roman" w:cs="Times New Roman"/>
            <w:sz w:val="20"/>
            <w:szCs w:val="20"/>
          </w:rPr>
          <w:delText xml:space="preserve">based on </w:delText>
        </w:r>
        <w:r w:rsidR="00827486" w:rsidRPr="52705BCE">
          <w:rPr>
            <w:rFonts w:ascii="Times New Roman" w:hAnsi="Times New Roman" w:cs="Times New Roman"/>
            <w:sz w:val="20"/>
            <w:szCs w:val="20"/>
          </w:rPr>
          <w:delText>papers published in</w:delText>
        </w:r>
        <w:r w:rsidR="00EA1474" w:rsidRPr="52705BCE">
          <w:rPr>
            <w:rFonts w:ascii="Times New Roman" w:hAnsi="Times New Roman" w:cs="Times New Roman"/>
            <w:sz w:val="20"/>
            <w:szCs w:val="20"/>
          </w:rPr>
          <w:delText xml:space="preserve"> 2024. </w:delText>
        </w:r>
        <w:r w:rsidR="00827486" w:rsidRPr="52705BCE">
          <w:rPr>
            <w:rFonts w:ascii="Times New Roman" w:hAnsi="Times New Roman" w:cs="Times New Roman"/>
            <w:sz w:val="20"/>
            <w:szCs w:val="20"/>
          </w:rPr>
          <w:delText>Selected</w:delText>
        </w:r>
        <w:r w:rsidR="00AC4380" w:rsidRPr="52705BCE">
          <w:rPr>
            <w:rFonts w:ascii="Times New Roman" w:hAnsi="Times New Roman" w:cs="Times New Roman"/>
            <w:sz w:val="20"/>
            <w:szCs w:val="20"/>
          </w:rPr>
          <w:delText xml:space="preserve"> examples </w:delText>
        </w:r>
        <w:commentRangeStart w:id="556"/>
        <w:r w:rsidR="00AC4380" w:rsidRPr="52705BCE">
          <w:rPr>
            <w:rFonts w:ascii="Times New Roman" w:hAnsi="Times New Roman" w:cs="Times New Roman"/>
            <w:sz w:val="20"/>
            <w:szCs w:val="20"/>
          </w:rPr>
          <w:delText xml:space="preserve">highlighted and </w:delText>
        </w:r>
        <w:r w:rsidR="00827486" w:rsidRPr="52705BCE">
          <w:rPr>
            <w:rFonts w:ascii="Times New Roman" w:hAnsi="Times New Roman" w:cs="Times New Roman"/>
            <w:sz w:val="20"/>
            <w:szCs w:val="20"/>
          </w:rPr>
          <w:delText>labeled; dashed line: linear trend (r = 0.73</w:delText>
        </w:r>
        <w:r w:rsidR="00AC4380" w:rsidRPr="52705BCE">
          <w:rPr>
            <w:rFonts w:ascii="Times New Roman" w:hAnsi="Times New Roman" w:cs="Times New Roman"/>
            <w:sz w:val="20"/>
            <w:szCs w:val="20"/>
          </w:rPr>
          <w:delText>.</w:delText>
        </w:r>
      </w:del>
      <w:commentRangeEnd w:id="544"/>
      <w:r w:rsidRPr="00526DE4">
        <w:rPr>
          <w:rStyle w:val="CommentReference"/>
          <w:rFonts w:ascii="Times New Roman" w:hAnsi="Times New Roman" w:cs="Times New Roman"/>
          <w:sz w:val="20"/>
          <w:szCs w:val="20"/>
          <w:rPrChange w:id="557" w:author="charlaynew" w:date="2026-10-30T11:00:00Z" w16du:dateUtc="2026-10-30T10:00:00Z">
            <w:rPr>
              <w:rStyle w:val="CommentReference"/>
              <w:sz w:val="22"/>
              <w:szCs w:val="22"/>
            </w:rPr>
          </w:rPrChange>
        </w:rPr>
        <w:commentReference w:id="544"/>
      </w:r>
      <w:commentRangeEnd w:id="556"/>
      <w:r w:rsidR="009916A1" w:rsidRPr="00526DE4">
        <w:rPr>
          <w:rStyle w:val="CommentReference"/>
          <w:rFonts w:ascii="Times New Roman" w:hAnsi="Times New Roman" w:cs="Times New Roman"/>
          <w:sz w:val="20"/>
          <w:szCs w:val="20"/>
          <w:rPrChange w:id="558" w:author="charlaynew" w:date="2026-10-30T11:00:00Z" w16du:dateUtc="2026-10-30T10:00:00Z">
            <w:rPr>
              <w:rStyle w:val="CommentReference"/>
              <w:sz w:val="22"/>
              <w:szCs w:val="22"/>
            </w:rPr>
          </w:rPrChange>
        </w:rPr>
        <w:commentReference w:id="556"/>
      </w:r>
    </w:p>
    <w:p w14:paraId="592F5FC9" w14:textId="04EECA24" w:rsidR="5D843BEE" w:rsidRDefault="67DF677A">
      <w:pPr>
        <w:spacing w:after="100"/>
        <w:rPr>
          <w:del w:id="559" w:author="charlaynew" w:date="2026-10-29T20:37:00Z" w16du:dateUtc="2026-10-29T20:37:41Z"/>
          <w:rFonts w:ascii="Times New Roman" w:hAnsi="Times New Roman" w:cs="Times New Roman"/>
          <w:sz w:val="20"/>
          <w:szCs w:val="20"/>
        </w:rPr>
        <w:pPrChange w:id="560" w:author="charlaynew" w:date="2026-10-30T11:00:00Z" w16du:dateUtc="2026-10-30T10:00:00Z">
          <w:pPr>
            <w:spacing w:after="100" w:line="480" w:lineRule="auto"/>
          </w:pPr>
        </w:pPrChange>
      </w:pPr>
      <w:ins w:id="561" w:author="charlaynew" w:date="2026-10-29T20:37:00Z" w16du:dateUtc="2026-10-29T20:37:53Z">
        <w:r w:rsidRPr="52705BCE">
          <w:rPr>
            <w:rFonts w:ascii="Times New Roman" w:hAnsi="Times New Roman" w:cs="Times New Roman"/>
            <w:i/>
            <w:sz w:val="20"/>
            <w:szCs w:val="20"/>
            <w:rPrChange w:id="562" w:author="charlaynew" w:date="2026-10-29T21:40:00Z" w16du:dateUtc="2026-10-29T20:40:00Z">
              <w:rPr>
                <w:rFonts w:ascii="Times New Roman" w:hAnsi="Times New Roman" w:cs="Times New Roman"/>
              </w:rPr>
            </w:rPrChange>
          </w:rPr>
          <w:t>Notes:</w:t>
        </w:r>
      </w:ins>
      <w:ins w:id="563" w:author="charlaynew" w:date="2026-10-29T20:38:00Z" w16du:dateUtc="2026-10-29T20:38:09Z">
        <w:r w:rsidRPr="52705BCE">
          <w:rPr>
            <w:rFonts w:ascii="Times New Roman" w:hAnsi="Times New Roman" w:cs="Times New Roman"/>
            <w:i/>
            <w:sz w:val="20"/>
            <w:szCs w:val="20"/>
            <w:rPrChange w:id="564" w:author="charlaynew" w:date="2026-10-29T21:40:00Z" w16du:dateUtc="2026-10-29T20:40:00Z">
              <w:rPr>
                <w:rFonts w:ascii="Times New Roman" w:hAnsi="Times New Roman" w:cs="Times New Roman"/>
              </w:rPr>
            </w:rPrChange>
          </w:rPr>
          <w:t xml:space="preserve"> </w:t>
        </w:r>
        <w:r w:rsidRPr="52705BCE">
          <w:rPr>
            <w:rFonts w:ascii="Times New Roman" w:hAnsi="Times New Roman" w:cs="Times New Roman"/>
            <w:sz w:val="20"/>
            <w:szCs w:val="20"/>
          </w:rPr>
          <w:t>The figure covers the 217</w:t>
        </w:r>
      </w:ins>
      <w:ins w:id="565" w:author="charlaynew" w:date="2026-10-29T20:38:00Z" w16du:dateUtc="2026-10-29T20:38:20Z">
        <w:r w:rsidRPr="52705BCE">
          <w:rPr>
            <w:rFonts w:ascii="Times New Roman" w:hAnsi="Times New Roman" w:cs="Times New Roman"/>
            <w:sz w:val="20"/>
            <w:szCs w:val="20"/>
          </w:rPr>
          <w:t xml:space="preserve"> journals with more than 20 papers</w:t>
        </w:r>
      </w:ins>
      <w:ins w:id="566" w:author="charlaynew" w:date="2026-10-29T20:38:00Z" w16du:dateUtc="2026-10-29T20:38:31Z">
        <w:r w:rsidRPr="52705BCE">
          <w:rPr>
            <w:rFonts w:ascii="Times New Roman" w:hAnsi="Times New Roman" w:cs="Times New Roman"/>
            <w:sz w:val="20"/>
            <w:szCs w:val="20"/>
          </w:rPr>
          <w:t xml:space="preserve"> in the Challenge data set, </w:t>
        </w:r>
      </w:ins>
      <w:ins w:id="567" w:author="charlaynew" w:date="2026-10-29T20:38:00Z" w16du:dateUtc="2026-10-29T20:38:39Z">
        <w:r w:rsidRPr="52705BCE">
          <w:rPr>
            <w:rFonts w:ascii="Times New Roman" w:hAnsi="Times New Roman" w:cs="Times New Roman"/>
            <w:sz w:val="20"/>
            <w:szCs w:val="20"/>
          </w:rPr>
          <w:t xml:space="preserve">based on papers </w:t>
        </w:r>
      </w:ins>
      <w:ins w:id="568" w:author="charlaynew" w:date="2026-10-29T20:38:00Z" w16du:dateUtc="2026-10-29T20:38:52Z">
        <w:r w:rsidRPr="52705BCE">
          <w:rPr>
            <w:rFonts w:ascii="Times New Roman" w:hAnsi="Times New Roman" w:cs="Times New Roman"/>
            <w:sz w:val="20"/>
            <w:szCs w:val="20"/>
          </w:rPr>
          <w:t>published in 2024</w:t>
        </w:r>
        <w:r w:rsidR="4AD59AD5" w:rsidRPr="52705BCE">
          <w:rPr>
            <w:rFonts w:ascii="Times New Roman" w:hAnsi="Times New Roman" w:cs="Times New Roman"/>
            <w:sz w:val="20"/>
            <w:szCs w:val="20"/>
          </w:rPr>
          <w:t xml:space="preserve">. </w:t>
        </w:r>
      </w:ins>
      <w:ins w:id="569" w:author="charlaynew" w:date="2026-10-29T20:38:00Z" w16du:dateUtc="2026-10-29T20:38:59Z">
        <w:r w:rsidR="4AD59AD5" w:rsidRPr="52705BCE">
          <w:rPr>
            <w:rFonts w:ascii="Times New Roman" w:hAnsi="Times New Roman" w:cs="Times New Roman"/>
            <w:sz w:val="20"/>
            <w:szCs w:val="20"/>
          </w:rPr>
          <w:t xml:space="preserve">SRJ is shown on </w:t>
        </w:r>
      </w:ins>
      <w:ins w:id="570" w:author="charlaynew" w:date="2026-10-29T20:39:00Z" w16du:dateUtc="2026-10-29T20:39:04Z">
        <w:r w:rsidR="4AD59AD5" w:rsidRPr="52705BCE">
          <w:rPr>
            <w:rFonts w:ascii="Times New Roman" w:hAnsi="Times New Roman" w:cs="Times New Roman"/>
            <w:sz w:val="20"/>
            <w:szCs w:val="20"/>
          </w:rPr>
          <w:t xml:space="preserve">a log scale. </w:t>
        </w:r>
      </w:ins>
      <w:ins w:id="571" w:author="charlaynew" w:date="2026-10-29T20:39:00Z" w16du:dateUtc="2026-10-29T20:39:26Z">
        <w:r w:rsidR="4AD59AD5" w:rsidRPr="52705BCE">
          <w:rPr>
            <w:rFonts w:ascii="Times New Roman" w:hAnsi="Times New Roman" w:cs="Times New Roman"/>
            <w:sz w:val="20"/>
            <w:szCs w:val="20"/>
          </w:rPr>
          <w:t>Selected journals are highlighted and labeled.</w:t>
        </w:r>
      </w:ins>
      <w:ins w:id="572" w:author="charlaynew" w:date="2026-10-29T20:39:00Z" w16du:dateUtc="2026-10-29T20:39:35Z">
        <w:r w:rsidR="4AD59AD5" w:rsidRPr="52705BCE">
          <w:rPr>
            <w:rFonts w:ascii="Times New Roman" w:hAnsi="Times New Roman" w:cs="Times New Roman"/>
            <w:sz w:val="20"/>
            <w:szCs w:val="20"/>
          </w:rPr>
          <w:t xml:space="preserve"> </w:t>
        </w:r>
      </w:ins>
      <w:ins w:id="573" w:author="charlaynew" w:date="2026-10-29T20:39:00Z" w16du:dateUtc="2026-10-29T20:39:47Z">
        <w:r w:rsidR="4AD59AD5" w:rsidRPr="52705BCE">
          <w:rPr>
            <w:rFonts w:ascii="Times New Roman" w:hAnsi="Times New Roman" w:cs="Times New Roman"/>
            <w:sz w:val="20"/>
            <w:szCs w:val="20"/>
          </w:rPr>
          <w:t xml:space="preserve">The dashed line shows the linear trend </w:t>
        </w:r>
      </w:ins>
      <w:ins w:id="574" w:author="charlaynew" w:date="2026-10-29T20:39:00Z" w16du:dateUtc="2026-10-29T20:39:59Z">
        <w:r w:rsidR="6DA8409B" w:rsidRPr="52705BCE">
          <w:rPr>
            <w:rFonts w:ascii="Times New Roman" w:hAnsi="Times New Roman" w:cs="Times New Roman"/>
            <w:sz w:val="20"/>
            <w:szCs w:val="20"/>
          </w:rPr>
          <w:t>(</w:t>
        </w:r>
      </w:ins>
      <w:ins w:id="575" w:author="charlaynew" w:date="2026-10-29T20:40:00Z" w16du:dateUtc="2026-10-29T20:40:16Z">
        <w:r w:rsidR="6DA8409B" w:rsidRPr="52705BCE">
          <w:rPr>
            <w:rFonts w:ascii="Times New Roman" w:hAnsi="Times New Roman" w:cs="Times New Roman"/>
            <w:i/>
            <w:sz w:val="20"/>
            <w:szCs w:val="20"/>
            <w:rPrChange w:id="576" w:author="charlaynew" w:date="2026-10-29T21:40:00Z" w16du:dateUtc="2026-10-29T20:40:00Z">
              <w:rPr>
                <w:rFonts w:ascii="Times New Roman" w:hAnsi="Times New Roman" w:cs="Times New Roman"/>
              </w:rPr>
            </w:rPrChange>
          </w:rPr>
          <w:t>r</w:t>
        </w:r>
        <w:r w:rsidR="6DA8409B" w:rsidRPr="52705BCE">
          <w:rPr>
            <w:rFonts w:ascii="Times New Roman" w:hAnsi="Times New Roman" w:cs="Times New Roman"/>
            <w:sz w:val="20"/>
            <w:szCs w:val="20"/>
          </w:rPr>
          <w:t xml:space="preserve"> = 0.73</w:t>
        </w:r>
      </w:ins>
      <w:ins w:id="577" w:author="charlaynew" w:date="2026-10-29T20:40:00Z" w16du:dateUtc="2026-10-29T20:40:24Z">
        <w:r w:rsidR="6DA8409B" w:rsidRPr="52705BCE">
          <w:rPr>
            <w:rFonts w:ascii="Times New Roman" w:hAnsi="Times New Roman" w:cs="Times New Roman"/>
            <w:sz w:val="20"/>
            <w:szCs w:val="20"/>
          </w:rPr>
          <w:t>).</w:t>
        </w:r>
      </w:ins>
    </w:p>
    <w:p w14:paraId="483104E4" w14:textId="77777777" w:rsidR="003A1940" w:rsidRDefault="003A1940" w:rsidP="008B138A">
      <w:pPr>
        <w:spacing w:after="100" w:line="480" w:lineRule="auto"/>
        <w:jc w:val="both"/>
        <w:rPr>
          <w:rFonts w:ascii="Times New Roman" w:hAnsi="Times New Roman" w:cs="Times New Roman"/>
          <w:sz w:val="24"/>
          <w:szCs w:val="24"/>
        </w:rPr>
      </w:pPr>
    </w:p>
    <w:p w14:paraId="7064EA3C" w14:textId="4458BA70" w:rsidR="00396531" w:rsidRPr="0062160B" w:rsidRDefault="00CC45E0">
      <w:pPr>
        <w:spacing w:after="100" w:line="480" w:lineRule="auto"/>
        <w:ind w:firstLine="708"/>
        <w:jc w:val="both"/>
        <w:rPr>
          <w:rFonts w:ascii="Times New Roman" w:hAnsi="Times New Roman" w:cs="Times New Roman"/>
          <w:sz w:val="24"/>
          <w:szCs w:val="24"/>
        </w:rPr>
        <w:pPrChange w:id="578" w:author="charlaynew" w:date="2026-10-29T21:59:00Z" w16du:dateUtc="2026-10-29T20:59:00Z">
          <w:pPr>
            <w:spacing w:after="100" w:line="480" w:lineRule="auto"/>
            <w:jc w:val="both"/>
          </w:pPr>
        </w:pPrChange>
      </w:pPr>
      <w:r w:rsidRPr="0062160B">
        <w:rPr>
          <w:rFonts w:ascii="Times New Roman" w:hAnsi="Times New Roman" w:cs="Times New Roman"/>
          <w:sz w:val="24"/>
          <w:szCs w:val="24"/>
        </w:rPr>
        <w:t>At the journal level, the average novelty score and SJR are strongly correlated (</w:t>
      </w:r>
      <w:r w:rsidRPr="3D7E0C0A">
        <w:rPr>
          <w:rFonts w:ascii="Times New Roman" w:hAnsi="Times New Roman" w:cs="Times New Roman"/>
          <w:i/>
          <w:sz w:val="24"/>
          <w:szCs w:val="24"/>
          <w:rPrChange w:id="579" w:author="charlaynew" w:date="2026-10-29T21:41:00Z" w16du:dateUtc="2026-10-29T20:41:00Z">
            <w:rPr>
              <w:rFonts w:ascii="Times New Roman" w:hAnsi="Times New Roman" w:cs="Times New Roman"/>
              <w:sz w:val="24"/>
              <w:szCs w:val="24"/>
            </w:rPr>
          </w:rPrChange>
        </w:rPr>
        <w:t>r</w:t>
      </w:r>
      <w:r w:rsidRPr="0062160B">
        <w:rPr>
          <w:rFonts w:ascii="Times New Roman" w:hAnsi="Times New Roman" w:cs="Times New Roman"/>
          <w:sz w:val="24"/>
          <w:szCs w:val="24"/>
        </w:rPr>
        <w:t xml:space="preserve"> = 0.73). </w:t>
      </w:r>
      <w:r w:rsidR="004809EE">
        <w:rPr>
          <w:rFonts w:ascii="Times New Roman" w:hAnsi="Times New Roman" w:cs="Times New Roman"/>
          <w:sz w:val="24"/>
          <w:szCs w:val="24"/>
        </w:rPr>
        <w:t>There are two possible explanations</w:t>
      </w:r>
      <w:r w:rsidR="00D2577A" w:rsidRPr="0062160B">
        <w:rPr>
          <w:rFonts w:ascii="Times New Roman" w:hAnsi="Times New Roman" w:cs="Times New Roman"/>
          <w:sz w:val="24"/>
          <w:szCs w:val="24"/>
        </w:rPr>
        <w:t>. LENS m</w:t>
      </w:r>
      <w:r w:rsidR="0048223F">
        <w:rPr>
          <w:rFonts w:ascii="Times New Roman" w:hAnsi="Times New Roman" w:cs="Times New Roman"/>
          <w:sz w:val="24"/>
          <w:szCs w:val="24"/>
        </w:rPr>
        <w:t>ight</w:t>
      </w:r>
      <w:r w:rsidR="00D2577A" w:rsidRPr="0062160B">
        <w:rPr>
          <w:rFonts w:ascii="Times New Roman" w:hAnsi="Times New Roman" w:cs="Times New Roman"/>
          <w:sz w:val="24"/>
          <w:szCs w:val="24"/>
        </w:rPr>
        <w:t xml:space="preserve"> use the venue as a shortcut to prestige, or it may recover from the content the same quality signal that peer review produced when the journals selected these papers. </w:t>
      </w:r>
      <w:r w:rsidR="00282D58" w:rsidRPr="0062160B">
        <w:rPr>
          <w:rFonts w:ascii="Times New Roman" w:hAnsi="Times New Roman" w:cs="Times New Roman"/>
          <w:sz w:val="24"/>
          <w:szCs w:val="24"/>
        </w:rPr>
        <w:t xml:space="preserve">To </w:t>
      </w:r>
      <w:r w:rsidR="00AB685C">
        <w:rPr>
          <w:rFonts w:ascii="Times New Roman" w:hAnsi="Times New Roman" w:cs="Times New Roman"/>
          <w:sz w:val="24"/>
          <w:szCs w:val="24"/>
        </w:rPr>
        <w:t>distinguish the two</w:t>
      </w:r>
      <w:r w:rsidR="004C348D" w:rsidRPr="0062160B">
        <w:rPr>
          <w:rFonts w:ascii="Times New Roman" w:hAnsi="Times New Roman" w:cs="Times New Roman"/>
          <w:sz w:val="24"/>
          <w:szCs w:val="24"/>
        </w:rPr>
        <w:t xml:space="preserve">, </w:t>
      </w:r>
      <w:r w:rsidR="00282D58" w:rsidRPr="0062160B">
        <w:rPr>
          <w:rFonts w:ascii="Times New Roman" w:hAnsi="Times New Roman" w:cs="Times New Roman"/>
          <w:sz w:val="24"/>
          <w:szCs w:val="24"/>
        </w:rPr>
        <w:t>an ablation study</w:t>
      </w:r>
      <w:r w:rsidR="00C551F4" w:rsidRPr="0062160B">
        <w:rPr>
          <w:rFonts w:ascii="Times New Roman" w:hAnsi="Times New Roman" w:cs="Times New Roman"/>
          <w:sz w:val="24"/>
          <w:szCs w:val="24"/>
        </w:rPr>
        <w:t xml:space="preserve"> </w:t>
      </w:r>
      <w:r w:rsidR="00F24A81" w:rsidRPr="0062160B">
        <w:rPr>
          <w:rFonts w:ascii="Times New Roman" w:hAnsi="Times New Roman" w:cs="Times New Roman"/>
          <w:sz w:val="24"/>
          <w:szCs w:val="24"/>
        </w:rPr>
        <w:t xml:space="preserve">was conducted, </w:t>
      </w:r>
      <w:r w:rsidR="005213BB">
        <w:rPr>
          <w:rFonts w:ascii="Times New Roman" w:hAnsi="Times New Roman" w:cs="Times New Roman"/>
          <w:sz w:val="24"/>
          <w:szCs w:val="24"/>
        </w:rPr>
        <w:t xml:space="preserve">in which the </w:t>
      </w:r>
      <w:r w:rsidR="005B20FC">
        <w:rPr>
          <w:rFonts w:ascii="Times New Roman" w:hAnsi="Times New Roman" w:cs="Times New Roman"/>
          <w:sz w:val="24"/>
          <w:szCs w:val="24"/>
        </w:rPr>
        <w:t xml:space="preserve">venue information was removed from the input. On the same 100-paper </w:t>
      </w:r>
      <w:r w:rsidR="0072229B">
        <w:rPr>
          <w:rFonts w:ascii="Times New Roman" w:hAnsi="Times New Roman" w:cs="Times New Roman"/>
          <w:sz w:val="24"/>
          <w:szCs w:val="24"/>
        </w:rPr>
        <w:t xml:space="preserve">subset as used in Section </w:t>
      </w:r>
      <w:r w:rsidR="000F35D0">
        <w:rPr>
          <w:rFonts w:ascii="Times New Roman" w:hAnsi="Times New Roman" w:cs="Times New Roman"/>
          <w:sz w:val="24"/>
          <w:szCs w:val="24"/>
        </w:rPr>
        <w:t>S.9</w:t>
      </w:r>
      <w:r w:rsidR="0072229B">
        <w:rPr>
          <w:rFonts w:ascii="Times New Roman" w:hAnsi="Times New Roman" w:cs="Times New Roman"/>
          <w:sz w:val="24"/>
          <w:szCs w:val="24"/>
        </w:rPr>
        <w:t>, the scores for both input conditions differe</w:t>
      </w:r>
      <w:r w:rsidR="0009336F">
        <w:rPr>
          <w:rFonts w:ascii="Times New Roman" w:hAnsi="Times New Roman" w:cs="Times New Roman"/>
          <w:sz w:val="24"/>
          <w:szCs w:val="24"/>
        </w:rPr>
        <w:t>d only by 0.4 points</w:t>
      </w:r>
      <w:r w:rsidR="00F73DDA">
        <w:rPr>
          <w:rFonts w:ascii="Times New Roman" w:hAnsi="Times New Roman" w:cs="Times New Roman"/>
          <w:sz w:val="24"/>
          <w:szCs w:val="24"/>
        </w:rPr>
        <w:t xml:space="preserve">, </w:t>
      </w:r>
      <w:commentRangeStart w:id="580"/>
      <w:r w:rsidR="00F73DDA">
        <w:rPr>
          <w:rFonts w:ascii="Times New Roman" w:hAnsi="Times New Roman" w:cs="Times New Roman"/>
          <w:sz w:val="24"/>
          <w:szCs w:val="24"/>
        </w:rPr>
        <w:t>well below the run-to-run variation</w:t>
      </w:r>
      <w:commentRangeEnd w:id="580"/>
      <w:r w:rsidR="00D96251">
        <w:rPr>
          <w:rStyle w:val="CommentReference"/>
          <w:rFonts w:ascii="Times New Roman" w:hAnsi="Times New Roman" w:cs="Times New Roman"/>
          <w:sz w:val="24"/>
          <w:szCs w:val="24"/>
        </w:rPr>
        <w:commentReference w:id="580"/>
      </w:r>
      <w:r w:rsidR="009165B4">
        <w:rPr>
          <w:rFonts w:ascii="Times New Roman" w:hAnsi="Times New Roman" w:cs="Times New Roman"/>
          <w:sz w:val="24"/>
          <w:szCs w:val="24"/>
        </w:rPr>
        <w:t xml:space="preserve"> </w:t>
      </w:r>
      <w:r w:rsidR="00AE361B">
        <w:rPr>
          <w:rFonts w:ascii="Times New Roman" w:hAnsi="Times New Roman" w:cs="Times New Roman"/>
          <w:sz w:val="24"/>
          <w:szCs w:val="24"/>
        </w:rPr>
        <w:t>of around 2 points</w:t>
      </w:r>
      <w:r w:rsidR="00F73DDA">
        <w:rPr>
          <w:rFonts w:ascii="Times New Roman" w:hAnsi="Times New Roman" w:cs="Times New Roman"/>
          <w:sz w:val="24"/>
          <w:szCs w:val="24"/>
        </w:rPr>
        <w:t>.</w:t>
      </w:r>
      <w:r w:rsidR="005D02B3" w:rsidRPr="0062160B">
        <w:rPr>
          <w:rFonts w:ascii="Times New Roman" w:hAnsi="Times New Roman" w:cs="Times New Roman"/>
          <w:sz w:val="24"/>
          <w:szCs w:val="24"/>
        </w:rPr>
        <w:t xml:space="preserve"> </w:t>
      </w:r>
      <w:commentRangeStart w:id="581"/>
      <w:commentRangeStart w:id="582"/>
      <w:commentRangeStart w:id="583"/>
      <w:r w:rsidR="00D2577A" w:rsidRPr="0062160B">
        <w:rPr>
          <w:rFonts w:ascii="Times New Roman" w:hAnsi="Times New Roman" w:cs="Times New Roman"/>
          <w:sz w:val="24"/>
          <w:szCs w:val="24"/>
        </w:rPr>
        <w:t>The correlation therefore</w:t>
      </w:r>
      <w:r w:rsidR="00134EDA">
        <w:rPr>
          <w:rFonts w:ascii="Times New Roman" w:hAnsi="Times New Roman" w:cs="Times New Roman"/>
          <w:sz w:val="24"/>
          <w:szCs w:val="24"/>
        </w:rPr>
        <w:t xml:space="preserve"> likely</w:t>
      </w:r>
      <w:r w:rsidR="00D2577A" w:rsidRPr="0062160B">
        <w:rPr>
          <w:rFonts w:ascii="Times New Roman" w:hAnsi="Times New Roman" w:cs="Times New Roman"/>
          <w:sz w:val="24"/>
          <w:szCs w:val="24"/>
        </w:rPr>
        <w:t xml:space="preserve"> arises from the</w:t>
      </w:r>
      <w:r w:rsidR="00134EDA">
        <w:rPr>
          <w:rFonts w:ascii="Times New Roman" w:hAnsi="Times New Roman" w:cs="Times New Roman"/>
          <w:sz w:val="24"/>
          <w:szCs w:val="24"/>
        </w:rPr>
        <w:t xml:space="preserve"> analysis of the</w:t>
      </w:r>
      <w:r w:rsidR="00D2577A" w:rsidRPr="0062160B">
        <w:rPr>
          <w:rFonts w:ascii="Times New Roman" w:hAnsi="Times New Roman" w:cs="Times New Roman"/>
          <w:sz w:val="24"/>
          <w:szCs w:val="24"/>
        </w:rPr>
        <w:t xml:space="preserve"> content of the papers rather than from venue</w:t>
      </w:r>
      <w:r w:rsidR="007E1B72" w:rsidRPr="0062160B">
        <w:rPr>
          <w:rFonts w:ascii="Times New Roman" w:hAnsi="Times New Roman" w:cs="Times New Roman"/>
          <w:sz w:val="24"/>
          <w:szCs w:val="24"/>
        </w:rPr>
        <w:t xml:space="preserve">-driven </w:t>
      </w:r>
      <w:r w:rsidR="007D1081">
        <w:rPr>
          <w:rFonts w:ascii="Times New Roman" w:hAnsi="Times New Roman" w:cs="Times New Roman"/>
          <w:sz w:val="24"/>
          <w:szCs w:val="24"/>
        </w:rPr>
        <w:t xml:space="preserve">status </w:t>
      </w:r>
      <w:r w:rsidR="007E1B72" w:rsidRPr="0062160B">
        <w:rPr>
          <w:rFonts w:ascii="Times New Roman" w:hAnsi="Times New Roman" w:cs="Times New Roman"/>
          <w:sz w:val="24"/>
          <w:szCs w:val="24"/>
        </w:rPr>
        <w:t>spillovers</w:t>
      </w:r>
      <w:commentRangeEnd w:id="582"/>
      <w:r w:rsidR="006F20BF">
        <w:rPr>
          <w:rStyle w:val="CommentReference"/>
          <w:rFonts w:ascii="Times New Roman" w:hAnsi="Times New Roman" w:cs="Times New Roman"/>
          <w:sz w:val="24"/>
          <w:szCs w:val="24"/>
        </w:rPr>
        <w:commentReference w:id="582"/>
      </w:r>
      <w:commentRangeEnd w:id="583"/>
      <w:r>
        <w:rPr>
          <w:rStyle w:val="CommentReference"/>
          <w:rFonts w:ascii="Times New Roman" w:hAnsi="Times New Roman" w:cs="Times New Roman"/>
          <w:sz w:val="24"/>
          <w:szCs w:val="24"/>
        </w:rPr>
        <w:commentReference w:id="583"/>
      </w:r>
      <w:commentRangeEnd w:id="581"/>
      <w:r w:rsidR="00F836DB">
        <w:rPr>
          <w:rStyle w:val="CommentReference"/>
          <w:rFonts w:ascii="Times New Roman" w:hAnsi="Times New Roman" w:cs="Times New Roman"/>
          <w:sz w:val="24"/>
          <w:szCs w:val="24"/>
        </w:rPr>
        <w:commentReference w:id="581"/>
      </w:r>
      <w:r w:rsidR="003150B3">
        <w:rPr>
          <w:rFonts w:ascii="Times New Roman" w:hAnsi="Times New Roman" w:cs="Times New Roman"/>
          <w:sz w:val="24"/>
          <w:szCs w:val="24"/>
        </w:rPr>
        <w:t xml:space="preserve">, </w:t>
      </w:r>
      <w:r w:rsidR="00B66DF4">
        <w:rPr>
          <w:rFonts w:ascii="Times New Roman" w:hAnsi="Times New Roman" w:cs="Times New Roman"/>
          <w:sz w:val="24"/>
          <w:szCs w:val="24"/>
        </w:rPr>
        <w:t>suggesting</w:t>
      </w:r>
      <w:r w:rsidR="00C96823">
        <w:rPr>
          <w:rFonts w:ascii="Times New Roman" w:hAnsi="Times New Roman" w:cs="Times New Roman"/>
          <w:sz w:val="24"/>
          <w:szCs w:val="24"/>
        </w:rPr>
        <w:t xml:space="preserve"> that</w:t>
      </w:r>
      <w:r w:rsidR="003150B3">
        <w:rPr>
          <w:rFonts w:ascii="Times New Roman" w:hAnsi="Times New Roman" w:cs="Times New Roman"/>
          <w:sz w:val="24"/>
          <w:szCs w:val="24"/>
        </w:rPr>
        <w:t xml:space="preserve"> LENSE</w:t>
      </w:r>
      <w:r w:rsidR="00F44950">
        <w:rPr>
          <w:rFonts w:ascii="Times New Roman" w:hAnsi="Times New Roman" w:cs="Times New Roman"/>
          <w:sz w:val="24"/>
          <w:szCs w:val="24"/>
        </w:rPr>
        <w:t xml:space="preserve"> </w:t>
      </w:r>
      <w:r w:rsidR="00E64C81">
        <w:rPr>
          <w:rFonts w:ascii="Times New Roman" w:hAnsi="Times New Roman" w:cs="Times New Roman"/>
          <w:sz w:val="24"/>
          <w:szCs w:val="24"/>
        </w:rPr>
        <w:t>captures</w:t>
      </w:r>
      <w:r w:rsidR="00F44950">
        <w:rPr>
          <w:rFonts w:ascii="Times New Roman" w:hAnsi="Times New Roman" w:cs="Times New Roman"/>
          <w:sz w:val="24"/>
          <w:szCs w:val="24"/>
        </w:rPr>
        <w:t xml:space="preserve"> quality signals </w:t>
      </w:r>
      <w:r w:rsidR="00E64C81">
        <w:rPr>
          <w:rFonts w:ascii="Times New Roman" w:hAnsi="Times New Roman" w:cs="Times New Roman"/>
          <w:sz w:val="24"/>
          <w:szCs w:val="24"/>
        </w:rPr>
        <w:t>similar to those  that guide the selection of papers by journals</w:t>
      </w:r>
      <w:r w:rsidR="00E67DBB">
        <w:rPr>
          <w:rFonts w:ascii="Times New Roman" w:hAnsi="Times New Roman" w:cs="Times New Roman"/>
          <w:sz w:val="24"/>
          <w:szCs w:val="24"/>
        </w:rPr>
        <w:t>.</w:t>
      </w:r>
      <w:r w:rsidR="000C669F">
        <w:rPr>
          <w:rFonts w:ascii="Times New Roman" w:hAnsi="Times New Roman" w:cs="Times New Roman"/>
          <w:sz w:val="24"/>
          <w:szCs w:val="24"/>
        </w:rPr>
        <w:t xml:space="preserve"> </w:t>
      </w:r>
      <w:r w:rsidR="00A72D86" w:rsidRPr="00A72D86">
        <w:rPr>
          <w:rFonts w:ascii="Times New Roman" w:hAnsi="Times New Roman" w:cs="Times New Roman"/>
          <w:sz w:val="24"/>
          <w:szCs w:val="24"/>
        </w:rPr>
        <w:t>This makes LENS a candidate tool to support, not replace, editorial screening, once its robustness against gaming has been tested (Section S.12).</w:t>
      </w:r>
      <w:r w:rsidR="00A72D86">
        <w:rPr>
          <w:rFonts w:ascii="Times New Roman" w:hAnsi="Times New Roman" w:cs="Times New Roman"/>
          <w:sz w:val="24"/>
          <w:szCs w:val="24"/>
        </w:rPr>
        <w:t xml:space="preserve"> </w:t>
      </w:r>
      <w:r w:rsidR="00B917C9">
        <w:rPr>
          <w:rFonts w:ascii="Times New Roman" w:hAnsi="Times New Roman" w:cs="Times New Roman"/>
          <w:sz w:val="24"/>
          <w:szCs w:val="24"/>
        </w:rPr>
        <w:t>However, the ablation cannot fully rule out venue effects</w:t>
      </w:r>
      <w:r w:rsidR="00C1382D">
        <w:rPr>
          <w:rFonts w:ascii="Times New Roman" w:hAnsi="Times New Roman" w:cs="Times New Roman"/>
          <w:sz w:val="24"/>
          <w:szCs w:val="24"/>
        </w:rPr>
        <w:t>, because the model may infer the venue from memory</w:t>
      </w:r>
      <w:r w:rsidR="003F26B7">
        <w:rPr>
          <w:rFonts w:ascii="Times New Roman" w:hAnsi="Times New Roman" w:cs="Times New Roman"/>
          <w:sz w:val="24"/>
          <w:szCs w:val="24"/>
        </w:rPr>
        <w:t xml:space="preserve"> </w:t>
      </w:r>
      <w:r w:rsidR="00C53534">
        <w:rPr>
          <w:rFonts w:ascii="Times New Roman" w:hAnsi="Times New Roman" w:cs="Times New Roman"/>
          <w:sz w:val="24"/>
          <w:szCs w:val="24"/>
        </w:rPr>
        <w:t>(as might human experts)</w:t>
      </w:r>
      <w:r w:rsidR="003F26B7">
        <w:rPr>
          <w:rFonts w:ascii="Times New Roman" w:hAnsi="Times New Roman" w:cs="Times New Roman"/>
          <w:sz w:val="24"/>
          <w:szCs w:val="24"/>
        </w:rPr>
        <w:t>.</w:t>
      </w:r>
    </w:p>
    <w:p w14:paraId="6A7B0012" w14:textId="4A8A73B5" w:rsidR="00396531" w:rsidRPr="0062160B" w:rsidRDefault="00D2577A" w:rsidP="008E7606">
      <w:pPr>
        <w:spacing w:after="100" w:line="480" w:lineRule="auto"/>
        <w:ind w:firstLine="706"/>
        <w:jc w:val="both"/>
        <w:rPr>
          <w:rFonts w:ascii="Times New Roman" w:hAnsi="Times New Roman" w:cs="Times New Roman"/>
          <w:sz w:val="24"/>
          <w:szCs w:val="24"/>
        </w:rPr>
      </w:pPr>
      <w:commentRangeStart w:id="584"/>
      <w:r w:rsidRPr="0062160B">
        <w:rPr>
          <w:rFonts w:ascii="Times New Roman" w:hAnsi="Times New Roman" w:cs="Times New Roman"/>
          <w:sz w:val="24"/>
          <w:szCs w:val="24"/>
        </w:rPr>
        <w:t xml:space="preserve">Journal </w:t>
      </w:r>
      <w:r w:rsidR="003F26B7">
        <w:rPr>
          <w:rFonts w:ascii="Times New Roman" w:hAnsi="Times New Roman" w:cs="Times New Roman"/>
          <w:sz w:val="24"/>
          <w:szCs w:val="24"/>
        </w:rPr>
        <w:t xml:space="preserve">rank </w:t>
      </w:r>
      <w:r w:rsidR="00A959F9" w:rsidRPr="0062160B">
        <w:rPr>
          <w:rFonts w:ascii="Times New Roman" w:hAnsi="Times New Roman" w:cs="Times New Roman"/>
          <w:sz w:val="24"/>
          <w:szCs w:val="24"/>
        </w:rPr>
        <w:t>remains an inadequate substitute for</w:t>
      </w:r>
      <w:r w:rsidRPr="0062160B">
        <w:rPr>
          <w:rFonts w:ascii="Times New Roman" w:hAnsi="Times New Roman" w:cs="Times New Roman"/>
          <w:sz w:val="24"/>
          <w:szCs w:val="24"/>
        </w:rPr>
        <w:t xml:space="preserve"> </w:t>
      </w:r>
      <w:r w:rsidR="00DB1720" w:rsidRPr="0062160B">
        <w:rPr>
          <w:rFonts w:ascii="Times New Roman" w:hAnsi="Times New Roman" w:cs="Times New Roman"/>
          <w:sz w:val="24"/>
          <w:szCs w:val="24"/>
        </w:rPr>
        <w:t>a novelty indicator</w:t>
      </w:r>
      <w:r w:rsidR="00A959F9" w:rsidRPr="0062160B">
        <w:rPr>
          <w:rFonts w:ascii="Times New Roman" w:hAnsi="Times New Roman" w:cs="Times New Roman"/>
          <w:sz w:val="24"/>
          <w:szCs w:val="24"/>
        </w:rPr>
        <w:t>:</w:t>
      </w:r>
      <w:r w:rsidR="00DB1720" w:rsidRPr="0062160B">
        <w:rPr>
          <w:rFonts w:ascii="Times New Roman" w:hAnsi="Times New Roman" w:cs="Times New Roman"/>
          <w:sz w:val="24"/>
          <w:szCs w:val="24"/>
        </w:rPr>
        <w:t xml:space="preserve"> </w:t>
      </w:r>
      <w:r w:rsidR="00D4753A" w:rsidRPr="0062160B">
        <w:rPr>
          <w:rFonts w:ascii="Times New Roman" w:hAnsi="Times New Roman" w:cs="Times New Roman"/>
          <w:sz w:val="24"/>
          <w:szCs w:val="24"/>
        </w:rPr>
        <w:t xml:space="preserve">(1) </w:t>
      </w:r>
      <w:commentRangeStart w:id="585"/>
      <w:r w:rsidR="00C53534">
        <w:rPr>
          <w:rFonts w:ascii="Times New Roman" w:hAnsi="Times New Roman" w:cs="Times New Roman"/>
          <w:sz w:val="24"/>
          <w:szCs w:val="24"/>
        </w:rPr>
        <w:t>I</w:t>
      </w:r>
      <w:r w:rsidR="00DB7624" w:rsidRPr="0062160B">
        <w:rPr>
          <w:rFonts w:ascii="Times New Roman" w:hAnsi="Times New Roman" w:cs="Times New Roman"/>
          <w:sz w:val="24"/>
          <w:szCs w:val="24"/>
        </w:rPr>
        <w:t xml:space="preserve">t </w:t>
      </w:r>
      <w:r w:rsidR="00A959F9" w:rsidRPr="0062160B">
        <w:rPr>
          <w:rFonts w:ascii="Times New Roman" w:hAnsi="Times New Roman" w:cs="Times New Roman"/>
          <w:sz w:val="24"/>
          <w:szCs w:val="24"/>
        </w:rPr>
        <w:t>captures more than</w:t>
      </w:r>
      <w:r w:rsidR="00CB36C2" w:rsidRPr="0062160B">
        <w:rPr>
          <w:rFonts w:ascii="Times New Roman" w:hAnsi="Times New Roman" w:cs="Times New Roman"/>
          <w:sz w:val="24"/>
          <w:szCs w:val="24"/>
        </w:rPr>
        <w:t xml:space="preserve"> novelty </w:t>
      </w:r>
      <w:r w:rsidR="00A959F9" w:rsidRPr="0062160B">
        <w:rPr>
          <w:rFonts w:ascii="Times New Roman" w:hAnsi="Times New Roman" w:cs="Times New Roman"/>
          <w:sz w:val="24"/>
          <w:szCs w:val="24"/>
        </w:rPr>
        <w:t>alone</w:t>
      </w:r>
      <w:commentRangeEnd w:id="585"/>
      <w:r w:rsidR="00C53534" w:rsidRPr="0062160B">
        <w:rPr>
          <w:rStyle w:val="CommentReference"/>
          <w:rFonts w:ascii="Times New Roman" w:hAnsi="Times New Roman" w:cs="Times New Roman"/>
          <w:sz w:val="24"/>
          <w:szCs w:val="24"/>
        </w:rPr>
        <w:commentReference w:id="585"/>
      </w:r>
      <w:r w:rsidR="00D4753A" w:rsidRPr="0062160B">
        <w:rPr>
          <w:rFonts w:ascii="Times New Roman" w:hAnsi="Times New Roman" w:cs="Times New Roman"/>
          <w:sz w:val="24"/>
          <w:szCs w:val="24"/>
        </w:rPr>
        <w:t xml:space="preserve">; (2) </w:t>
      </w:r>
      <w:r w:rsidR="00C53534">
        <w:rPr>
          <w:rFonts w:ascii="Times New Roman" w:hAnsi="Times New Roman" w:cs="Times New Roman"/>
          <w:sz w:val="24"/>
          <w:szCs w:val="24"/>
        </w:rPr>
        <w:t>N</w:t>
      </w:r>
      <w:r w:rsidR="00184061" w:rsidRPr="0062160B">
        <w:rPr>
          <w:rFonts w:ascii="Times New Roman" w:hAnsi="Times New Roman" w:cs="Times New Roman"/>
          <w:sz w:val="24"/>
          <w:szCs w:val="24"/>
        </w:rPr>
        <w:t xml:space="preserve">ovelty </w:t>
      </w:r>
      <w:r w:rsidR="00A959F9" w:rsidRPr="0062160B">
        <w:rPr>
          <w:rFonts w:ascii="Times New Roman" w:hAnsi="Times New Roman" w:cs="Times New Roman"/>
          <w:sz w:val="24"/>
          <w:szCs w:val="24"/>
        </w:rPr>
        <w:t xml:space="preserve">varies considerably across </w:t>
      </w:r>
      <w:r w:rsidR="00C846A2" w:rsidRPr="0062160B">
        <w:rPr>
          <w:rFonts w:ascii="Times New Roman" w:hAnsi="Times New Roman" w:cs="Times New Roman"/>
          <w:sz w:val="24"/>
          <w:szCs w:val="24"/>
        </w:rPr>
        <w:t xml:space="preserve">papers within </w:t>
      </w:r>
      <w:r w:rsidR="00A959F9" w:rsidRPr="0062160B">
        <w:rPr>
          <w:rFonts w:ascii="Times New Roman" w:hAnsi="Times New Roman" w:cs="Times New Roman"/>
          <w:sz w:val="24"/>
          <w:szCs w:val="24"/>
        </w:rPr>
        <w:t>the same</w:t>
      </w:r>
      <w:r w:rsidR="00C846A2" w:rsidRPr="0062160B">
        <w:rPr>
          <w:rFonts w:ascii="Times New Roman" w:hAnsi="Times New Roman" w:cs="Times New Roman"/>
          <w:sz w:val="24"/>
          <w:szCs w:val="24"/>
        </w:rPr>
        <w:t xml:space="preserve"> journal</w:t>
      </w:r>
      <w:r w:rsidR="00D4753A" w:rsidRPr="0062160B">
        <w:rPr>
          <w:rFonts w:ascii="Times New Roman" w:hAnsi="Times New Roman" w:cs="Times New Roman"/>
          <w:sz w:val="24"/>
          <w:szCs w:val="24"/>
        </w:rPr>
        <w:t xml:space="preserve">; (3) </w:t>
      </w:r>
      <w:r w:rsidR="00C53534">
        <w:rPr>
          <w:rFonts w:ascii="Times New Roman" w:hAnsi="Times New Roman" w:cs="Times New Roman"/>
          <w:sz w:val="24"/>
          <w:szCs w:val="24"/>
        </w:rPr>
        <w:t>J</w:t>
      </w:r>
      <w:r w:rsidR="00C3440F">
        <w:rPr>
          <w:rFonts w:ascii="Times New Roman" w:hAnsi="Times New Roman" w:cs="Times New Roman"/>
          <w:sz w:val="24"/>
          <w:szCs w:val="24"/>
        </w:rPr>
        <w:t>ournal metrics</w:t>
      </w:r>
      <w:r w:rsidR="00032C5A" w:rsidRPr="0062160B">
        <w:rPr>
          <w:rFonts w:ascii="Times New Roman" w:hAnsi="Times New Roman" w:cs="Times New Roman"/>
          <w:sz w:val="24"/>
          <w:szCs w:val="24"/>
        </w:rPr>
        <w:t xml:space="preserve"> </w:t>
      </w:r>
      <w:r w:rsidR="00825EF0" w:rsidRPr="0062160B">
        <w:rPr>
          <w:rFonts w:ascii="Times New Roman" w:hAnsi="Times New Roman" w:cs="Times New Roman"/>
          <w:sz w:val="24"/>
          <w:szCs w:val="24"/>
        </w:rPr>
        <w:t>cannot be applied to unpublished work</w:t>
      </w:r>
      <w:r w:rsidR="00D4753A" w:rsidRPr="0062160B">
        <w:rPr>
          <w:rFonts w:ascii="Times New Roman" w:hAnsi="Times New Roman" w:cs="Times New Roman"/>
          <w:sz w:val="24"/>
          <w:szCs w:val="24"/>
        </w:rPr>
        <w:t xml:space="preserve"> (whereas a novelty indicator can);</w:t>
      </w:r>
      <w:r w:rsidR="00825EF0" w:rsidRPr="0062160B">
        <w:rPr>
          <w:rFonts w:ascii="Times New Roman" w:hAnsi="Times New Roman" w:cs="Times New Roman"/>
          <w:sz w:val="24"/>
          <w:szCs w:val="24"/>
        </w:rPr>
        <w:t xml:space="preserve"> </w:t>
      </w:r>
      <w:r w:rsidR="00CF09FD" w:rsidRPr="0062160B">
        <w:rPr>
          <w:rFonts w:ascii="Times New Roman" w:hAnsi="Times New Roman" w:cs="Times New Roman"/>
          <w:sz w:val="24"/>
          <w:szCs w:val="24"/>
        </w:rPr>
        <w:t xml:space="preserve">and </w:t>
      </w:r>
      <w:r w:rsidR="00D4753A" w:rsidRPr="0062160B">
        <w:rPr>
          <w:rFonts w:ascii="Times New Roman" w:hAnsi="Times New Roman" w:cs="Times New Roman"/>
          <w:sz w:val="24"/>
          <w:szCs w:val="24"/>
        </w:rPr>
        <w:t xml:space="preserve">(4) </w:t>
      </w:r>
      <w:r w:rsidR="00C53534">
        <w:rPr>
          <w:rFonts w:ascii="Times New Roman" w:hAnsi="Times New Roman" w:cs="Times New Roman"/>
          <w:sz w:val="24"/>
          <w:szCs w:val="24"/>
        </w:rPr>
        <w:t>T</w:t>
      </w:r>
      <w:r w:rsidR="00463B8F">
        <w:rPr>
          <w:rFonts w:ascii="Times New Roman" w:hAnsi="Times New Roman" w:cs="Times New Roman"/>
          <w:sz w:val="24"/>
          <w:szCs w:val="24"/>
        </w:rPr>
        <w:t>hey</w:t>
      </w:r>
      <w:r w:rsidR="006B3AB5" w:rsidRPr="0062160B">
        <w:rPr>
          <w:rFonts w:ascii="Times New Roman" w:hAnsi="Times New Roman" w:cs="Times New Roman"/>
          <w:sz w:val="24"/>
          <w:szCs w:val="24"/>
        </w:rPr>
        <w:t xml:space="preserve"> </w:t>
      </w:r>
      <w:r w:rsidR="00825EF0" w:rsidRPr="0062160B">
        <w:rPr>
          <w:rFonts w:ascii="Times New Roman" w:hAnsi="Times New Roman" w:cs="Times New Roman"/>
          <w:sz w:val="24"/>
          <w:szCs w:val="24"/>
        </w:rPr>
        <w:t>carr</w:t>
      </w:r>
      <w:r w:rsidR="00463B8F">
        <w:rPr>
          <w:rFonts w:ascii="Times New Roman" w:hAnsi="Times New Roman" w:cs="Times New Roman"/>
          <w:sz w:val="24"/>
          <w:szCs w:val="24"/>
        </w:rPr>
        <w:t>y</w:t>
      </w:r>
      <w:r w:rsidR="006B3AB5" w:rsidRPr="0062160B">
        <w:rPr>
          <w:rFonts w:ascii="Times New Roman" w:hAnsi="Times New Roman" w:cs="Times New Roman"/>
          <w:sz w:val="24"/>
          <w:szCs w:val="24"/>
        </w:rPr>
        <w:t xml:space="preserve"> </w:t>
      </w:r>
      <w:r w:rsidR="000A5640" w:rsidRPr="0062160B">
        <w:rPr>
          <w:rFonts w:ascii="Times New Roman" w:hAnsi="Times New Roman" w:cs="Times New Roman"/>
          <w:sz w:val="24"/>
          <w:szCs w:val="24"/>
        </w:rPr>
        <w:t xml:space="preserve">the </w:t>
      </w:r>
      <w:r w:rsidR="00825EF0" w:rsidRPr="0062160B">
        <w:rPr>
          <w:rFonts w:ascii="Times New Roman" w:hAnsi="Times New Roman" w:cs="Times New Roman"/>
          <w:sz w:val="24"/>
          <w:szCs w:val="24"/>
        </w:rPr>
        <w:t>limitations</w:t>
      </w:r>
      <w:r w:rsidR="000A5640" w:rsidRPr="0062160B">
        <w:rPr>
          <w:rFonts w:ascii="Times New Roman" w:hAnsi="Times New Roman" w:cs="Times New Roman"/>
          <w:sz w:val="24"/>
          <w:szCs w:val="24"/>
        </w:rPr>
        <w:t xml:space="preserve"> of citation-based metrics</w:t>
      </w:r>
      <w:r w:rsidR="00D4753A" w:rsidRPr="0062160B">
        <w:rPr>
          <w:rFonts w:ascii="Times New Roman" w:hAnsi="Times New Roman" w:cs="Times New Roman"/>
          <w:sz w:val="24"/>
          <w:szCs w:val="24"/>
        </w:rPr>
        <w:t xml:space="preserve"> (as discussed in the Manuscript)</w:t>
      </w:r>
      <w:r w:rsidRPr="0062160B">
        <w:rPr>
          <w:rFonts w:ascii="Times New Roman" w:hAnsi="Times New Roman" w:cs="Times New Roman"/>
          <w:sz w:val="24"/>
          <w:szCs w:val="24"/>
        </w:rPr>
        <w:t>.</w:t>
      </w:r>
      <w:r w:rsidR="00F418BA" w:rsidRPr="0062160B">
        <w:rPr>
          <w:rFonts w:ascii="Times New Roman" w:hAnsi="Times New Roman" w:cs="Times New Roman"/>
          <w:sz w:val="24"/>
          <w:szCs w:val="24"/>
        </w:rPr>
        <w:t xml:space="preserve"> </w:t>
      </w:r>
      <w:r w:rsidRPr="0062160B">
        <w:rPr>
          <w:rFonts w:ascii="Times New Roman" w:hAnsi="Times New Roman" w:cs="Times New Roman"/>
          <w:sz w:val="24"/>
          <w:szCs w:val="24"/>
        </w:rPr>
        <w:t xml:space="preserve">LENS </w:t>
      </w:r>
      <w:r w:rsidR="00FF3D02" w:rsidRPr="0062160B">
        <w:rPr>
          <w:rFonts w:ascii="Times New Roman" w:hAnsi="Times New Roman" w:cs="Times New Roman"/>
          <w:sz w:val="24"/>
          <w:szCs w:val="24"/>
        </w:rPr>
        <w:t xml:space="preserve">also </w:t>
      </w:r>
      <w:r w:rsidR="00903E8D" w:rsidRPr="0062160B">
        <w:rPr>
          <w:rFonts w:ascii="Times New Roman" w:hAnsi="Times New Roman" w:cs="Times New Roman"/>
          <w:sz w:val="24"/>
          <w:szCs w:val="24"/>
        </w:rPr>
        <w:t xml:space="preserve">works in </w:t>
      </w:r>
      <w:r w:rsidR="002476DE" w:rsidRPr="0062160B">
        <w:rPr>
          <w:rFonts w:ascii="Times New Roman" w:hAnsi="Times New Roman" w:cs="Times New Roman"/>
          <w:sz w:val="24"/>
          <w:szCs w:val="24"/>
        </w:rPr>
        <w:t>contexts</w:t>
      </w:r>
      <w:r w:rsidRPr="0062160B">
        <w:rPr>
          <w:rFonts w:ascii="Times New Roman" w:hAnsi="Times New Roman" w:cs="Times New Roman"/>
          <w:sz w:val="24"/>
          <w:szCs w:val="24"/>
        </w:rPr>
        <w:t xml:space="preserve"> which </w:t>
      </w:r>
      <w:r w:rsidR="002476DE" w:rsidRPr="0062160B">
        <w:rPr>
          <w:rFonts w:ascii="Times New Roman" w:hAnsi="Times New Roman" w:cs="Times New Roman"/>
          <w:sz w:val="24"/>
          <w:szCs w:val="24"/>
        </w:rPr>
        <w:t>have not yet enacted</w:t>
      </w:r>
      <w:r w:rsidRPr="0062160B">
        <w:rPr>
          <w:rFonts w:ascii="Times New Roman" w:hAnsi="Times New Roman" w:cs="Times New Roman"/>
          <w:sz w:val="24"/>
          <w:szCs w:val="24"/>
        </w:rPr>
        <w:t xml:space="preserve"> selection</w:t>
      </w:r>
      <w:r w:rsidR="00837ABA">
        <w:rPr>
          <w:rFonts w:ascii="Times New Roman" w:hAnsi="Times New Roman" w:cs="Times New Roman"/>
          <w:sz w:val="24"/>
          <w:szCs w:val="24"/>
        </w:rPr>
        <w:t>, such as preprints or submitted manusc</w:t>
      </w:r>
      <w:r w:rsidR="00B34686">
        <w:rPr>
          <w:rFonts w:ascii="Times New Roman" w:hAnsi="Times New Roman" w:cs="Times New Roman"/>
          <w:sz w:val="24"/>
          <w:szCs w:val="24"/>
        </w:rPr>
        <w:t>rip</w:t>
      </w:r>
      <w:r w:rsidR="00837ABA">
        <w:rPr>
          <w:rFonts w:ascii="Times New Roman" w:hAnsi="Times New Roman" w:cs="Times New Roman"/>
          <w:sz w:val="24"/>
          <w:szCs w:val="24"/>
        </w:rPr>
        <w:t>ts</w:t>
      </w:r>
      <w:r w:rsidR="000F1E61" w:rsidRPr="0062160B">
        <w:rPr>
          <w:rFonts w:ascii="Times New Roman" w:hAnsi="Times New Roman" w:cs="Times New Roman"/>
          <w:sz w:val="24"/>
          <w:szCs w:val="24"/>
        </w:rPr>
        <w:t xml:space="preserve">; </w:t>
      </w:r>
      <w:r w:rsidR="00B34686">
        <w:rPr>
          <w:rFonts w:ascii="Times New Roman" w:hAnsi="Times New Roman" w:cs="Times New Roman"/>
          <w:sz w:val="24"/>
          <w:szCs w:val="24"/>
        </w:rPr>
        <w:t xml:space="preserve">these </w:t>
      </w:r>
      <w:r w:rsidR="000F1E61" w:rsidRPr="0062160B">
        <w:rPr>
          <w:rFonts w:ascii="Times New Roman" w:hAnsi="Times New Roman" w:cs="Times New Roman"/>
          <w:sz w:val="24"/>
          <w:szCs w:val="24"/>
        </w:rPr>
        <w:t>opportunities are discussed in the Manuscript</w:t>
      </w:r>
      <w:r w:rsidRPr="0062160B">
        <w:rPr>
          <w:rFonts w:ascii="Times New Roman" w:hAnsi="Times New Roman" w:cs="Times New Roman"/>
          <w:sz w:val="24"/>
          <w:szCs w:val="24"/>
        </w:rPr>
        <w:t>.</w:t>
      </w:r>
      <w:commentRangeEnd w:id="584"/>
      <w:r w:rsidR="008823AC" w:rsidRPr="0062160B">
        <w:rPr>
          <w:rStyle w:val="CommentReference"/>
          <w:rFonts w:ascii="Times New Roman" w:hAnsi="Times New Roman" w:cs="Times New Roman"/>
          <w:sz w:val="24"/>
          <w:szCs w:val="24"/>
        </w:rPr>
        <w:commentReference w:id="584"/>
      </w:r>
    </w:p>
    <w:p w14:paraId="1628EA4B" w14:textId="3F47A444" w:rsidR="00284B6A" w:rsidRPr="000870B2" w:rsidRDefault="00676533" w:rsidP="008E7606">
      <w:pPr>
        <w:spacing w:after="100" w:line="480" w:lineRule="auto"/>
        <w:ind w:firstLine="720"/>
        <w:jc w:val="both"/>
        <w:rPr>
          <w:rFonts w:ascii="Times New Roman" w:hAnsi="Times New Roman" w:cs="Times New Roman"/>
          <w:sz w:val="24"/>
          <w:szCs w:val="24"/>
        </w:rPr>
      </w:pPr>
      <w:r>
        <w:rPr>
          <w:rFonts w:ascii="Times New Roman" w:hAnsi="Times New Roman" w:cs="Times New Roman"/>
          <w:sz w:val="24"/>
          <w:szCs w:val="24"/>
        </w:rPr>
        <w:t>It has to be mentioned</w:t>
      </w:r>
      <w:r w:rsidR="00284B6A" w:rsidRPr="000870B2">
        <w:rPr>
          <w:rFonts w:ascii="Times New Roman" w:hAnsi="Times New Roman" w:cs="Times New Roman"/>
          <w:sz w:val="24"/>
          <w:szCs w:val="24"/>
        </w:rPr>
        <w:t xml:space="preserve"> that </w:t>
      </w:r>
      <w:r w:rsidR="00B26BE5" w:rsidRPr="000870B2">
        <w:rPr>
          <w:rFonts w:ascii="Times New Roman" w:hAnsi="Times New Roman" w:cs="Times New Roman"/>
          <w:sz w:val="24"/>
          <w:szCs w:val="24"/>
        </w:rPr>
        <w:t>this result app</w:t>
      </w:r>
      <w:r w:rsidR="005D7779" w:rsidRPr="000870B2">
        <w:rPr>
          <w:rFonts w:ascii="Times New Roman" w:hAnsi="Times New Roman" w:cs="Times New Roman"/>
          <w:sz w:val="24"/>
          <w:szCs w:val="24"/>
        </w:rPr>
        <w:t>e</w:t>
      </w:r>
      <w:r w:rsidR="00BE7418" w:rsidRPr="000870B2">
        <w:rPr>
          <w:rFonts w:ascii="Times New Roman" w:hAnsi="Times New Roman" w:cs="Times New Roman"/>
          <w:sz w:val="24"/>
          <w:szCs w:val="24"/>
        </w:rPr>
        <w:t>a</w:t>
      </w:r>
      <w:r w:rsidR="005D7779" w:rsidRPr="000870B2">
        <w:rPr>
          <w:rFonts w:ascii="Times New Roman" w:hAnsi="Times New Roman" w:cs="Times New Roman"/>
          <w:sz w:val="24"/>
          <w:szCs w:val="24"/>
        </w:rPr>
        <w:t xml:space="preserve">rs to be in contrast with Wang et al. (2017), who </w:t>
      </w:r>
      <w:r w:rsidR="00124209" w:rsidRPr="000870B2">
        <w:rPr>
          <w:rFonts w:ascii="Times New Roman" w:hAnsi="Times New Roman" w:cs="Times New Roman"/>
          <w:sz w:val="24"/>
          <w:szCs w:val="24"/>
        </w:rPr>
        <w:t xml:space="preserve">found novel </w:t>
      </w:r>
      <w:r w:rsidR="00E56E8B" w:rsidRPr="000870B2">
        <w:rPr>
          <w:rFonts w:ascii="Times New Roman" w:hAnsi="Times New Roman" w:cs="Times New Roman"/>
          <w:sz w:val="24"/>
          <w:szCs w:val="24"/>
        </w:rPr>
        <w:t>publications</w:t>
      </w:r>
      <w:r w:rsidR="00124209" w:rsidRPr="000870B2">
        <w:rPr>
          <w:rFonts w:ascii="Times New Roman" w:hAnsi="Times New Roman" w:cs="Times New Roman"/>
          <w:sz w:val="24"/>
          <w:szCs w:val="24"/>
        </w:rPr>
        <w:t xml:space="preserve"> </w:t>
      </w:r>
      <w:r w:rsidR="007F5EB3" w:rsidRPr="000870B2">
        <w:rPr>
          <w:rFonts w:ascii="Times New Roman" w:hAnsi="Times New Roman" w:cs="Times New Roman"/>
          <w:sz w:val="24"/>
          <w:szCs w:val="24"/>
        </w:rPr>
        <w:t xml:space="preserve">in journals with </w:t>
      </w:r>
      <w:r w:rsidR="00B27883" w:rsidRPr="000870B2">
        <w:rPr>
          <w:rFonts w:ascii="Times New Roman" w:hAnsi="Times New Roman" w:cs="Times New Roman"/>
          <w:sz w:val="24"/>
          <w:szCs w:val="24"/>
        </w:rPr>
        <w:t>low Impa</w:t>
      </w:r>
      <w:r w:rsidR="00CE7990" w:rsidRPr="000870B2">
        <w:rPr>
          <w:rFonts w:ascii="Times New Roman" w:hAnsi="Times New Roman" w:cs="Times New Roman"/>
          <w:sz w:val="24"/>
          <w:szCs w:val="24"/>
        </w:rPr>
        <w:t>ct Factors</w:t>
      </w:r>
      <w:r w:rsidR="0026461E" w:rsidRPr="000870B2">
        <w:rPr>
          <w:rFonts w:ascii="Times New Roman" w:hAnsi="Times New Roman" w:cs="Times New Roman"/>
          <w:sz w:val="24"/>
          <w:szCs w:val="24"/>
        </w:rPr>
        <w:t>. However</w:t>
      </w:r>
      <w:r w:rsidR="382244D8" w:rsidRPr="000870B2">
        <w:rPr>
          <w:rFonts w:ascii="Times New Roman" w:hAnsi="Times New Roman" w:cs="Times New Roman"/>
          <w:sz w:val="24"/>
          <w:szCs w:val="24"/>
        </w:rPr>
        <w:t>,</w:t>
      </w:r>
      <w:r w:rsidR="0026461E" w:rsidRPr="000870B2">
        <w:rPr>
          <w:rFonts w:ascii="Times New Roman" w:hAnsi="Times New Roman" w:cs="Times New Roman"/>
          <w:sz w:val="24"/>
          <w:szCs w:val="24"/>
        </w:rPr>
        <w:t xml:space="preserve"> t</w:t>
      </w:r>
      <w:r w:rsidR="00847989" w:rsidRPr="000870B2">
        <w:rPr>
          <w:rFonts w:ascii="Times New Roman" w:hAnsi="Times New Roman" w:cs="Times New Roman"/>
          <w:sz w:val="24"/>
          <w:szCs w:val="24"/>
        </w:rPr>
        <w:t xml:space="preserve">hey also use a different </w:t>
      </w:r>
      <w:r w:rsidR="00C376AF" w:rsidRPr="000870B2">
        <w:rPr>
          <w:rFonts w:ascii="Times New Roman" w:hAnsi="Times New Roman" w:cs="Times New Roman"/>
          <w:sz w:val="24"/>
          <w:szCs w:val="24"/>
        </w:rPr>
        <w:t>definition of novelty</w:t>
      </w:r>
      <w:r w:rsidR="000870B2">
        <w:rPr>
          <w:rFonts w:ascii="Times New Roman" w:hAnsi="Times New Roman" w:cs="Times New Roman"/>
          <w:sz w:val="24"/>
          <w:szCs w:val="24"/>
        </w:rPr>
        <w:t>,</w:t>
      </w:r>
      <w:r w:rsidR="00956167" w:rsidRPr="000870B2">
        <w:rPr>
          <w:rFonts w:ascii="Times New Roman" w:hAnsi="Times New Roman" w:cs="Times New Roman"/>
          <w:sz w:val="24"/>
          <w:szCs w:val="24"/>
        </w:rPr>
        <w:t xml:space="preserve"> and their indicator is </w:t>
      </w:r>
      <w:ins w:id="586" w:author="charlaynew" w:date="2026-10-29T20:43:00Z" w16du:dateUtc="2026-10-29T20:43:22Z">
        <w:r w:rsidR="0668B912" w:rsidRPr="337A2856">
          <w:rPr>
            <w:rFonts w:ascii="Times New Roman" w:hAnsi="Times New Roman" w:cs="Times New Roman"/>
            <w:sz w:val="24"/>
            <w:szCs w:val="24"/>
          </w:rPr>
          <w:t xml:space="preserve">based on </w:t>
        </w:r>
      </w:ins>
      <w:r w:rsidR="004046AF" w:rsidRPr="337A2856">
        <w:rPr>
          <w:rFonts w:ascii="Times New Roman" w:hAnsi="Times New Roman" w:cs="Times New Roman"/>
          <w:sz w:val="24"/>
          <w:szCs w:val="24"/>
        </w:rPr>
        <w:t>reference</w:t>
      </w:r>
      <w:ins w:id="587" w:author="charlaynew" w:date="2026-10-29T20:42:00Z" w16du:dateUtc="2026-10-29T20:42:56Z">
        <w:r w:rsidR="47352C1C" w:rsidRPr="515503C9">
          <w:rPr>
            <w:rFonts w:ascii="Times New Roman" w:hAnsi="Times New Roman" w:cs="Times New Roman"/>
            <w:sz w:val="24"/>
            <w:szCs w:val="24"/>
          </w:rPr>
          <w:t xml:space="preserve"> </w:t>
        </w:r>
      </w:ins>
      <w:del w:id="588" w:author="charlaynew" w:date="2026-10-29T20:42:00Z" w16du:dateUtc="2026-10-29T20:42:56Z">
        <w:r w:rsidRPr="515503C9" w:rsidDel="00676533">
          <w:rPr>
            <w:rFonts w:ascii="Times New Roman" w:hAnsi="Times New Roman" w:cs="Times New Roman"/>
            <w:sz w:val="24"/>
            <w:szCs w:val="24"/>
          </w:rPr>
          <w:delText>-</w:delText>
        </w:r>
      </w:del>
      <w:r w:rsidR="0019172D" w:rsidRPr="515503C9">
        <w:rPr>
          <w:rFonts w:ascii="Times New Roman" w:hAnsi="Times New Roman" w:cs="Times New Roman"/>
          <w:sz w:val="24"/>
          <w:szCs w:val="24"/>
        </w:rPr>
        <w:t>combination</w:t>
      </w:r>
      <w:ins w:id="589" w:author="charlaynew" w:date="2026-10-29T20:42:00Z" w16du:dateUtc="2026-10-29T20:42:59Z">
        <w:r w:rsidR="1BF791AE" w:rsidRPr="515503C9">
          <w:rPr>
            <w:rFonts w:ascii="Times New Roman" w:hAnsi="Times New Roman" w:cs="Times New Roman"/>
            <w:sz w:val="24"/>
            <w:szCs w:val="24"/>
          </w:rPr>
          <w:t>s</w:t>
        </w:r>
      </w:ins>
      <w:commentRangeStart w:id="590"/>
      <w:r w:rsidR="00BE7418" w:rsidRPr="000870B2">
        <w:rPr>
          <w:rFonts w:ascii="Times New Roman" w:hAnsi="Times New Roman" w:cs="Times New Roman"/>
          <w:sz w:val="24"/>
          <w:szCs w:val="24"/>
        </w:rPr>
        <w:t xml:space="preserve"> </w:t>
      </w:r>
      <w:commentRangeEnd w:id="590"/>
      <w:r w:rsidR="00A755F3" w:rsidRPr="000870B2">
        <w:rPr>
          <w:rStyle w:val="CommentReference"/>
          <w:rFonts w:ascii="Times New Roman" w:hAnsi="Times New Roman" w:cs="Times New Roman"/>
          <w:sz w:val="24"/>
          <w:szCs w:val="24"/>
        </w:rPr>
        <w:commentReference w:id="590"/>
      </w:r>
      <w:del w:id="591" w:author="charlaynew" w:date="2026-10-29T20:43:00Z" w16du:dateUtc="2026-10-29T20:43:34Z">
        <w:r w:rsidR="00BE7418" w:rsidRPr="000870B2">
          <w:rPr>
            <w:rFonts w:ascii="Times New Roman" w:hAnsi="Times New Roman" w:cs="Times New Roman"/>
            <w:sz w:val="24"/>
            <w:szCs w:val="24"/>
          </w:rPr>
          <w:delText xml:space="preserve">instead of </w:delText>
        </w:r>
      </w:del>
      <w:ins w:id="592" w:author="charlaynew" w:date="2026-10-29T20:43:00Z" w16du:dateUtc="2026-10-29T20:43:41Z">
        <w:r w:rsidR="6986BF34" w:rsidRPr="337A2856">
          <w:rPr>
            <w:rFonts w:ascii="Times New Roman" w:hAnsi="Times New Roman" w:cs="Times New Roman"/>
            <w:sz w:val="24"/>
            <w:szCs w:val="24"/>
          </w:rPr>
          <w:t xml:space="preserve">rather than on </w:t>
        </w:r>
      </w:ins>
      <w:r w:rsidR="00BE7418" w:rsidRPr="000870B2">
        <w:rPr>
          <w:rFonts w:ascii="Times New Roman" w:hAnsi="Times New Roman" w:cs="Times New Roman"/>
          <w:sz w:val="24"/>
          <w:szCs w:val="24"/>
        </w:rPr>
        <w:t>content</w:t>
      </w:r>
      <w:del w:id="593" w:author="charlaynew" w:date="2026-10-29T20:43:00Z" w16du:dateUtc="2026-10-29T20:43:47Z">
        <w:r w:rsidR="0019172D" w:rsidRPr="000870B2">
          <w:rPr>
            <w:rFonts w:ascii="Times New Roman" w:hAnsi="Times New Roman" w:cs="Times New Roman"/>
            <w:sz w:val="24"/>
            <w:szCs w:val="24"/>
          </w:rPr>
          <w:delText xml:space="preserve"> based</w:delText>
        </w:r>
      </w:del>
      <w:r w:rsidR="0019172D" w:rsidRPr="000870B2">
        <w:rPr>
          <w:rFonts w:ascii="Times New Roman" w:hAnsi="Times New Roman" w:cs="Times New Roman"/>
          <w:sz w:val="24"/>
          <w:szCs w:val="24"/>
        </w:rPr>
        <w:t>.</w:t>
      </w:r>
    </w:p>
    <w:p w14:paraId="2DADF6C4" w14:textId="3E60B375" w:rsidR="00396531" w:rsidRPr="00DA58D6" w:rsidRDefault="000F35D0" w:rsidP="008B138A">
      <w:pPr>
        <w:pStyle w:val="Heading1"/>
        <w:spacing w:before="0" w:after="100" w:line="480" w:lineRule="auto"/>
        <w:jc w:val="both"/>
        <w:rPr>
          <w:rFonts w:ascii="Times New Roman" w:hAnsi="Times New Roman" w:cs="Times New Roman"/>
        </w:rPr>
      </w:pPr>
      <w:r>
        <w:rPr>
          <w:rFonts w:ascii="Times New Roman" w:hAnsi="Times New Roman" w:cs="Times New Roman"/>
        </w:rPr>
        <w:t>S.12</w:t>
      </w:r>
      <w:r w:rsidR="00D2577A" w:rsidRPr="00DA58D6">
        <w:rPr>
          <w:rFonts w:ascii="Times New Roman" w:hAnsi="Times New Roman" w:cs="Times New Roman"/>
        </w:rPr>
        <w:t xml:space="preserve"> Limitations and </w:t>
      </w:r>
      <w:r w:rsidR="0026023F">
        <w:rPr>
          <w:rFonts w:ascii="Times New Roman" w:hAnsi="Times New Roman" w:cs="Times New Roman"/>
        </w:rPr>
        <w:t>F</w:t>
      </w:r>
      <w:r w:rsidR="00D2577A" w:rsidRPr="0C732CC9">
        <w:rPr>
          <w:rFonts w:ascii="Times New Roman" w:hAnsi="Times New Roman" w:cs="Times New Roman"/>
        </w:rPr>
        <w:t xml:space="preserve">uture </w:t>
      </w:r>
      <w:r w:rsidR="0026023F">
        <w:rPr>
          <w:rFonts w:ascii="Times New Roman" w:hAnsi="Times New Roman" w:cs="Times New Roman"/>
        </w:rPr>
        <w:t>Research</w:t>
      </w:r>
    </w:p>
    <w:p w14:paraId="79DA8569" w14:textId="09F7D8B5" w:rsidR="00396531" w:rsidRPr="00843C66" w:rsidRDefault="00CB7C82" w:rsidP="008E7606">
      <w:pPr>
        <w:spacing w:after="100" w:line="480" w:lineRule="auto"/>
        <w:ind w:firstLine="720"/>
        <w:jc w:val="both"/>
        <w:rPr>
          <w:ins w:id="594" w:author="charlaynew" w:date="2026-10-29T20:45:00Z" w16du:dateUtc="2026-10-29T20:45:56Z"/>
        </w:rPr>
      </w:pPr>
      <w:commentRangeStart w:id="595"/>
      <w:r w:rsidRPr="00E85F6F">
        <w:rPr>
          <w:rFonts w:ascii="Times New Roman" w:hAnsi="Times New Roman" w:cs="Times New Roman"/>
          <w:sz w:val="24"/>
          <w:szCs w:val="24"/>
        </w:rPr>
        <w:t xml:space="preserve">LENS sets a new benchmark in the automated assessment of novelty </w:t>
      </w:r>
      <w:r w:rsidR="00504538">
        <w:rPr>
          <w:rFonts w:ascii="Times New Roman" w:hAnsi="Times New Roman" w:cs="Times New Roman"/>
          <w:sz w:val="24"/>
          <w:szCs w:val="24"/>
        </w:rPr>
        <w:t>with</w:t>
      </w:r>
      <w:r w:rsidRPr="00E85F6F">
        <w:rPr>
          <w:rFonts w:ascii="Times New Roman" w:hAnsi="Times New Roman" w:cs="Times New Roman"/>
          <w:sz w:val="24"/>
          <w:szCs w:val="24"/>
        </w:rPr>
        <w:t xml:space="preserve">in </w:t>
      </w:r>
      <w:commentRangeEnd w:id="595"/>
      <w:r w:rsidR="006565D0" w:rsidRPr="00E85F6F" w:rsidDel="00620563">
        <w:rPr>
          <w:rStyle w:val="CommentReference"/>
          <w:rFonts w:ascii="Times New Roman" w:hAnsi="Times New Roman" w:cs="Times New Roman"/>
          <w:sz w:val="24"/>
          <w:szCs w:val="24"/>
        </w:rPr>
        <w:commentReference w:id="595"/>
      </w:r>
      <w:r w:rsidR="00BE1F91" w:rsidRPr="00E85F6F">
        <w:rPr>
          <w:rFonts w:ascii="Times New Roman" w:hAnsi="Times New Roman" w:cs="Times New Roman"/>
          <w:sz w:val="24"/>
          <w:szCs w:val="24"/>
        </w:rPr>
        <w:t>text-based outputs</w:t>
      </w:r>
      <w:r w:rsidR="006B2F77">
        <w:rPr>
          <w:rFonts w:ascii="Times New Roman" w:hAnsi="Times New Roman" w:cs="Times New Roman"/>
          <w:sz w:val="24"/>
          <w:szCs w:val="24"/>
        </w:rPr>
        <w:t xml:space="preserve"> (Section S.7)</w:t>
      </w:r>
      <w:r w:rsidRPr="00E85F6F">
        <w:rPr>
          <w:rFonts w:ascii="Times New Roman" w:hAnsi="Times New Roman" w:cs="Times New Roman"/>
          <w:sz w:val="24"/>
          <w:szCs w:val="24"/>
        </w:rPr>
        <w:t xml:space="preserve">. </w:t>
      </w:r>
      <w:r w:rsidR="00F67FAD" w:rsidRPr="00E85F6F">
        <w:rPr>
          <w:rFonts w:ascii="Times New Roman" w:hAnsi="Times New Roman" w:cs="Times New Roman"/>
          <w:sz w:val="24"/>
          <w:szCs w:val="24"/>
        </w:rPr>
        <w:t xml:space="preserve">However, there are a few aspects that should be addressed in future work. </w:t>
      </w:r>
      <w:commentRangeStart w:id="596"/>
      <w:r w:rsidR="008E3EC6" w:rsidRPr="00E85F6F">
        <w:rPr>
          <w:rFonts w:ascii="Times New Roman" w:hAnsi="Times New Roman" w:cs="Times New Roman"/>
          <w:sz w:val="24"/>
          <w:szCs w:val="24"/>
        </w:rPr>
        <w:t>First,</w:t>
      </w:r>
      <w:r w:rsidR="008E3EC6" w:rsidRPr="00E85F6F">
        <w:rPr>
          <w:rFonts w:ascii="Times New Roman" w:hAnsi="Times New Roman" w:cs="Times New Roman"/>
          <w:b/>
          <w:sz w:val="24"/>
          <w:szCs w:val="24"/>
        </w:rPr>
        <w:t xml:space="preserve"> </w:t>
      </w:r>
      <w:r w:rsidR="00D2577A" w:rsidRPr="00E85F6F">
        <w:rPr>
          <w:rFonts w:ascii="Times New Roman" w:hAnsi="Times New Roman" w:cs="Times New Roman"/>
          <w:sz w:val="24"/>
          <w:szCs w:val="24"/>
        </w:rPr>
        <w:t xml:space="preserve">LENS </w:t>
      </w:r>
      <w:r w:rsidR="004805E8" w:rsidRPr="00E85F6F">
        <w:rPr>
          <w:rFonts w:ascii="Times New Roman" w:hAnsi="Times New Roman" w:cs="Times New Roman"/>
          <w:sz w:val="24"/>
          <w:szCs w:val="24"/>
        </w:rPr>
        <w:t xml:space="preserve">ranks </w:t>
      </w:r>
      <w:r w:rsidR="00D2577A" w:rsidRPr="00E85F6F">
        <w:rPr>
          <w:rFonts w:ascii="Times New Roman" w:hAnsi="Times New Roman" w:cs="Times New Roman"/>
          <w:sz w:val="24"/>
          <w:szCs w:val="24"/>
        </w:rPr>
        <w:t xml:space="preserve">papers </w:t>
      </w:r>
      <w:commentRangeEnd w:id="596"/>
      <w:r w:rsidR="00EA794F" w:rsidRPr="00E85F6F">
        <w:rPr>
          <w:rStyle w:val="CommentReference"/>
          <w:rFonts w:ascii="Times New Roman" w:hAnsi="Times New Roman" w:cs="Times New Roman"/>
          <w:sz w:val="24"/>
          <w:szCs w:val="24"/>
        </w:rPr>
        <w:commentReference w:id="596"/>
      </w:r>
      <w:r w:rsidR="004805E8" w:rsidRPr="00E85F6F">
        <w:rPr>
          <w:rFonts w:ascii="Times New Roman" w:hAnsi="Times New Roman" w:cs="Times New Roman"/>
          <w:sz w:val="24"/>
          <w:szCs w:val="24"/>
        </w:rPr>
        <w:t xml:space="preserve">more accurately </w:t>
      </w:r>
      <w:r w:rsidR="00D2577A" w:rsidRPr="00E85F6F">
        <w:rPr>
          <w:rFonts w:ascii="Times New Roman" w:hAnsi="Times New Roman" w:cs="Times New Roman"/>
          <w:sz w:val="24"/>
          <w:szCs w:val="24"/>
        </w:rPr>
        <w:t xml:space="preserve">than it places them on the </w:t>
      </w:r>
      <w:r w:rsidR="00FE21FA" w:rsidRPr="00E85F6F">
        <w:rPr>
          <w:rFonts w:ascii="Times New Roman" w:hAnsi="Times New Roman" w:cs="Times New Roman"/>
          <w:sz w:val="24"/>
          <w:szCs w:val="24"/>
        </w:rPr>
        <w:t>continuous</w:t>
      </w:r>
      <w:r w:rsidR="00D2577A" w:rsidRPr="00E85F6F">
        <w:rPr>
          <w:rFonts w:ascii="Times New Roman" w:hAnsi="Times New Roman" w:cs="Times New Roman"/>
          <w:sz w:val="24"/>
          <w:szCs w:val="24"/>
        </w:rPr>
        <w:t xml:space="preserve"> scale (</w:t>
      </w:r>
      <w:r w:rsidR="008E3EC6" w:rsidRPr="00E85F6F">
        <w:rPr>
          <w:rFonts w:ascii="Times New Roman" w:hAnsi="Times New Roman" w:cs="Times New Roman"/>
          <w:sz w:val="24"/>
          <w:szCs w:val="24"/>
        </w:rPr>
        <w:t xml:space="preserve">Section </w:t>
      </w:r>
      <w:r w:rsidR="004C3C24" w:rsidRPr="00E85F6F">
        <w:rPr>
          <w:rFonts w:ascii="Times New Roman" w:hAnsi="Times New Roman" w:cs="Times New Roman"/>
          <w:sz w:val="24"/>
          <w:szCs w:val="24"/>
        </w:rPr>
        <w:t>S</w:t>
      </w:r>
      <w:r w:rsidR="00D2577A" w:rsidRPr="00E85F6F">
        <w:rPr>
          <w:rFonts w:ascii="Times New Roman" w:hAnsi="Times New Roman" w:cs="Times New Roman"/>
          <w:sz w:val="24"/>
          <w:szCs w:val="24"/>
        </w:rPr>
        <w:t>.7)</w:t>
      </w:r>
      <w:r w:rsidR="00774051">
        <w:rPr>
          <w:rFonts w:ascii="Times New Roman" w:hAnsi="Times New Roman" w:cs="Times New Roman"/>
          <w:sz w:val="24"/>
          <w:szCs w:val="24"/>
        </w:rPr>
        <w:t xml:space="preserve"> –</w:t>
      </w:r>
      <w:r w:rsidR="0063078F">
        <w:rPr>
          <w:rFonts w:ascii="Times New Roman" w:hAnsi="Times New Roman" w:cs="Times New Roman"/>
          <w:sz w:val="24"/>
          <w:szCs w:val="24"/>
        </w:rPr>
        <w:t xml:space="preserve"> it orders papers by novelty more reliably than it predicts the exact score an expert would give</w:t>
      </w:r>
      <w:r w:rsidR="00774051">
        <w:rPr>
          <w:rFonts w:ascii="Times New Roman" w:hAnsi="Times New Roman" w:cs="Times New Roman"/>
          <w:sz w:val="24"/>
          <w:szCs w:val="24"/>
        </w:rPr>
        <w:t xml:space="preserve"> –</w:t>
      </w:r>
      <w:r w:rsidR="008E3EC6">
        <w:rPr>
          <w:rFonts w:ascii="Times New Roman" w:hAnsi="Times New Roman" w:cs="Times New Roman"/>
          <w:sz w:val="24"/>
          <w:szCs w:val="24"/>
        </w:rPr>
        <w:t xml:space="preserve"> and </w:t>
      </w:r>
      <w:r w:rsidR="008E3EC6" w:rsidRPr="00E85F6F">
        <w:rPr>
          <w:rFonts w:ascii="Times New Roman" w:hAnsi="Times New Roman" w:cs="Times New Roman"/>
          <w:sz w:val="24"/>
          <w:szCs w:val="24"/>
        </w:rPr>
        <w:t>i</w:t>
      </w:r>
      <w:r w:rsidR="00D2577A" w:rsidRPr="00E85F6F">
        <w:rPr>
          <w:rFonts w:ascii="Times New Roman" w:hAnsi="Times New Roman" w:cs="Times New Roman"/>
          <w:sz w:val="24"/>
          <w:szCs w:val="24"/>
        </w:rPr>
        <w:t xml:space="preserve">ts absolute scale was never calibrated against </w:t>
      </w:r>
      <w:r w:rsidR="004805E8" w:rsidRPr="00E85F6F">
        <w:rPr>
          <w:rFonts w:ascii="Times New Roman" w:hAnsi="Times New Roman" w:cs="Times New Roman"/>
          <w:sz w:val="24"/>
          <w:szCs w:val="24"/>
        </w:rPr>
        <w:t xml:space="preserve">expert </w:t>
      </w:r>
      <w:r w:rsidR="00D2577A" w:rsidRPr="00E85F6F">
        <w:rPr>
          <w:rFonts w:ascii="Times New Roman" w:hAnsi="Times New Roman" w:cs="Times New Roman"/>
          <w:sz w:val="24"/>
          <w:szCs w:val="24"/>
        </w:rPr>
        <w:t>ratings (</w:t>
      </w:r>
      <w:r w:rsidR="008E3EC6" w:rsidRPr="00E85F6F">
        <w:rPr>
          <w:rFonts w:ascii="Times New Roman" w:hAnsi="Times New Roman" w:cs="Times New Roman"/>
          <w:sz w:val="24"/>
          <w:szCs w:val="24"/>
        </w:rPr>
        <w:t xml:space="preserve">Section </w:t>
      </w:r>
      <w:r w:rsidR="004C3C24" w:rsidRPr="00E85F6F">
        <w:rPr>
          <w:rFonts w:ascii="Times New Roman" w:hAnsi="Times New Roman" w:cs="Times New Roman"/>
          <w:sz w:val="24"/>
          <w:szCs w:val="24"/>
        </w:rPr>
        <w:t>S</w:t>
      </w:r>
      <w:r w:rsidR="00D2577A" w:rsidRPr="00E85F6F">
        <w:rPr>
          <w:rFonts w:ascii="Times New Roman" w:hAnsi="Times New Roman" w:cs="Times New Roman"/>
          <w:sz w:val="24"/>
          <w:szCs w:val="24"/>
        </w:rPr>
        <w:t>.5)</w:t>
      </w:r>
      <w:commentRangeStart w:id="597"/>
      <w:r w:rsidR="00D2577A" w:rsidRPr="00E85F6F">
        <w:rPr>
          <w:rFonts w:ascii="Times New Roman" w:hAnsi="Times New Roman" w:cs="Times New Roman"/>
          <w:sz w:val="24"/>
          <w:szCs w:val="24"/>
        </w:rPr>
        <w:t>.</w:t>
      </w:r>
      <w:commentRangeEnd w:id="597"/>
      <w:r w:rsidR="00FF796F" w:rsidRPr="00E85F6F">
        <w:rPr>
          <w:rStyle w:val="CommentReference"/>
          <w:rFonts w:ascii="Times New Roman" w:hAnsi="Times New Roman" w:cs="Times New Roman"/>
          <w:sz w:val="24"/>
          <w:szCs w:val="24"/>
        </w:rPr>
        <w:commentReference w:id="597"/>
      </w:r>
      <w:r w:rsidR="008E3EC6" w:rsidRPr="00E85F6F">
        <w:rPr>
          <w:rFonts w:ascii="Times New Roman" w:hAnsi="Times New Roman" w:cs="Times New Roman"/>
          <w:sz w:val="24"/>
          <w:szCs w:val="24"/>
        </w:rPr>
        <w:t xml:space="preserve"> </w:t>
      </w:r>
    </w:p>
    <w:p w14:paraId="0EF838ED" w14:textId="6A812B0A" w:rsidR="00396531" w:rsidRPr="00843C66" w:rsidRDefault="008E3EC6" w:rsidP="008E7606">
      <w:pPr>
        <w:spacing w:after="100" w:line="480" w:lineRule="auto"/>
        <w:ind w:firstLine="720"/>
        <w:jc w:val="both"/>
        <w:rPr>
          <w:ins w:id="598" w:author="charlaynew" w:date="2026-10-29T20:46:00Z" w16du:dateUtc="2026-10-29T20:46:07Z"/>
        </w:rPr>
      </w:pPr>
      <w:r w:rsidRPr="00E85F6F">
        <w:rPr>
          <w:rFonts w:ascii="Times New Roman" w:hAnsi="Times New Roman" w:cs="Times New Roman"/>
          <w:sz w:val="24"/>
          <w:szCs w:val="24"/>
        </w:rPr>
        <w:t>Second, t</w:t>
      </w:r>
      <w:r w:rsidR="00D2577A" w:rsidRPr="00E85F6F">
        <w:rPr>
          <w:rFonts w:ascii="Times New Roman" w:hAnsi="Times New Roman" w:cs="Times New Roman"/>
          <w:sz w:val="24"/>
          <w:szCs w:val="24"/>
        </w:rPr>
        <w:t xml:space="preserve">he weights and architecture of GPT-5 are unknown, its reasoning tokens are hidden, </w:t>
      </w:r>
      <w:r w:rsidR="002C3CD0">
        <w:rPr>
          <w:rFonts w:ascii="Times New Roman" w:hAnsi="Times New Roman" w:cs="Times New Roman"/>
          <w:sz w:val="24"/>
          <w:szCs w:val="24"/>
        </w:rPr>
        <w:t xml:space="preserve">the </w:t>
      </w:r>
      <w:commentRangeStart w:id="599"/>
      <w:r w:rsidR="00D2577A" w:rsidRPr="00E85F6F">
        <w:rPr>
          <w:rFonts w:ascii="Times New Roman" w:hAnsi="Times New Roman" w:cs="Times New Roman"/>
          <w:sz w:val="24"/>
          <w:szCs w:val="24"/>
        </w:rPr>
        <w:t>sampling temperature</w:t>
      </w:r>
      <w:r w:rsidR="002C3CD0">
        <w:rPr>
          <w:rFonts w:ascii="Times New Roman" w:hAnsi="Times New Roman" w:cs="Times New Roman"/>
          <w:sz w:val="24"/>
          <w:szCs w:val="24"/>
        </w:rPr>
        <w:t xml:space="preserve"> (which </w:t>
      </w:r>
      <w:r w:rsidR="00D5646F">
        <w:rPr>
          <w:rFonts w:ascii="Times New Roman" w:hAnsi="Times New Roman" w:cs="Times New Roman"/>
          <w:sz w:val="24"/>
          <w:szCs w:val="24"/>
        </w:rPr>
        <w:t>controls the randomness of the output)</w:t>
      </w:r>
      <w:r w:rsidR="006609F5" w:rsidRPr="00E85F6F">
        <w:rPr>
          <w:rFonts w:ascii="Times New Roman" w:hAnsi="Times New Roman" w:cs="Times New Roman"/>
          <w:sz w:val="24"/>
          <w:szCs w:val="24"/>
        </w:rPr>
        <w:t xml:space="preserve"> </w:t>
      </w:r>
      <w:r w:rsidR="008C53BF" w:rsidRPr="00E85F6F">
        <w:rPr>
          <w:rFonts w:ascii="Times New Roman" w:hAnsi="Times New Roman" w:cs="Times New Roman"/>
          <w:sz w:val="24"/>
          <w:szCs w:val="24"/>
        </w:rPr>
        <w:t xml:space="preserve">cannot be </w:t>
      </w:r>
      <w:commentRangeEnd w:id="599"/>
      <w:r w:rsidR="00FF796F">
        <w:rPr>
          <w:rStyle w:val="CommentReference"/>
          <w:rFonts w:ascii="Times New Roman" w:hAnsi="Times New Roman" w:cs="Times New Roman"/>
          <w:sz w:val="24"/>
          <w:szCs w:val="24"/>
        </w:rPr>
        <w:commentReference w:id="599"/>
      </w:r>
      <w:r w:rsidR="00304FB7">
        <w:rPr>
          <w:rFonts w:ascii="Times New Roman" w:hAnsi="Times New Roman" w:cs="Times New Roman"/>
          <w:sz w:val="24"/>
          <w:szCs w:val="24"/>
        </w:rPr>
        <w:t>set</w:t>
      </w:r>
      <w:r w:rsidR="00D2577A" w:rsidRPr="00E85F6F">
        <w:rPr>
          <w:rFonts w:ascii="Times New Roman" w:hAnsi="Times New Roman" w:cs="Times New Roman"/>
          <w:sz w:val="24"/>
          <w:szCs w:val="24"/>
        </w:rPr>
        <w:t xml:space="preserve">, and model snapshots </w:t>
      </w:r>
      <w:r w:rsidR="008C53BF" w:rsidRPr="00E85F6F">
        <w:rPr>
          <w:rFonts w:ascii="Times New Roman" w:hAnsi="Times New Roman" w:cs="Times New Roman"/>
          <w:sz w:val="24"/>
          <w:szCs w:val="24"/>
        </w:rPr>
        <w:t>may</w:t>
      </w:r>
      <w:r w:rsidR="00D2577A" w:rsidRPr="00E85F6F">
        <w:rPr>
          <w:rFonts w:ascii="Times New Roman" w:hAnsi="Times New Roman" w:cs="Times New Roman"/>
          <w:sz w:val="24"/>
          <w:szCs w:val="24"/>
        </w:rPr>
        <w:t xml:space="preserve"> be retired</w:t>
      </w:r>
      <w:r w:rsidR="008C53BF" w:rsidRPr="00E85F6F">
        <w:rPr>
          <w:rFonts w:ascii="Times New Roman" w:hAnsi="Times New Roman" w:cs="Times New Roman"/>
          <w:sz w:val="24"/>
          <w:szCs w:val="24"/>
        </w:rPr>
        <w:t xml:space="preserve"> without notice</w:t>
      </w:r>
      <w:r w:rsidR="0091346E" w:rsidRPr="00E85F6F">
        <w:rPr>
          <w:rFonts w:ascii="Times New Roman" w:hAnsi="Times New Roman" w:cs="Times New Roman"/>
          <w:sz w:val="24"/>
          <w:szCs w:val="24"/>
        </w:rPr>
        <w:t>.</w:t>
      </w:r>
      <w:commentRangeStart w:id="600"/>
      <w:r w:rsidR="0091346E" w:rsidRPr="000D451E">
        <w:rPr>
          <w:rFonts w:ascii="Times New Roman" w:hAnsi="Times New Roman" w:cs="Times New Roman"/>
          <w:sz w:val="24"/>
          <w:szCs w:val="24"/>
        </w:rPr>
        <w:t xml:space="preserve"> </w:t>
      </w:r>
      <w:commentRangeEnd w:id="600"/>
      <w:r w:rsidR="003926B1" w:rsidRPr="00843C66">
        <w:rPr>
          <w:rStyle w:val="CommentReference"/>
          <w:sz w:val="22"/>
          <w:szCs w:val="22"/>
        </w:rPr>
        <w:commentReference w:id="600"/>
      </w:r>
    </w:p>
    <w:p w14:paraId="6081722D" w14:textId="4381C883" w:rsidR="00396531" w:rsidRPr="00843C66" w:rsidRDefault="008077DD" w:rsidP="008E7606">
      <w:pPr>
        <w:spacing w:after="100" w:line="480" w:lineRule="auto"/>
        <w:ind w:firstLine="720"/>
        <w:jc w:val="both"/>
        <w:rPr>
          <w:ins w:id="601" w:author="charlaynew" w:date="2026-10-29T20:46:00Z" w16du:dateUtc="2026-10-29T20:46:49Z"/>
        </w:rPr>
      </w:pPr>
      <w:r w:rsidRPr="000D451E">
        <w:rPr>
          <w:rFonts w:ascii="Times New Roman" w:hAnsi="Times New Roman" w:cs="Times New Roman"/>
          <w:sz w:val="24"/>
          <w:szCs w:val="24"/>
        </w:rPr>
        <w:t>Thi</w:t>
      </w:r>
      <w:r w:rsidR="00B530EC" w:rsidRPr="000D451E">
        <w:rPr>
          <w:rFonts w:ascii="Times New Roman" w:hAnsi="Times New Roman" w:cs="Times New Roman"/>
          <w:sz w:val="24"/>
          <w:szCs w:val="24"/>
        </w:rPr>
        <w:t>r</w:t>
      </w:r>
      <w:r w:rsidRPr="000D451E">
        <w:rPr>
          <w:rFonts w:ascii="Times New Roman" w:hAnsi="Times New Roman" w:cs="Times New Roman"/>
          <w:sz w:val="24"/>
          <w:szCs w:val="24"/>
        </w:rPr>
        <w:t>d,</w:t>
      </w:r>
      <w:r w:rsidRPr="000D451E">
        <w:rPr>
          <w:rFonts w:ascii="Times New Roman" w:hAnsi="Times New Roman" w:cs="Times New Roman"/>
          <w:b/>
          <w:sz w:val="24"/>
          <w:szCs w:val="24"/>
        </w:rPr>
        <w:t xml:space="preserve"> </w:t>
      </w:r>
      <w:r w:rsidR="00083C13" w:rsidRPr="00083C13">
        <w:rPr>
          <w:rFonts w:ascii="Times New Roman" w:hAnsi="Times New Roman" w:cs="Times New Roman"/>
          <w:sz w:val="24"/>
          <w:szCs w:val="24"/>
        </w:rPr>
        <w:t>design</w:t>
      </w:r>
      <w:r w:rsidR="00083C13">
        <w:rPr>
          <w:rFonts w:ascii="Times New Roman" w:hAnsi="Times New Roman" w:cs="Times New Roman"/>
          <w:b/>
          <w:sz w:val="24"/>
          <w:szCs w:val="24"/>
        </w:rPr>
        <w:t xml:space="preserve"> </w:t>
      </w:r>
      <w:commentRangeStart w:id="602"/>
      <w:r w:rsidR="00D2577A" w:rsidRPr="000D451E">
        <w:rPr>
          <w:rFonts w:ascii="Times New Roman" w:hAnsi="Times New Roman" w:cs="Times New Roman"/>
          <w:sz w:val="24"/>
          <w:szCs w:val="24"/>
        </w:rPr>
        <w:t>Hypothesis 3</w:t>
      </w:r>
      <w:commentRangeEnd w:id="602"/>
      <w:r w:rsidR="00087782" w:rsidRPr="000D451E">
        <w:rPr>
          <w:rStyle w:val="CommentReference"/>
          <w:rFonts w:ascii="Times New Roman" w:hAnsi="Times New Roman" w:cs="Times New Roman"/>
          <w:sz w:val="24"/>
          <w:szCs w:val="24"/>
        </w:rPr>
        <w:commentReference w:id="602"/>
      </w:r>
      <w:r w:rsidR="00D2577A" w:rsidRPr="000D451E">
        <w:rPr>
          <w:rFonts w:ascii="Times New Roman" w:hAnsi="Times New Roman" w:cs="Times New Roman"/>
          <w:sz w:val="24"/>
          <w:szCs w:val="24"/>
        </w:rPr>
        <w:t xml:space="preserve"> (</w:t>
      </w:r>
      <w:r w:rsidRPr="000D451E">
        <w:rPr>
          <w:rFonts w:ascii="Times New Roman" w:hAnsi="Times New Roman" w:cs="Times New Roman"/>
          <w:sz w:val="24"/>
          <w:szCs w:val="24"/>
        </w:rPr>
        <w:t xml:space="preserve">Section </w:t>
      </w:r>
      <w:r w:rsidR="004C3C24" w:rsidRPr="000D451E">
        <w:rPr>
          <w:rFonts w:ascii="Times New Roman" w:hAnsi="Times New Roman" w:cs="Times New Roman"/>
          <w:sz w:val="24"/>
          <w:szCs w:val="24"/>
        </w:rPr>
        <w:t>S</w:t>
      </w:r>
      <w:r w:rsidR="00D2577A" w:rsidRPr="000D451E">
        <w:rPr>
          <w:rFonts w:ascii="Times New Roman" w:hAnsi="Times New Roman" w:cs="Times New Roman"/>
          <w:sz w:val="24"/>
          <w:szCs w:val="24"/>
        </w:rPr>
        <w:t xml:space="preserve">.1) relies on knowledge the model acquired </w:t>
      </w:r>
      <w:commentRangeStart w:id="603"/>
      <w:r w:rsidR="00D2577A" w:rsidRPr="000D451E">
        <w:rPr>
          <w:rFonts w:ascii="Times New Roman" w:hAnsi="Times New Roman" w:cs="Times New Roman"/>
          <w:sz w:val="24"/>
          <w:szCs w:val="24"/>
        </w:rPr>
        <w:t>in training</w:t>
      </w:r>
      <w:commentRangeEnd w:id="603"/>
      <w:r w:rsidR="003926B1" w:rsidRPr="000D451E">
        <w:rPr>
          <w:rStyle w:val="CommentReference"/>
          <w:rFonts w:ascii="Times New Roman" w:hAnsi="Times New Roman" w:cs="Times New Roman"/>
          <w:sz w:val="24"/>
          <w:szCs w:val="24"/>
        </w:rPr>
        <w:commentReference w:id="603"/>
      </w:r>
      <w:r w:rsidR="00D2577A" w:rsidRPr="000D451E">
        <w:rPr>
          <w:rFonts w:ascii="Times New Roman" w:hAnsi="Times New Roman" w:cs="Times New Roman"/>
          <w:sz w:val="24"/>
          <w:szCs w:val="24"/>
        </w:rPr>
        <w:t xml:space="preserve">. For papers published before the </w:t>
      </w:r>
      <w:commentRangeStart w:id="604"/>
      <w:r w:rsidR="00D2577A" w:rsidRPr="000D451E">
        <w:rPr>
          <w:rFonts w:ascii="Times New Roman" w:hAnsi="Times New Roman" w:cs="Times New Roman"/>
          <w:sz w:val="24"/>
          <w:szCs w:val="24"/>
        </w:rPr>
        <w:t xml:space="preserve">model’s knowledge cutoff </w:t>
      </w:r>
      <w:commentRangeEnd w:id="604"/>
      <w:r w:rsidR="007B3E9F" w:rsidRPr="00ED2C49">
        <w:rPr>
          <w:rStyle w:val="CommentReference"/>
          <w:rFonts w:ascii="Times New Roman" w:hAnsi="Times New Roman" w:cs="Times New Roman"/>
          <w:sz w:val="24"/>
          <w:szCs w:val="24"/>
        </w:rPr>
        <w:commentReference w:id="604"/>
      </w:r>
      <w:commentRangeStart w:id="605"/>
      <w:r w:rsidR="00D2577A" w:rsidRPr="00ED2C49">
        <w:rPr>
          <w:rFonts w:ascii="Times New Roman" w:hAnsi="Times New Roman" w:cs="Times New Roman"/>
          <w:sz w:val="24"/>
          <w:szCs w:val="24"/>
        </w:rPr>
        <w:t xml:space="preserve">(September 30, 2024, for </w:t>
      </w:r>
      <w:r w:rsidR="004E47F9" w:rsidRPr="00ED2C49">
        <w:rPr>
          <w:rFonts w:ascii="Times New Roman" w:hAnsi="Times New Roman" w:cs="Times New Roman"/>
          <w:sz w:val="24"/>
          <w:szCs w:val="24"/>
        </w:rPr>
        <w:t xml:space="preserve">the </w:t>
      </w:r>
      <w:r w:rsidR="00D2577A" w:rsidRPr="00ED2C49">
        <w:rPr>
          <w:rFonts w:ascii="Times New Roman" w:hAnsi="Times New Roman" w:cs="Times New Roman"/>
          <w:sz w:val="24"/>
          <w:szCs w:val="24"/>
        </w:rPr>
        <w:t>GPT-5</w:t>
      </w:r>
      <w:commentRangeEnd w:id="605"/>
      <w:r w:rsidR="00D2577A">
        <w:rPr>
          <w:rStyle w:val="CommentReference"/>
          <w:rFonts w:ascii="Times New Roman" w:hAnsi="Times New Roman" w:cs="Times New Roman"/>
          <w:sz w:val="24"/>
          <w:szCs w:val="24"/>
        </w:rPr>
        <w:commentReference w:id="605"/>
      </w:r>
      <w:r w:rsidR="003357D7">
        <w:rPr>
          <w:rFonts w:ascii="Times New Roman" w:hAnsi="Times New Roman" w:cs="Times New Roman"/>
          <w:sz w:val="24"/>
          <w:szCs w:val="24"/>
        </w:rPr>
        <w:t>; OpenAI 2025a)</w:t>
      </w:r>
      <w:r w:rsidR="00E265BF">
        <w:rPr>
          <w:rFonts w:ascii="Times New Roman" w:hAnsi="Times New Roman" w:cs="Times New Roman"/>
          <w:sz w:val="24"/>
          <w:szCs w:val="24"/>
        </w:rPr>
        <w:t xml:space="preserve"> </w:t>
      </w:r>
      <w:r w:rsidR="00D2577A" w:rsidRPr="000D451E">
        <w:rPr>
          <w:rFonts w:ascii="Times New Roman" w:hAnsi="Times New Roman" w:cs="Times New Roman"/>
          <w:sz w:val="24"/>
          <w:szCs w:val="24"/>
        </w:rPr>
        <w:t xml:space="preserve">the model </w:t>
      </w:r>
      <w:r w:rsidR="00B66D4F" w:rsidRPr="000D451E">
        <w:rPr>
          <w:rFonts w:ascii="Times New Roman" w:hAnsi="Times New Roman" w:cs="Times New Roman"/>
          <w:sz w:val="24"/>
          <w:szCs w:val="24"/>
        </w:rPr>
        <w:t>might</w:t>
      </w:r>
      <w:r w:rsidR="00D2577A" w:rsidRPr="000D451E">
        <w:rPr>
          <w:rFonts w:ascii="Times New Roman" w:hAnsi="Times New Roman" w:cs="Times New Roman"/>
          <w:sz w:val="24"/>
          <w:szCs w:val="24"/>
        </w:rPr>
        <w:t xml:space="preserve"> know how the work was received later, which risks the hindsight bias that hypothesis 2 aims to avoid. For papers published after the cutoff, it lacks the most recent state of the field. The </w:t>
      </w:r>
      <w:r w:rsidR="00E10639" w:rsidRPr="000D451E">
        <w:rPr>
          <w:rFonts w:ascii="Times New Roman" w:hAnsi="Times New Roman" w:cs="Times New Roman"/>
          <w:sz w:val="24"/>
          <w:szCs w:val="24"/>
        </w:rPr>
        <w:t>C</w:t>
      </w:r>
      <w:r w:rsidR="00D2577A" w:rsidRPr="000D451E">
        <w:rPr>
          <w:rFonts w:ascii="Times New Roman" w:hAnsi="Times New Roman" w:cs="Times New Roman"/>
          <w:sz w:val="24"/>
          <w:szCs w:val="24"/>
        </w:rPr>
        <w:t>hallenge dataset</w:t>
      </w:r>
      <w:r w:rsidR="007F268F">
        <w:rPr>
          <w:rFonts w:ascii="Times New Roman" w:hAnsi="Times New Roman" w:cs="Times New Roman"/>
          <w:sz w:val="24"/>
          <w:szCs w:val="24"/>
        </w:rPr>
        <w:t>, with papers published from 2023 to 2025,</w:t>
      </w:r>
      <w:r w:rsidR="00D2577A" w:rsidRPr="000D451E">
        <w:rPr>
          <w:rFonts w:ascii="Times New Roman" w:hAnsi="Times New Roman" w:cs="Times New Roman"/>
          <w:sz w:val="24"/>
          <w:szCs w:val="24"/>
        </w:rPr>
        <w:t xml:space="preserve"> spans both periods.</w:t>
      </w:r>
      <w:r w:rsidR="00B40748" w:rsidRPr="000D451E">
        <w:rPr>
          <w:rFonts w:ascii="Times New Roman" w:hAnsi="Times New Roman" w:cs="Times New Roman"/>
          <w:sz w:val="24"/>
          <w:szCs w:val="24"/>
        </w:rPr>
        <w:t xml:space="preserve"> </w:t>
      </w:r>
      <w:commentRangeStart w:id="606"/>
      <w:commentRangeStart w:id="607"/>
      <w:r w:rsidR="00B40748" w:rsidRPr="000D451E">
        <w:rPr>
          <w:rFonts w:ascii="Times New Roman" w:hAnsi="Times New Roman" w:cs="Times New Roman"/>
          <w:sz w:val="24"/>
          <w:szCs w:val="24"/>
        </w:rPr>
        <w:t xml:space="preserve">Nevertheless, </w:t>
      </w:r>
      <w:r w:rsidR="006E29AD" w:rsidRPr="000D451E">
        <w:rPr>
          <w:rFonts w:ascii="Times New Roman" w:hAnsi="Times New Roman" w:cs="Times New Roman"/>
          <w:sz w:val="24"/>
          <w:szCs w:val="24"/>
        </w:rPr>
        <w:t xml:space="preserve">the </w:t>
      </w:r>
      <w:r w:rsidR="00B40748" w:rsidRPr="000D451E">
        <w:rPr>
          <w:rFonts w:ascii="Times New Roman" w:hAnsi="Times New Roman" w:cs="Times New Roman"/>
          <w:sz w:val="24"/>
          <w:szCs w:val="24"/>
        </w:rPr>
        <w:t>expert</w:t>
      </w:r>
      <w:r w:rsidR="006E29AD" w:rsidRPr="000D451E">
        <w:rPr>
          <w:rFonts w:ascii="Times New Roman" w:hAnsi="Times New Roman" w:cs="Times New Roman"/>
          <w:sz w:val="24"/>
          <w:szCs w:val="24"/>
        </w:rPr>
        <w:t xml:space="preserve"> rater</w:t>
      </w:r>
      <w:r w:rsidR="00B40748" w:rsidRPr="000D451E">
        <w:rPr>
          <w:rFonts w:ascii="Times New Roman" w:hAnsi="Times New Roman" w:cs="Times New Roman"/>
          <w:sz w:val="24"/>
          <w:szCs w:val="24"/>
        </w:rPr>
        <w:t xml:space="preserve">s </w:t>
      </w:r>
      <w:r w:rsidR="00E10639" w:rsidRPr="000D451E">
        <w:rPr>
          <w:rFonts w:ascii="Times New Roman" w:hAnsi="Times New Roman" w:cs="Times New Roman"/>
          <w:sz w:val="24"/>
          <w:szCs w:val="24"/>
        </w:rPr>
        <w:t>might</w:t>
      </w:r>
      <w:r w:rsidR="00B40748" w:rsidRPr="000D451E">
        <w:rPr>
          <w:rFonts w:ascii="Times New Roman" w:hAnsi="Times New Roman" w:cs="Times New Roman"/>
          <w:sz w:val="24"/>
          <w:szCs w:val="24"/>
        </w:rPr>
        <w:t xml:space="preserve"> have </w:t>
      </w:r>
      <w:r w:rsidR="7112112F" w:rsidRPr="000D451E">
        <w:rPr>
          <w:rFonts w:ascii="Times New Roman" w:hAnsi="Times New Roman" w:cs="Times New Roman"/>
          <w:sz w:val="24"/>
          <w:szCs w:val="24"/>
        </w:rPr>
        <w:t xml:space="preserve">also </w:t>
      </w:r>
      <w:r w:rsidR="00B40748" w:rsidRPr="000D451E">
        <w:rPr>
          <w:rFonts w:ascii="Times New Roman" w:hAnsi="Times New Roman" w:cs="Times New Roman"/>
          <w:sz w:val="24"/>
          <w:szCs w:val="24"/>
        </w:rPr>
        <w:t xml:space="preserve">been </w:t>
      </w:r>
      <w:r w:rsidR="006E29AD" w:rsidRPr="000D451E">
        <w:rPr>
          <w:rFonts w:ascii="Times New Roman" w:hAnsi="Times New Roman" w:cs="Times New Roman"/>
          <w:sz w:val="24"/>
          <w:szCs w:val="24"/>
        </w:rPr>
        <w:t xml:space="preserve">subject to </w:t>
      </w:r>
      <w:r w:rsidR="00B40748" w:rsidRPr="000D451E">
        <w:rPr>
          <w:rFonts w:ascii="Times New Roman" w:hAnsi="Times New Roman" w:cs="Times New Roman"/>
          <w:sz w:val="24"/>
          <w:szCs w:val="24"/>
        </w:rPr>
        <w:t xml:space="preserve">hindsight bias </w:t>
      </w:r>
      <w:r w:rsidR="006E29AD" w:rsidRPr="000D451E">
        <w:rPr>
          <w:rFonts w:ascii="Times New Roman" w:hAnsi="Times New Roman" w:cs="Times New Roman"/>
          <w:sz w:val="24"/>
          <w:szCs w:val="24"/>
        </w:rPr>
        <w:t xml:space="preserve">during the </w:t>
      </w:r>
      <w:r w:rsidR="004C18C7" w:rsidRPr="000D451E">
        <w:rPr>
          <w:rFonts w:ascii="Times New Roman" w:hAnsi="Times New Roman" w:cs="Times New Roman"/>
          <w:sz w:val="24"/>
          <w:szCs w:val="24"/>
        </w:rPr>
        <w:t>C</w:t>
      </w:r>
      <w:r w:rsidR="006E29AD" w:rsidRPr="000D451E">
        <w:rPr>
          <w:rFonts w:ascii="Times New Roman" w:hAnsi="Times New Roman" w:cs="Times New Roman"/>
          <w:sz w:val="24"/>
          <w:szCs w:val="24"/>
        </w:rPr>
        <w:t>hallenge.</w:t>
      </w:r>
      <w:commentRangeEnd w:id="606"/>
      <w:r w:rsidR="004C18C7" w:rsidRPr="000D451E">
        <w:rPr>
          <w:rStyle w:val="CommentReference"/>
          <w:rFonts w:ascii="Times New Roman" w:hAnsi="Times New Roman" w:cs="Times New Roman"/>
          <w:sz w:val="24"/>
          <w:szCs w:val="24"/>
        </w:rPr>
        <w:commentReference w:id="606"/>
      </w:r>
      <w:commentRangeEnd w:id="607"/>
      <w:r w:rsidR="007E3B37" w:rsidRPr="000D451E">
        <w:rPr>
          <w:rStyle w:val="CommentReference"/>
          <w:rFonts w:ascii="Times New Roman" w:hAnsi="Times New Roman" w:cs="Times New Roman"/>
          <w:sz w:val="24"/>
          <w:szCs w:val="24"/>
        </w:rPr>
        <w:commentReference w:id="607"/>
      </w:r>
      <w:r w:rsidR="006565D0" w:rsidRPr="000D451E">
        <w:rPr>
          <w:rFonts w:ascii="Times New Roman" w:hAnsi="Times New Roman" w:cs="Times New Roman"/>
          <w:sz w:val="24"/>
          <w:szCs w:val="24"/>
        </w:rPr>
        <w:t xml:space="preserve"> </w:t>
      </w:r>
    </w:p>
    <w:p w14:paraId="4AFCC45C" w14:textId="5AD4DC54" w:rsidR="00396531" w:rsidRPr="00843C66" w:rsidRDefault="006565D0" w:rsidP="008E7606">
      <w:pPr>
        <w:spacing w:after="100" w:line="480" w:lineRule="auto"/>
        <w:ind w:firstLine="720"/>
        <w:jc w:val="both"/>
        <w:rPr>
          <w:ins w:id="608" w:author="charlaynew" w:date="2026-10-29T20:46:00Z" w16du:dateUtc="2026-10-29T20:46:54Z"/>
        </w:rPr>
      </w:pPr>
      <w:r w:rsidRPr="000D451E">
        <w:rPr>
          <w:rFonts w:ascii="Times New Roman" w:hAnsi="Times New Roman" w:cs="Times New Roman"/>
          <w:sz w:val="24"/>
          <w:szCs w:val="24"/>
        </w:rPr>
        <w:t>Fourth, t</w:t>
      </w:r>
      <w:r w:rsidR="00D2577A" w:rsidRPr="000D451E">
        <w:rPr>
          <w:rFonts w:ascii="Times New Roman" w:hAnsi="Times New Roman" w:cs="Times New Roman"/>
          <w:sz w:val="24"/>
          <w:szCs w:val="24"/>
        </w:rPr>
        <w:t>he prompt was developed on a small, non-representative set of papers (</w:t>
      </w:r>
      <w:r w:rsidRPr="000D451E">
        <w:rPr>
          <w:rFonts w:ascii="Times New Roman" w:hAnsi="Times New Roman" w:cs="Times New Roman"/>
          <w:sz w:val="24"/>
          <w:szCs w:val="24"/>
        </w:rPr>
        <w:t xml:space="preserve">Section </w:t>
      </w:r>
      <w:r w:rsidR="004C3C24" w:rsidRPr="000D451E">
        <w:rPr>
          <w:rFonts w:ascii="Times New Roman" w:hAnsi="Times New Roman" w:cs="Times New Roman"/>
          <w:sz w:val="24"/>
          <w:szCs w:val="24"/>
        </w:rPr>
        <w:t>S</w:t>
      </w:r>
      <w:r w:rsidR="00D2577A" w:rsidRPr="000D451E">
        <w:rPr>
          <w:rFonts w:ascii="Times New Roman" w:hAnsi="Times New Roman" w:cs="Times New Roman"/>
          <w:sz w:val="24"/>
          <w:szCs w:val="24"/>
        </w:rPr>
        <w:t xml:space="preserve">.5), and the calibration anchors were chosen by </w:t>
      </w:r>
      <w:r w:rsidR="00D826B3" w:rsidRPr="000D451E">
        <w:rPr>
          <w:rFonts w:ascii="Times New Roman" w:hAnsi="Times New Roman" w:cs="Times New Roman"/>
          <w:sz w:val="24"/>
          <w:szCs w:val="24"/>
        </w:rPr>
        <w:t xml:space="preserve">subjective </w:t>
      </w:r>
      <w:r w:rsidR="00D2577A" w:rsidRPr="000D451E">
        <w:rPr>
          <w:rFonts w:ascii="Times New Roman" w:hAnsi="Times New Roman" w:cs="Times New Roman"/>
          <w:sz w:val="24"/>
          <w:szCs w:val="24"/>
        </w:rPr>
        <w:t>judgment and concentrate</w:t>
      </w:r>
      <w:r w:rsidR="00513967">
        <w:rPr>
          <w:rFonts w:ascii="Times New Roman" w:hAnsi="Times New Roman" w:cs="Times New Roman"/>
          <w:sz w:val="24"/>
          <w:szCs w:val="24"/>
        </w:rPr>
        <w:t>d</w:t>
      </w:r>
      <w:r w:rsidR="00D2577A" w:rsidRPr="000D451E">
        <w:rPr>
          <w:rFonts w:ascii="Times New Roman" w:hAnsi="Times New Roman" w:cs="Times New Roman"/>
          <w:sz w:val="24"/>
          <w:szCs w:val="24"/>
        </w:rPr>
        <w:t xml:space="preserve"> at the top of the scale (</w:t>
      </w:r>
      <w:r w:rsidRPr="000D451E">
        <w:rPr>
          <w:rFonts w:ascii="Times New Roman" w:hAnsi="Times New Roman" w:cs="Times New Roman"/>
          <w:sz w:val="24"/>
          <w:szCs w:val="24"/>
        </w:rPr>
        <w:t xml:space="preserve">Section </w:t>
      </w:r>
      <w:r w:rsidR="004C3C24" w:rsidRPr="000D451E">
        <w:rPr>
          <w:rFonts w:ascii="Times New Roman" w:hAnsi="Times New Roman" w:cs="Times New Roman"/>
          <w:sz w:val="24"/>
          <w:szCs w:val="24"/>
        </w:rPr>
        <w:t>S</w:t>
      </w:r>
      <w:r w:rsidR="00D2577A" w:rsidRPr="000D451E">
        <w:rPr>
          <w:rFonts w:ascii="Times New Roman" w:hAnsi="Times New Roman" w:cs="Times New Roman"/>
          <w:sz w:val="24"/>
          <w:szCs w:val="24"/>
        </w:rPr>
        <w:t>.3)</w:t>
      </w:r>
      <w:r w:rsidR="00513967">
        <w:rPr>
          <w:rFonts w:ascii="Times New Roman" w:hAnsi="Times New Roman" w:cs="Times New Roman"/>
          <w:sz w:val="24"/>
          <w:szCs w:val="24"/>
        </w:rPr>
        <w:t>. B</w:t>
      </w:r>
      <w:r w:rsidR="00AA0704" w:rsidRPr="00843C66">
        <w:rPr>
          <w:rFonts w:ascii="Times New Roman" w:hAnsi="Times New Roman" w:cs="Times New Roman"/>
          <w:sz w:val="24"/>
          <w:szCs w:val="24"/>
        </w:rPr>
        <w:t>oth might</w:t>
      </w:r>
      <w:r w:rsidR="00D2577A" w:rsidRPr="00843C66">
        <w:rPr>
          <w:rFonts w:ascii="Times New Roman" w:hAnsi="Times New Roman" w:cs="Times New Roman"/>
          <w:sz w:val="24"/>
          <w:szCs w:val="24"/>
        </w:rPr>
        <w:t xml:space="preserve"> introduce field-specific biases</w:t>
      </w:r>
      <w:r w:rsidR="00F87940">
        <w:rPr>
          <w:rFonts w:ascii="Times New Roman" w:hAnsi="Times New Roman" w:cs="Times New Roman"/>
          <w:sz w:val="24"/>
          <w:szCs w:val="24"/>
        </w:rPr>
        <w:t>; future work will document a systematic selection of calibration examples</w:t>
      </w:r>
      <w:r w:rsidR="00D2577A" w:rsidRPr="00843C66">
        <w:rPr>
          <w:rFonts w:ascii="Times New Roman" w:hAnsi="Times New Roman" w:cs="Times New Roman"/>
          <w:sz w:val="24"/>
          <w:szCs w:val="24"/>
        </w:rPr>
        <w:t>.</w:t>
      </w:r>
      <w:r w:rsidRPr="00843C66">
        <w:rPr>
          <w:rFonts w:ascii="Times New Roman" w:hAnsi="Times New Roman" w:cs="Times New Roman"/>
          <w:sz w:val="24"/>
          <w:szCs w:val="24"/>
        </w:rPr>
        <w:t xml:space="preserve"> </w:t>
      </w:r>
    </w:p>
    <w:p w14:paraId="44ED5668" w14:textId="7D4EB16E" w:rsidR="00396531" w:rsidRPr="00843C66" w:rsidRDefault="006565D0" w:rsidP="008E7606">
      <w:pPr>
        <w:spacing w:after="100" w:line="480" w:lineRule="auto"/>
        <w:ind w:firstLine="720"/>
        <w:jc w:val="both"/>
        <w:rPr>
          <w:ins w:id="609" w:author="charlaynew" w:date="2026-10-29T20:47:00Z" w16du:dateUtc="2026-10-29T20:47:00Z"/>
        </w:rPr>
      </w:pPr>
      <w:r w:rsidRPr="00843C66">
        <w:rPr>
          <w:rFonts w:ascii="Times New Roman" w:hAnsi="Times New Roman" w:cs="Times New Roman"/>
          <w:sz w:val="24"/>
          <w:szCs w:val="24"/>
        </w:rPr>
        <w:t>Fifth,</w:t>
      </w:r>
      <w:r w:rsidRPr="00843C66">
        <w:rPr>
          <w:rFonts w:ascii="Times New Roman" w:hAnsi="Times New Roman" w:cs="Times New Roman"/>
          <w:b/>
          <w:sz w:val="24"/>
          <w:szCs w:val="24"/>
        </w:rPr>
        <w:t xml:space="preserve"> </w:t>
      </w:r>
      <w:r w:rsidRPr="00843C66">
        <w:rPr>
          <w:rFonts w:ascii="Times New Roman" w:hAnsi="Times New Roman" w:cs="Times New Roman"/>
          <w:sz w:val="24"/>
          <w:szCs w:val="24"/>
        </w:rPr>
        <w:t>f</w:t>
      </w:r>
      <w:r w:rsidR="00D2577A" w:rsidRPr="00843C66">
        <w:rPr>
          <w:rFonts w:ascii="Times New Roman" w:hAnsi="Times New Roman" w:cs="Times New Roman"/>
          <w:sz w:val="24"/>
          <w:szCs w:val="24"/>
        </w:rPr>
        <w:t xml:space="preserve">ull texts were available for 59.4% of the papers. Open-access practices differ between fields and publishers, so input quality is not distributed evenly across fields. </w:t>
      </w:r>
    </w:p>
    <w:p w14:paraId="4AB91703" w14:textId="38BF377C" w:rsidR="00396531" w:rsidRPr="00843C66" w:rsidRDefault="00AC387E" w:rsidP="008E7606">
      <w:pPr>
        <w:spacing w:after="100" w:line="480" w:lineRule="auto"/>
        <w:ind w:firstLine="720"/>
        <w:jc w:val="both"/>
        <w:rPr>
          <w:ins w:id="610" w:author="charlaynew" w:date="2026-10-29T20:47:00Z" w16du:dateUtc="2026-10-29T20:47:05Z"/>
        </w:rPr>
      </w:pPr>
      <w:r w:rsidRPr="00843C66">
        <w:rPr>
          <w:rFonts w:ascii="Times New Roman" w:hAnsi="Times New Roman" w:cs="Times New Roman"/>
          <w:sz w:val="24"/>
          <w:szCs w:val="24"/>
        </w:rPr>
        <w:t>S</w:t>
      </w:r>
      <w:r w:rsidR="00D1081E">
        <w:rPr>
          <w:rFonts w:ascii="Times New Roman" w:hAnsi="Times New Roman" w:cs="Times New Roman"/>
          <w:sz w:val="24"/>
          <w:szCs w:val="24"/>
        </w:rPr>
        <w:t>ix</w:t>
      </w:r>
      <w:r w:rsidRPr="006A5820">
        <w:rPr>
          <w:rFonts w:ascii="Times New Roman" w:hAnsi="Times New Roman" w:cs="Times New Roman"/>
          <w:sz w:val="24"/>
          <w:szCs w:val="24"/>
        </w:rPr>
        <w:t>th</w:t>
      </w:r>
      <w:r w:rsidRPr="00843C66">
        <w:rPr>
          <w:rFonts w:ascii="Times New Roman" w:hAnsi="Times New Roman" w:cs="Times New Roman"/>
          <w:sz w:val="24"/>
          <w:szCs w:val="24"/>
        </w:rPr>
        <w:t>, t</w:t>
      </w:r>
      <w:r w:rsidR="00D2577A" w:rsidRPr="00843C66">
        <w:rPr>
          <w:rFonts w:ascii="Times New Roman" w:hAnsi="Times New Roman" w:cs="Times New Roman"/>
          <w:sz w:val="24"/>
          <w:szCs w:val="24"/>
        </w:rPr>
        <w:t xml:space="preserve">he binary </w:t>
      </w:r>
      <w:r w:rsidR="000C625C">
        <w:rPr>
          <w:rFonts w:ascii="Times New Roman" w:hAnsi="Times New Roman" w:cs="Times New Roman"/>
          <w:sz w:val="24"/>
          <w:szCs w:val="24"/>
        </w:rPr>
        <w:t>classification</w:t>
      </w:r>
      <w:r w:rsidR="00D2577A">
        <w:rPr>
          <w:rFonts w:ascii="Times New Roman" w:hAnsi="Times New Roman" w:cs="Times New Roman"/>
          <w:sz w:val="24"/>
          <w:szCs w:val="24"/>
        </w:rPr>
        <w:t xml:space="preserve"> </w:t>
      </w:r>
      <w:r w:rsidR="00D2577A" w:rsidRPr="00843C66">
        <w:rPr>
          <w:rFonts w:ascii="Times New Roman" w:hAnsi="Times New Roman" w:cs="Times New Roman"/>
          <w:sz w:val="24"/>
          <w:szCs w:val="24"/>
        </w:rPr>
        <w:t>threshold of 60</w:t>
      </w:r>
      <w:r w:rsidR="009B6376">
        <w:rPr>
          <w:rFonts w:ascii="Times New Roman" w:hAnsi="Times New Roman" w:cs="Times New Roman"/>
          <w:sz w:val="24"/>
          <w:szCs w:val="24"/>
        </w:rPr>
        <w:t xml:space="preserve"> </w:t>
      </w:r>
      <w:r w:rsidR="007F3C36">
        <w:rPr>
          <w:rFonts w:ascii="Times New Roman" w:hAnsi="Times New Roman" w:cs="Times New Roman"/>
          <w:sz w:val="24"/>
          <w:szCs w:val="24"/>
        </w:rPr>
        <w:t xml:space="preserve">is </w:t>
      </w:r>
      <w:commentRangeStart w:id="611"/>
      <w:r w:rsidR="007F3C36">
        <w:rPr>
          <w:rFonts w:ascii="Times New Roman" w:hAnsi="Times New Roman" w:cs="Times New Roman"/>
          <w:sz w:val="24"/>
          <w:szCs w:val="24"/>
        </w:rPr>
        <w:t>a</w:t>
      </w:r>
      <w:commentRangeEnd w:id="611"/>
      <w:r>
        <w:rPr>
          <w:rStyle w:val="CommentReference"/>
          <w:rFonts w:ascii="Times New Roman" w:hAnsi="Times New Roman" w:cs="Times New Roman"/>
          <w:sz w:val="24"/>
          <w:szCs w:val="24"/>
        </w:rPr>
        <w:commentReference w:id="611"/>
      </w:r>
      <w:r w:rsidR="007F3C36">
        <w:rPr>
          <w:rFonts w:ascii="Times New Roman" w:hAnsi="Times New Roman" w:cs="Times New Roman"/>
          <w:sz w:val="24"/>
          <w:szCs w:val="24"/>
        </w:rPr>
        <w:t xml:space="preserve"> </w:t>
      </w:r>
      <w:del w:id="612" w:author="charlaynew" w:date="2026-10-30T10:02:00Z" w16du:dateUtc="2026-10-30T10:02:38Z">
        <w:r w:rsidR="00D2577A" w:rsidRPr="00843C66">
          <w:rPr>
            <w:rFonts w:ascii="Times New Roman" w:hAnsi="Times New Roman" w:cs="Times New Roman"/>
            <w:sz w:val="24"/>
            <w:szCs w:val="24"/>
          </w:rPr>
          <w:delText xml:space="preserve"> </w:delText>
        </w:r>
      </w:del>
      <w:r w:rsidR="00D2577A" w:rsidRPr="00843C66">
        <w:rPr>
          <w:rFonts w:ascii="Times New Roman" w:hAnsi="Times New Roman" w:cs="Times New Roman"/>
          <w:sz w:val="24"/>
          <w:szCs w:val="24"/>
        </w:rPr>
        <w:t>heuristic</w:t>
      </w:r>
      <w:r w:rsidR="00BA3BF4">
        <w:rPr>
          <w:rFonts w:ascii="Times New Roman" w:hAnsi="Times New Roman" w:cs="Times New Roman"/>
          <w:sz w:val="24"/>
          <w:szCs w:val="24"/>
        </w:rPr>
        <w:t xml:space="preserve"> choice</w:t>
      </w:r>
      <w:r w:rsidR="00CB1070">
        <w:rPr>
          <w:rFonts w:ascii="Times New Roman" w:hAnsi="Times New Roman" w:cs="Times New Roman"/>
          <w:sz w:val="24"/>
          <w:szCs w:val="24"/>
        </w:rPr>
        <w:t>; t</w:t>
      </w:r>
      <w:r w:rsidR="003D4572">
        <w:rPr>
          <w:rFonts w:ascii="Times New Roman" w:hAnsi="Times New Roman" w:cs="Times New Roman"/>
          <w:sz w:val="24"/>
          <w:szCs w:val="24"/>
        </w:rPr>
        <w:t>heir sensitivity will be tested in future work.</w:t>
      </w:r>
      <w:r w:rsidR="000A7783" w:rsidRPr="00843C66">
        <w:rPr>
          <w:rFonts w:ascii="Times New Roman" w:hAnsi="Times New Roman" w:cs="Times New Roman"/>
          <w:sz w:val="24"/>
          <w:szCs w:val="24"/>
        </w:rPr>
        <w:t xml:space="preserve"> </w:t>
      </w:r>
    </w:p>
    <w:p w14:paraId="4F6BE591" w14:textId="6093DD5C" w:rsidR="00396531" w:rsidRPr="00843C66" w:rsidRDefault="000A7783" w:rsidP="008E7606">
      <w:pPr>
        <w:spacing w:after="100" w:line="480" w:lineRule="auto"/>
        <w:ind w:firstLine="720"/>
        <w:jc w:val="both"/>
        <w:rPr>
          <w:ins w:id="613" w:author="charlaynew" w:date="2026-10-29T20:47:00Z" w16du:dateUtc="2026-10-29T20:47:11Z"/>
          <w:rFonts w:ascii="Times New Roman" w:eastAsia="Times New Roman" w:hAnsi="Times New Roman" w:cs="Times New Roman"/>
          <w:sz w:val="24"/>
          <w:szCs w:val="24"/>
        </w:rPr>
      </w:pPr>
      <w:r w:rsidRPr="00843C66">
        <w:rPr>
          <w:rFonts w:ascii="Times New Roman" w:hAnsi="Times New Roman" w:cs="Times New Roman"/>
          <w:sz w:val="24"/>
          <w:szCs w:val="24"/>
        </w:rPr>
        <w:t>Seventh, t</w:t>
      </w:r>
      <w:r w:rsidR="00D2577A" w:rsidRPr="00843C66">
        <w:rPr>
          <w:rFonts w:ascii="Times New Roman" w:hAnsi="Times New Roman" w:cs="Times New Roman"/>
          <w:sz w:val="24"/>
          <w:szCs w:val="24"/>
        </w:rPr>
        <w:t>he interval is the model</w:t>
      </w:r>
      <w:del w:id="614" w:author="charlaynew" w:date="2026-10-30T10:04:00Z" w16du:dateUtc="2026-10-30T10:04:20Z">
        <w:r w:rsidRPr="56A5122E" w:rsidDel="00D2577A">
          <w:rPr>
            <w:rFonts w:ascii="Times New Roman" w:hAnsi="Times New Roman" w:cs="Times New Roman"/>
            <w:sz w:val="24"/>
            <w:szCs w:val="24"/>
          </w:rPr>
          <w:delText>’</w:delText>
        </w:r>
      </w:del>
      <w:r w:rsidR="00D2577A" w:rsidRPr="27208072">
        <w:rPr>
          <w:rFonts w:ascii="Times New Roman" w:hAnsi="Times New Roman" w:cs="Times New Roman"/>
          <w:sz w:val="24"/>
          <w:szCs w:val="24"/>
        </w:rPr>
        <w:t>s</w:t>
      </w:r>
      <w:r w:rsidR="00D2577A" w:rsidRPr="00843C66">
        <w:rPr>
          <w:rFonts w:ascii="Times New Roman" w:hAnsi="Times New Roman" w:cs="Times New Roman"/>
          <w:sz w:val="24"/>
          <w:szCs w:val="24"/>
        </w:rPr>
        <w:t xml:space="preserve"> self-reported uncertainty</w:t>
      </w:r>
      <w:r w:rsidR="004A6EF1">
        <w:rPr>
          <w:rFonts w:ascii="Times New Roman" w:hAnsi="Times New Roman" w:cs="Times New Roman"/>
          <w:sz w:val="24"/>
          <w:szCs w:val="24"/>
        </w:rPr>
        <w:t>, reflecting</w:t>
      </w:r>
      <w:r w:rsidR="001D1161">
        <w:rPr>
          <w:rFonts w:ascii="Times New Roman" w:hAnsi="Times New Roman" w:cs="Times New Roman"/>
          <w:sz w:val="24"/>
          <w:szCs w:val="24"/>
        </w:rPr>
        <w:t xml:space="preserve"> </w:t>
      </w:r>
      <w:r w:rsidR="001D1161" w:rsidRPr="00843C66">
        <w:rPr>
          <w:rFonts w:ascii="Times New Roman" w:hAnsi="Times New Roman" w:cs="Times New Roman"/>
          <w:sz w:val="24"/>
          <w:szCs w:val="24"/>
        </w:rPr>
        <w:t xml:space="preserve">the </w:t>
      </w:r>
      <w:r w:rsidR="001D1161" w:rsidRPr="709EBF8F">
        <w:rPr>
          <w:rFonts w:ascii="Times New Roman" w:hAnsi="Times New Roman" w:cs="Times New Roman"/>
          <w:sz w:val="24"/>
          <w:szCs w:val="24"/>
        </w:rPr>
        <w:t>model</w:t>
      </w:r>
      <w:ins w:id="615" w:author="charlaynew" w:date="2026-10-30T10:05:00Z" w16du:dateUtc="2026-10-30T10:05:09Z">
        <w:r w:rsidR="7F1E90A4" w:rsidRPr="709EBF8F">
          <w:rPr>
            <w:rFonts w:ascii="Times New Roman" w:hAnsi="Times New Roman" w:cs="Times New Roman"/>
            <w:sz w:val="24"/>
            <w:szCs w:val="24"/>
          </w:rPr>
          <w:t>’</w:t>
        </w:r>
      </w:ins>
      <w:del w:id="616" w:author="charlaynew" w:date="2026-10-30T10:04:00Z" w16du:dateUtc="2026-10-30T10:04:39Z">
        <w:r w:rsidRPr="709EBF8F" w:rsidDel="000A7783">
          <w:rPr>
            <w:rFonts w:ascii="Times New Roman" w:hAnsi="Times New Roman" w:cs="Times New Roman"/>
            <w:sz w:val="24"/>
            <w:szCs w:val="24"/>
          </w:rPr>
          <w:delText>'</w:delText>
        </w:r>
      </w:del>
      <w:r w:rsidR="001D1161" w:rsidRPr="709EBF8F">
        <w:rPr>
          <w:rFonts w:ascii="Times New Roman" w:hAnsi="Times New Roman" w:cs="Times New Roman"/>
          <w:sz w:val="24"/>
          <w:szCs w:val="24"/>
        </w:rPr>
        <w:t>s</w:t>
      </w:r>
      <w:r w:rsidR="001D1161" w:rsidRPr="00843C66">
        <w:rPr>
          <w:rFonts w:ascii="Times New Roman" w:hAnsi="Times New Roman" w:cs="Times New Roman"/>
          <w:sz w:val="24"/>
          <w:szCs w:val="24"/>
        </w:rPr>
        <w:t xml:space="preserve"> estimation </w:t>
      </w:r>
      <w:r w:rsidR="00D2577A" w:rsidRPr="00843C66">
        <w:rPr>
          <w:rFonts w:ascii="Times New Roman" w:hAnsi="Times New Roman" w:cs="Times New Roman"/>
          <w:sz w:val="24"/>
          <w:szCs w:val="24"/>
        </w:rPr>
        <w:t>rather than disagreement between experts, and it has not yet been validated (</w:t>
      </w:r>
      <w:r w:rsidR="00F16302" w:rsidRPr="00843C66">
        <w:rPr>
          <w:rFonts w:ascii="Times New Roman" w:hAnsi="Times New Roman" w:cs="Times New Roman"/>
          <w:sz w:val="24"/>
          <w:szCs w:val="24"/>
        </w:rPr>
        <w:t xml:space="preserve">Section </w:t>
      </w:r>
      <w:r w:rsidR="000F35D0">
        <w:rPr>
          <w:rFonts w:ascii="Times New Roman" w:hAnsi="Times New Roman" w:cs="Times New Roman"/>
          <w:sz w:val="24"/>
          <w:szCs w:val="24"/>
        </w:rPr>
        <w:t>S.10</w:t>
      </w:r>
      <w:r w:rsidR="00D2577A" w:rsidRPr="00843C66">
        <w:rPr>
          <w:rFonts w:ascii="Times New Roman" w:hAnsi="Times New Roman" w:cs="Times New Roman"/>
          <w:sz w:val="24"/>
          <w:szCs w:val="24"/>
        </w:rPr>
        <w:t>)</w:t>
      </w:r>
      <w:r w:rsidR="001F1ADC" w:rsidRPr="00843C66">
        <w:rPr>
          <w:rFonts w:ascii="Times New Roman" w:hAnsi="Times New Roman" w:cs="Times New Roman"/>
          <w:sz w:val="24"/>
          <w:szCs w:val="24"/>
        </w:rPr>
        <w:t>;</w:t>
      </w:r>
      <w:r w:rsidR="003509CE">
        <w:rPr>
          <w:rFonts w:ascii="Times New Roman" w:hAnsi="Times New Roman" w:cs="Times New Roman"/>
          <w:sz w:val="24"/>
          <w:szCs w:val="24"/>
        </w:rPr>
        <w:t xml:space="preserve"> future work will calibrate those intervals</w:t>
      </w:r>
      <w:r w:rsidR="0087050B" w:rsidRPr="00843C66">
        <w:rPr>
          <w:rFonts w:ascii="Times New Roman" w:hAnsi="Times New Roman" w:cs="Times New Roman"/>
          <w:sz w:val="24"/>
          <w:szCs w:val="24"/>
        </w:rPr>
        <w:t>.</w:t>
      </w:r>
      <w:r w:rsidR="00F16302" w:rsidRPr="00843C66">
        <w:rPr>
          <w:rFonts w:ascii="Times New Roman" w:hAnsi="Times New Roman" w:cs="Times New Roman"/>
          <w:sz w:val="24"/>
          <w:szCs w:val="24"/>
        </w:rPr>
        <w:t xml:space="preserve"> </w:t>
      </w:r>
    </w:p>
    <w:p w14:paraId="2306A51B" w14:textId="402D2955" w:rsidR="00396531" w:rsidRPr="00843C66" w:rsidRDefault="00F16302" w:rsidP="008E7606">
      <w:pPr>
        <w:spacing w:after="100" w:line="480" w:lineRule="auto"/>
        <w:ind w:firstLine="720"/>
        <w:jc w:val="both"/>
        <w:rPr>
          <w:rFonts w:ascii="Times New Roman" w:hAnsi="Times New Roman" w:cs="Times New Roman"/>
          <w:sz w:val="24"/>
          <w:szCs w:val="24"/>
        </w:rPr>
      </w:pPr>
      <w:r w:rsidRPr="50387267">
        <w:rPr>
          <w:rFonts w:ascii="Times New Roman" w:eastAsia="Times New Roman" w:hAnsi="Times New Roman" w:cs="Times New Roman"/>
          <w:sz w:val="24"/>
          <w:szCs w:val="24"/>
          <w:rPrChange w:id="617" w:author="charlaynew" w:date="2026-10-30T11:05:00Z" w16du:dateUtc="2026-10-30T10:05:00Z">
            <w:rPr>
              <w:rFonts w:ascii="Times New Roman" w:hAnsi="Times New Roman" w:cs="Times New Roman"/>
              <w:sz w:val="24"/>
              <w:szCs w:val="24"/>
            </w:rPr>
          </w:rPrChange>
        </w:rPr>
        <w:t>Lastly,</w:t>
      </w:r>
      <w:r w:rsidRPr="50387267">
        <w:rPr>
          <w:rFonts w:ascii="Times New Roman" w:eastAsia="Times New Roman" w:hAnsi="Times New Roman" w:cs="Times New Roman"/>
          <w:b/>
          <w:sz w:val="24"/>
          <w:szCs w:val="24"/>
          <w:rPrChange w:id="618" w:author="charlaynew" w:date="2026-10-30T11:05:00Z" w16du:dateUtc="2026-10-30T10:05:00Z">
            <w:rPr>
              <w:rFonts w:ascii="Times New Roman" w:hAnsi="Times New Roman" w:cs="Times New Roman"/>
              <w:b/>
              <w:sz w:val="24"/>
              <w:szCs w:val="24"/>
            </w:rPr>
          </w:rPrChange>
        </w:rPr>
        <w:t xml:space="preserve"> </w:t>
      </w:r>
      <w:r w:rsidR="00790C10" w:rsidRPr="50387267">
        <w:rPr>
          <w:rFonts w:ascii="Times New Roman" w:eastAsia="Times New Roman" w:hAnsi="Times New Roman" w:cs="Times New Roman"/>
          <w:sz w:val="24"/>
          <w:szCs w:val="24"/>
          <w:rPrChange w:id="619" w:author="charlaynew" w:date="2026-10-30T11:05:00Z" w16du:dateUtc="2026-10-30T10:05:00Z">
            <w:rPr>
              <w:rFonts w:ascii="Times New Roman" w:hAnsi="Times New Roman" w:cs="Times New Roman"/>
              <w:sz w:val="24"/>
              <w:szCs w:val="24"/>
            </w:rPr>
          </w:rPrChange>
        </w:rPr>
        <w:t>the present</w:t>
      </w:r>
      <w:r w:rsidR="00D2577A" w:rsidRPr="50387267">
        <w:rPr>
          <w:rFonts w:ascii="Times New Roman" w:eastAsia="Times New Roman" w:hAnsi="Times New Roman" w:cs="Times New Roman"/>
          <w:sz w:val="24"/>
          <w:szCs w:val="24"/>
          <w:rPrChange w:id="620" w:author="charlaynew" w:date="2026-10-30T11:05:00Z" w16du:dateUtc="2026-10-30T10:05:00Z">
            <w:rPr>
              <w:rFonts w:ascii="Times New Roman" w:hAnsi="Times New Roman" w:cs="Times New Roman"/>
              <w:sz w:val="24"/>
              <w:szCs w:val="24"/>
            </w:rPr>
          </w:rPrChange>
        </w:rPr>
        <w:t xml:space="preserve"> post</w:t>
      </w:r>
      <w:ins w:id="621" w:author="charlaynew" w:date="2026-10-30T10:05:00Z" w16du:dateUtc="2026-10-30T10:05:43Z">
        <w:r w:rsidR="73387883" w:rsidRPr="7BF521D3">
          <w:rPr>
            <w:rFonts w:ascii="Times New Roman" w:eastAsia="Times New Roman" w:hAnsi="Times New Roman" w:cs="Times New Roman"/>
            <w:sz w:val="24"/>
            <w:szCs w:val="24"/>
          </w:rPr>
          <w:t xml:space="preserve"> </w:t>
        </w:r>
      </w:ins>
      <w:del w:id="622" w:author="charlaynew" w:date="2026-10-30T10:05:00Z" w16du:dateUtc="2026-10-30T10:05:42Z">
        <w:r w:rsidR="00D2577A" w:rsidRPr="50387267">
          <w:rPr>
            <w:rFonts w:ascii="Times New Roman" w:eastAsia="Times New Roman" w:hAnsi="Times New Roman" w:cs="Times New Roman"/>
            <w:sz w:val="24"/>
            <w:szCs w:val="24"/>
            <w:rPrChange w:id="623" w:author="charlaynew" w:date="2026-10-30T11:05:00Z" w16du:dateUtc="2026-10-30T10:05:00Z">
              <w:rPr>
                <w:rFonts w:ascii="Times New Roman" w:hAnsi="Times New Roman" w:cs="Times New Roman"/>
                <w:sz w:val="24"/>
                <w:szCs w:val="24"/>
              </w:rPr>
            </w:rPrChange>
          </w:rPr>
          <w:delText>-</w:delText>
        </w:r>
      </w:del>
      <w:r w:rsidR="00D2577A" w:rsidRPr="50387267">
        <w:rPr>
          <w:rFonts w:ascii="Times New Roman" w:eastAsia="Times New Roman" w:hAnsi="Times New Roman" w:cs="Times New Roman"/>
          <w:sz w:val="24"/>
          <w:szCs w:val="24"/>
          <w:rPrChange w:id="624" w:author="charlaynew" w:date="2026-10-30T11:05:00Z" w16du:dateUtc="2026-10-30T10:05:00Z">
            <w:rPr>
              <w:rFonts w:ascii="Times New Roman" w:hAnsi="Times New Roman" w:cs="Times New Roman"/>
              <w:sz w:val="24"/>
              <w:szCs w:val="24"/>
            </w:rPr>
          </w:rPrChange>
        </w:rPr>
        <w:t>hoc analyses use eit</w:t>
      </w:r>
      <w:r w:rsidR="00D2577A" w:rsidRPr="00843C66">
        <w:rPr>
          <w:rFonts w:ascii="Times New Roman" w:hAnsi="Times New Roman" w:cs="Times New Roman"/>
          <w:sz w:val="24"/>
          <w:szCs w:val="24"/>
        </w:rPr>
        <w:t xml:space="preserve">her </w:t>
      </w:r>
      <w:r w:rsidR="00B40D12">
        <w:rPr>
          <w:rFonts w:ascii="Times New Roman" w:hAnsi="Times New Roman" w:cs="Times New Roman"/>
          <w:sz w:val="24"/>
          <w:szCs w:val="24"/>
        </w:rPr>
        <w:t>the</w:t>
      </w:r>
      <w:r w:rsidR="00D2577A" w:rsidRPr="00843C66">
        <w:rPr>
          <w:rFonts w:ascii="Times New Roman" w:hAnsi="Times New Roman" w:cs="Times New Roman"/>
          <w:sz w:val="24"/>
          <w:szCs w:val="24"/>
        </w:rPr>
        <w:t xml:space="preserve"> LENS outputs or the </w:t>
      </w:r>
      <w:r w:rsidR="00790C10" w:rsidRPr="00843C66">
        <w:rPr>
          <w:rFonts w:ascii="Times New Roman" w:hAnsi="Times New Roman" w:cs="Times New Roman"/>
          <w:sz w:val="24"/>
          <w:szCs w:val="24"/>
        </w:rPr>
        <w:t>now-</w:t>
      </w:r>
      <w:r w:rsidR="00D2577A" w:rsidRPr="00843C66">
        <w:rPr>
          <w:rFonts w:ascii="Times New Roman" w:hAnsi="Times New Roman" w:cs="Times New Roman"/>
          <w:sz w:val="24"/>
          <w:szCs w:val="24"/>
        </w:rPr>
        <w:t>public 1,000-paper subset</w:t>
      </w:r>
      <w:r w:rsidR="00CF0410" w:rsidRPr="00843C66">
        <w:rPr>
          <w:rFonts w:ascii="Times New Roman" w:hAnsi="Times New Roman" w:cs="Times New Roman"/>
          <w:sz w:val="24"/>
          <w:szCs w:val="24"/>
        </w:rPr>
        <w:t xml:space="preserve"> (Section </w:t>
      </w:r>
      <w:r w:rsidR="000F35D0">
        <w:rPr>
          <w:rFonts w:ascii="Times New Roman" w:hAnsi="Times New Roman" w:cs="Times New Roman"/>
          <w:sz w:val="24"/>
          <w:szCs w:val="24"/>
        </w:rPr>
        <w:t>S.13</w:t>
      </w:r>
      <w:r w:rsidR="00CF0410" w:rsidRPr="00843C66">
        <w:rPr>
          <w:rFonts w:ascii="Times New Roman" w:hAnsi="Times New Roman" w:cs="Times New Roman"/>
          <w:sz w:val="24"/>
          <w:szCs w:val="24"/>
        </w:rPr>
        <w:t>)</w:t>
      </w:r>
      <w:r w:rsidR="00C91317" w:rsidRPr="00843C66">
        <w:rPr>
          <w:rFonts w:ascii="Times New Roman" w:hAnsi="Times New Roman" w:cs="Times New Roman"/>
          <w:sz w:val="24"/>
          <w:szCs w:val="24"/>
        </w:rPr>
        <w:t>; additional analyses with</w:t>
      </w:r>
      <w:r w:rsidR="00AE22E0" w:rsidRPr="00843C66">
        <w:rPr>
          <w:rFonts w:ascii="Times New Roman" w:hAnsi="Times New Roman" w:cs="Times New Roman"/>
          <w:sz w:val="24"/>
          <w:szCs w:val="24"/>
        </w:rPr>
        <w:t xml:space="preserve"> the</w:t>
      </w:r>
      <w:r w:rsidR="00D2577A" w:rsidRPr="00843C66">
        <w:rPr>
          <w:rFonts w:ascii="Times New Roman" w:hAnsi="Times New Roman" w:cs="Times New Roman"/>
          <w:sz w:val="24"/>
          <w:szCs w:val="24"/>
        </w:rPr>
        <w:t xml:space="preserve"> full expert dataset</w:t>
      </w:r>
      <w:r w:rsidR="00B40D12">
        <w:rPr>
          <w:rFonts w:ascii="Times New Roman" w:hAnsi="Times New Roman" w:cs="Times New Roman"/>
          <w:sz w:val="24"/>
          <w:szCs w:val="24"/>
        </w:rPr>
        <w:t xml:space="preserve"> are planned</w:t>
      </w:r>
      <w:r w:rsidR="00843C66">
        <w:rPr>
          <w:rFonts w:ascii="Times New Roman" w:hAnsi="Times New Roman" w:cs="Times New Roman"/>
          <w:sz w:val="24"/>
          <w:szCs w:val="24"/>
        </w:rPr>
        <w:t>.</w:t>
      </w:r>
    </w:p>
    <w:p w14:paraId="50F8CB55" w14:textId="00F8F552" w:rsidR="00396531" w:rsidRPr="002A2735" w:rsidRDefault="00F6789B" w:rsidP="0057134F">
      <w:pPr>
        <w:spacing w:after="100" w:line="480" w:lineRule="auto"/>
        <w:ind w:firstLine="720"/>
        <w:jc w:val="both"/>
        <w:rPr>
          <w:rFonts w:ascii="Times New Roman" w:hAnsi="Times New Roman" w:cs="Times New Roman"/>
          <w:sz w:val="24"/>
          <w:szCs w:val="24"/>
        </w:rPr>
      </w:pPr>
      <w:r>
        <w:rPr>
          <w:rFonts w:ascii="Times New Roman" w:hAnsi="Times New Roman" w:cs="Times New Roman"/>
          <w:sz w:val="24"/>
          <w:szCs w:val="24"/>
        </w:rPr>
        <w:t>B</w:t>
      </w:r>
      <w:r w:rsidR="00843C66">
        <w:rPr>
          <w:rFonts w:ascii="Times New Roman" w:hAnsi="Times New Roman" w:cs="Times New Roman"/>
          <w:sz w:val="24"/>
          <w:szCs w:val="24"/>
        </w:rPr>
        <w:t>e</w:t>
      </w:r>
      <w:r>
        <w:rPr>
          <w:rFonts w:ascii="Times New Roman" w:hAnsi="Times New Roman" w:cs="Times New Roman"/>
          <w:sz w:val="24"/>
          <w:szCs w:val="24"/>
        </w:rPr>
        <w:t>yond the points mentioned above, follow-up work will examine</w:t>
      </w:r>
      <w:r w:rsidR="006907B6">
        <w:rPr>
          <w:rFonts w:ascii="Times New Roman" w:hAnsi="Times New Roman" w:cs="Times New Roman"/>
          <w:sz w:val="24"/>
          <w:szCs w:val="24"/>
        </w:rPr>
        <w:t>:</w:t>
      </w:r>
      <w:r w:rsidR="00D2577A" w:rsidRPr="002A2735">
        <w:rPr>
          <w:rFonts w:ascii="Times New Roman" w:hAnsi="Times New Roman" w:cs="Times New Roman"/>
          <w:sz w:val="24"/>
          <w:szCs w:val="24"/>
        </w:rPr>
        <w:t xml:space="preserve"> (1) </w:t>
      </w:r>
      <w:commentRangeStart w:id="625"/>
      <w:r w:rsidR="006F1187">
        <w:rPr>
          <w:rFonts w:ascii="Times New Roman" w:hAnsi="Times New Roman" w:cs="Times New Roman"/>
          <w:sz w:val="24"/>
          <w:szCs w:val="24"/>
        </w:rPr>
        <w:t>f</w:t>
      </w:r>
      <w:r w:rsidR="00D2577A" w:rsidRPr="002A2735">
        <w:rPr>
          <w:rFonts w:ascii="Times New Roman" w:hAnsi="Times New Roman" w:cs="Times New Roman"/>
          <w:sz w:val="24"/>
          <w:szCs w:val="24"/>
        </w:rPr>
        <w:t xml:space="preserve">airness </w:t>
      </w:r>
      <w:commentRangeEnd w:id="625"/>
      <w:r w:rsidR="00B36920" w:rsidRPr="002A2735">
        <w:rPr>
          <w:rStyle w:val="CommentReference"/>
          <w:rFonts w:ascii="Times New Roman" w:hAnsi="Times New Roman" w:cs="Times New Roman"/>
          <w:sz w:val="24"/>
          <w:szCs w:val="24"/>
        </w:rPr>
        <w:commentReference w:id="625"/>
      </w:r>
      <w:r w:rsidR="00D2577A" w:rsidRPr="002A2735">
        <w:rPr>
          <w:rFonts w:ascii="Times New Roman" w:hAnsi="Times New Roman" w:cs="Times New Roman"/>
          <w:sz w:val="24"/>
          <w:szCs w:val="24"/>
        </w:rPr>
        <w:t>across fields, article types and author groups, including the differences in score distributions between fields</w:t>
      </w:r>
      <w:r w:rsidR="00BE571F" w:rsidRPr="002A2735">
        <w:rPr>
          <w:rFonts w:ascii="Times New Roman" w:hAnsi="Times New Roman" w:cs="Times New Roman"/>
          <w:sz w:val="24"/>
          <w:szCs w:val="24"/>
        </w:rPr>
        <w:t xml:space="preserve"> (particularly</w:t>
      </w:r>
      <w:r w:rsidR="0043019B" w:rsidRPr="002A2735">
        <w:rPr>
          <w:rFonts w:ascii="Times New Roman" w:hAnsi="Times New Roman" w:cs="Times New Roman"/>
          <w:sz w:val="24"/>
          <w:szCs w:val="24"/>
        </w:rPr>
        <w:t xml:space="preserve"> STEM vs. Social Sciences </w:t>
      </w:r>
      <w:r w:rsidR="006F1187">
        <w:rPr>
          <w:rFonts w:ascii="Times New Roman" w:hAnsi="Times New Roman" w:cs="Times New Roman"/>
          <w:sz w:val="24"/>
          <w:szCs w:val="24"/>
        </w:rPr>
        <w:t>and</w:t>
      </w:r>
      <w:r w:rsidR="0043019B" w:rsidRPr="002A2735">
        <w:rPr>
          <w:rFonts w:ascii="Times New Roman" w:hAnsi="Times New Roman" w:cs="Times New Roman"/>
          <w:sz w:val="24"/>
          <w:szCs w:val="24"/>
        </w:rPr>
        <w:t xml:space="preserve"> Humanities)</w:t>
      </w:r>
      <w:r w:rsidR="00D2577A" w:rsidRPr="002A2735">
        <w:rPr>
          <w:rFonts w:ascii="Times New Roman" w:hAnsi="Times New Roman" w:cs="Times New Roman"/>
          <w:sz w:val="24"/>
          <w:szCs w:val="24"/>
        </w:rPr>
        <w:t xml:space="preserve">; (2) </w:t>
      </w:r>
      <w:r w:rsidR="006907B6">
        <w:rPr>
          <w:rFonts w:ascii="Times New Roman" w:hAnsi="Times New Roman" w:cs="Times New Roman"/>
          <w:sz w:val="24"/>
          <w:szCs w:val="24"/>
        </w:rPr>
        <w:t>G</w:t>
      </w:r>
      <w:r w:rsidR="00D2577A" w:rsidRPr="002A2735">
        <w:rPr>
          <w:rFonts w:ascii="Times New Roman" w:hAnsi="Times New Roman" w:cs="Times New Roman"/>
          <w:sz w:val="24"/>
          <w:szCs w:val="24"/>
        </w:rPr>
        <w:t>ameability</w:t>
      </w:r>
      <w:r w:rsidR="00D02747">
        <w:rPr>
          <w:rFonts w:ascii="Times New Roman" w:hAnsi="Times New Roman" w:cs="Times New Roman"/>
          <w:sz w:val="24"/>
          <w:szCs w:val="24"/>
        </w:rPr>
        <w:t xml:space="preserve"> (</w:t>
      </w:r>
      <w:r w:rsidR="00C0757D">
        <w:rPr>
          <w:rFonts w:ascii="Times New Roman" w:hAnsi="Times New Roman" w:cs="Times New Roman"/>
          <w:sz w:val="24"/>
          <w:szCs w:val="24"/>
        </w:rPr>
        <w:t>Gibn</w:t>
      </w:r>
      <w:r w:rsidR="00500E77">
        <w:rPr>
          <w:rFonts w:ascii="Times New Roman" w:hAnsi="Times New Roman" w:cs="Times New Roman"/>
          <w:sz w:val="24"/>
          <w:szCs w:val="24"/>
        </w:rPr>
        <w:t xml:space="preserve">ey 2025, </w:t>
      </w:r>
      <w:r w:rsidR="00D02747">
        <w:rPr>
          <w:rFonts w:ascii="Times New Roman" w:hAnsi="Times New Roman" w:cs="Times New Roman"/>
          <w:sz w:val="24"/>
          <w:szCs w:val="24"/>
        </w:rPr>
        <w:t>Goodhart 1984, Strathern 1997)</w:t>
      </w:r>
      <w:r w:rsidR="00D2577A" w:rsidRPr="002A2735">
        <w:rPr>
          <w:rFonts w:ascii="Times New Roman" w:hAnsi="Times New Roman" w:cs="Times New Roman"/>
          <w:sz w:val="24"/>
          <w:szCs w:val="24"/>
        </w:rPr>
        <w:t>, that is, how far scores can be raised by rewriting,</w:t>
      </w:r>
      <w:r w:rsidR="00D02747">
        <w:rPr>
          <w:rFonts w:ascii="Times New Roman" w:hAnsi="Times New Roman" w:cs="Times New Roman"/>
          <w:sz w:val="24"/>
          <w:szCs w:val="24"/>
        </w:rPr>
        <w:t xml:space="preserve"> by</w:t>
      </w:r>
      <w:r w:rsidR="00D2577A" w:rsidRPr="002A2735">
        <w:rPr>
          <w:rFonts w:ascii="Times New Roman" w:hAnsi="Times New Roman" w:cs="Times New Roman"/>
          <w:sz w:val="24"/>
          <w:szCs w:val="24"/>
        </w:rPr>
        <w:t xml:space="preserve"> adopting the vocabulary of the evaluation criteria</w:t>
      </w:r>
      <w:r w:rsidR="00CE1371" w:rsidRPr="002A2735">
        <w:rPr>
          <w:rFonts w:ascii="Times New Roman" w:hAnsi="Times New Roman" w:cs="Times New Roman"/>
          <w:sz w:val="24"/>
          <w:szCs w:val="24"/>
        </w:rPr>
        <w:t>,</w:t>
      </w:r>
      <w:r w:rsidR="00D2577A" w:rsidRPr="002A2735">
        <w:rPr>
          <w:rFonts w:ascii="Times New Roman" w:hAnsi="Times New Roman" w:cs="Times New Roman"/>
          <w:sz w:val="24"/>
          <w:szCs w:val="24"/>
        </w:rPr>
        <w:t xml:space="preserve"> or </w:t>
      </w:r>
      <w:r w:rsidR="00BA65B0">
        <w:rPr>
          <w:rFonts w:ascii="Times New Roman" w:hAnsi="Times New Roman" w:cs="Times New Roman"/>
          <w:sz w:val="24"/>
          <w:szCs w:val="24"/>
        </w:rPr>
        <w:t xml:space="preserve">by </w:t>
      </w:r>
      <w:r w:rsidR="00D2577A" w:rsidRPr="002A2735">
        <w:rPr>
          <w:rFonts w:ascii="Times New Roman" w:hAnsi="Times New Roman" w:cs="Times New Roman"/>
          <w:sz w:val="24"/>
          <w:szCs w:val="24"/>
        </w:rPr>
        <w:t>injecting</w:t>
      </w:r>
      <w:r w:rsidR="00BA65B0">
        <w:rPr>
          <w:rFonts w:ascii="Times New Roman" w:hAnsi="Times New Roman" w:cs="Times New Roman"/>
          <w:sz w:val="24"/>
          <w:szCs w:val="24"/>
        </w:rPr>
        <w:t xml:space="preserve"> </w:t>
      </w:r>
      <w:r w:rsidR="00C7785B">
        <w:rPr>
          <w:rFonts w:ascii="Times New Roman" w:hAnsi="Times New Roman" w:cs="Times New Roman"/>
          <w:sz w:val="24"/>
          <w:szCs w:val="24"/>
        </w:rPr>
        <w:t>hidden</w:t>
      </w:r>
      <w:r w:rsidR="00D2577A" w:rsidRPr="002A2735">
        <w:rPr>
          <w:rFonts w:ascii="Times New Roman" w:hAnsi="Times New Roman" w:cs="Times New Roman"/>
          <w:sz w:val="24"/>
          <w:szCs w:val="24"/>
        </w:rPr>
        <w:t xml:space="preserve"> instructions into full texts; (3) </w:t>
      </w:r>
      <w:r w:rsidR="006907B6">
        <w:rPr>
          <w:rFonts w:ascii="Times New Roman" w:hAnsi="Times New Roman" w:cs="Times New Roman"/>
          <w:sz w:val="24"/>
          <w:szCs w:val="24"/>
        </w:rPr>
        <w:t>S</w:t>
      </w:r>
      <w:r w:rsidR="00D2577A" w:rsidRPr="002A2735">
        <w:rPr>
          <w:rFonts w:ascii="Times New Roman" w:hAnsi="Times New Roman" w:cs="Times New Roman"/>
          <w:sz w:val="24"/>
          <w:szCs w:val="24"/>
        </w:rPr>
        <w:t>ystematic ablations of inputs, prompt components, calibration anchors, model size</w:t>
      </w:r>
      <w:r w:rsidR="008546BD" w:rsidRPr="002A2735">
        <w:rPr>
          <w:rFonts w:ascii="Times New Roman" w:hAnsi="Times New Roman" w:cs="Times New Roman"/>
          <w:sz w:val="24"/>
          <w:szCs w:val="24"/>
        </w:rPr>
        <w:t>,</w:t>
      </w:r>
      <w:r w:rsidR="00D2577A" w:rsidRPr="002A2735">
        <w:rPr>
          <w:rFonts w:ascii="Times New Roman" w:hAnsi="Times New Roman" w:cs="Times New Roman"/>
          <w:sz w:val="24"/>
          <w:szCs w:val="24"/>
        </w:rPr>
        <w:t xml:space="preserve"> and reasoning effort</w:t>
      </w:r>
      <w:r w:rsidR="00BA65B0">
        <w:rPr>
          <w:rFonts w:ascii="Times New Roman" w:hAnsi="Times New Roman" w:cs="Times New Roman"/>
          <w:sz w:val="24"/>
          <w:szCs w:val="24"/>
        </w:rPr>
        <w:t>, to determine which components drive the performance of LENS</w:t>
      </w:r>
      <w:commentRangeStart w:id="626"/>
      <w:r w:rsidR="00D2577A" w:rsidRPr="002A2735">
        <w:rPr>
          <w:rFonts w:ascii="Times New Roman" w:hAnsi="Times New Roman" w:cs="Times New Roman"/>
          <w:sz w:val="24"/>
          <w:szCs w:val="24"/>
        </w:rPr>
        <w:t>;</w:t>
      </w:r>
      <w:commentRangeEnd w:id="626"/>
      <w:r w:rsidR="00AD595A" w:rsidRPr="002A2735">
        <w:rPr>
          <w:rStyle w:val="CommentReference"/>
          <w:rFonts w:ascii="Times New Roman" w:hAnsi="Times New Roman" w:cs="Times New Roman"/>
          <w:sz w:val="24"/>
          <w:szCs w:val="24"/>
        </w:rPr>
        <w:commentReference w:id="626"/>
      </w:r>
      <w:r w:rsidR="00D2577A" w:rsidRPr="002A2735">
        <w:rPr>
          <w:rFonts w:ascii="Times New Roman" w:hAnsi="Times New Roman" w:cs="Times New Roman"/>
          <w:sz w:val="24"/>
          <w:szCs w:val="24"/>
        </w:rPr>
        <w:t xml:space="preserve"> (4) </w:t>
      </w:r>
      <w:r w:rsidR="006907B6">
        <w:rPr>
          <w:rFonts w:ascii="Times New Roman" w:hAnsi="Times New Roman" w:cs="Times New Roman"/>
          <w:sz w:val="24"/>
          <w:szCs w:val="24"/>
        </w:rPr>
        <w:t>O</w:t>
      </w:r>
      <w:r w:rsidR="00D2577A" w:rsidRPr="002A2735">
        <w:rPr>
          <w:rFonts w:ascii="Times New Roman" w:hAnsi="Times New Roman" w:cs="Times New Roman"/>
          <w:sz w:val="24"/>
          <w:szCs w:val="24"/>
        </w:rPr>
        <w:t xml:space="preserve">pen-weight models to improve reproducibility and reduce cost; and (5) </w:t>
      </w:r>
      <w:r w:rsidR="006907B6">
        <w:rPr>
          <w:rFonts w:ascii="Times New Roman" w:hAnsi="Times New Roman" w:cs="Times New Roman"/>
          <w:sz w:val="24"/>
          <w:szCs w:val="24"/>
        </w:rPr>
        <w:t>W</w:t>
      </w:r>
      <w:r w:rsidR="00D2577A" w:rsidRPr="002A2735">
        <w:rPr>
          <w:rFonts w:ascii="Times New Roman" w:hAnsi="Times New Roman" w:cs="Times New Roman"/>
          <w:sz w:val="24"/>
          <w:szCs w:val="24"/>
        </w:rPr>
        <w:t>ays to represent disagreement between interpretations of novelty rather than a single consensus score.</w:t>
      </w:r>
    </w:p>
    <w:p w14:paraId="1CB009E0" w14:textId="135BA784" w:rsidR="009B6376" w:rsidRDefault="009B6376" w:rsidP="009B6376">
      <w:pPr>
        <w:spacing w:after="100" w:line="48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79AD920" w14:textId="3975EB78" w:rsidR="00396531" w:rsidRPr="00526DE4" w:rsidRDefault="00225716" w:rsidP="009B6376">
      <w:pPr>
        <w:pStyle w:val="Heading1"/>
        <w:spacing w:before="0" w:after="100"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BD72AD7" wp14:editId="1351C741">
                <wp:simplePos x="0" y="0"/>
                <wp:positionH relativeFrom="column">
                  <wp:posOffset>-40433</wp:posOffset>
                </wp:positionH>
                <wp:positionV relativeFrom="paragraph">
                  <wp:posOffset>351946</wp:posOffset>
                </wp:positionV>
                <wp:extent cx="6176866" cy="7763069"/>
                <wp:effectExtent l="0" t="0" r="14605" b="28575"/>
                <wp:wrapNone/>
                <wp:docPr id="1901002385" name="Rectangle 1"/>
                <wp:cNvGraphicFramePr/>
                <a:graphic xmlns:a="http://schemas.openxmlformats.org/drawingml/2006/main">
                  <a:graphicData uri="http://schemas.microsoft.com/office/word/2010/wordprocessingShape">
                    <wps:wsp>
                      <wps:cNvSpPr/>
                      <wps:spPr>
                        <a:xfrm>
                          <a:off x="0" y="0"/>
                          <a:ext cx="6176866" cy="776306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D4CFA" id="Rectangle 1" o:spid="_x0000_s1026" style="position:absolute;margin-left:-3.2pt;margin-top:27.7pt;width:486.35pt;height:61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" filled="f" strokecolor="#09101d [484]" strokeweight="1pt"/>
            </w:pict>
          </mc:Fallback>
        </mc:AlternateContent>
      </w:r>
      <w:commentRangeStart w:id="627"/>
      <w:commentRangeStart w:id="628"/>
      <w:r w:rsidR="00D2577A" w:rsidRPr="00DA58D6">
        <w:rPr>
          <w:rFonts w:ascii="Times New Roman" w:hAnsi="Times New Roman" w:cs="Times New Roman"/>
        </w:rPr>
        <w:t xml:space="preserve">Exhibit </w:t>
      </w:r>
      <w:r w:rsidR="004C3C24">
        <w:rPr>
          <w:rFonts w:ascii="Times New Roman" w:hAnsi="Times New Roman" w:cs="Times New Roman"/>
        </w:rPr>
        <w:t>S</w:t>
      </w:r>
      <w:r w:rsidR="00D2577A" w:rsidRPr="00DA58D6">
        <w:rPr>
          <w:rFonts w:ascii="Times New Roman" w:hAnsi="Times New Roman" w:cs="Times New Roman"/>
        </w:rPr>
        <w:t>.1</w:t>
      </w:r>
      <w:ins w:id="629" w:author="charlaynew" w:date="2026-10-29T20:47:00Z" w16du:dateUtc="2026-10-29T20:47:28Z">
        <w:r w:rsidR="4D7F2E6A" w:rsidRPr="58EBE5E7">
          <w:rPr>
            <w:rFonts w:ascii="Times New Roman" w:hAnsi="Times New Roman" w:cs="Times New Roman"/>
          </w:rPr>
          <w:t>.</w:t>
        </w:r>
      </w:ins>
      <w:r w:rsidR="00D2577A" w:rsidRPr="00DA58D6">
        <w:rPr>
          <w:rFonts w:ascii="Times New Roman" w:hAnsi="Times New Roman" w:cs="Times New Roman"/>
        </w:rPr>
        <w:t xml:space="preserve"> – Example </w:t>
      </w:r>
      <w:r w:rsidR="12170944" w:rsidRPr="0046665C">
        <w:rPr>
          <w:rFonts w:ascii="Times New Roman" w:hAnsi="Times New Roman" w:cs="Times New Roman"/>
        </w:rPr>
        <w:t>O</w:t>
      </w:r>
      <w:r w:rsidR="00D2577A" w:rsidRPr="0046665C">
        <w:rPr>
          <w:rFonts w:ascii="Times New Roman" w:hAnsi="Times New Roman" w:cs="Times New Roman"/>
        </w:rPr>
        <w:t>utput</w:t>
      </w:r>
      <w:r w:rsidR="2970966C" w:rsidRPr="0046665C">
        <w:rPr>
          <w:rFonts w:ascii="Times New Roman" w:hAnsi="Times New Roman" w:cs="Times New Roman"/>
        </w:rPr>
        <w:t>.</w:t>
      </w:r>
      <w:commentRangeEnd w:id="628"/>
      <w:r w:rsidR="00D2577A" w:rsidRPr="00526DE4">
        <w:rPr>
          <w:rStyle w:val="CommentReference"/>
          <w:rFonts w:ascii="Times New Roman" w:hAnsi="Times New Roman" w:cs="Times New Roman"/>
          <w:sz w:val="28"/>
          <w:szCs w:val="28"/>
        </w:rPr>
        <w:commentReference w:id="628"/>
      </w:r>
      <w:commentRangeEnd w:id="627"/>
      <w:r w:rsidR="009B6376" w:rsidRPr="00526DE4">
        <w:rPr>
          <w:rStyle w:val="CommentReference"/>
          <w:rFonts w:ascii="Times New Roman" w:hAnsi="Times New Roman" w:cs="Times New Roman"/>
          <w:sz w:val="28"/>
          <w:szCs w:val="28"/>
        </w:rPr>
        <w:commentReference w:id="627"/>
      </w:r>
    </w:p>
    <w:p w14:paraId="5B8C33CD" w14:textId="77777777" w:rsidR="00225716" w:rsidRDefault="00E71BEB" w:rsidP="005D6DA5">
      <w:pPr>
        <w:spacing w:after="0" w:line="240" w:lineRule="auto"/>
        <w:jc w:val="both"/>
        <w:rPr>
          <w:rFonts w:ascii="Times New Roman" w:hAnsi="Times New Roman" w:cs="Times New Roman"/>
          <w:sz w:val="24"/>
          <w:szCs w:val="24"/>
        </w:rPr>
      </w:pPr>
      <w:r w:rsidRPr="00D861FB">
        <w:rPr>
          <w:rFonts w:ascii="Times New Roman" w:hAnsi="Times New Roman" w:cs="Times New Roman"/>
          <w:sz w:val="24"/>
          <w:szCs w:val="24"/>
        </w:rPr>
        <w:t>The following shows an example output of the LENS pipeline for the article</w:t>
      </w:r>
      <w:r w:rsidR="000F6D3C">
        <w:rPr>
          <w:rFonts w:ascii="Times New Roman" w:hAnsi="Times New Roman" w:cs="Times New Roman"/>
          <w:sz w:val="24"/>
          <w:szCs w:val="24"/>
        </w:rPr>
        <w:t xml:space="preserve">: </w:t>
      </w:r>
      <w:r w:rsidR="00B77B1C">
        <w:rPr>
          <w:rFonts w:ascii="Times New Roman" w:hAnsi="Times New Roman" w:cs="Times New Roman"/>
          <w:sz w:val="24"/>
          <w:szCs w:val="24"/>
        </w:rPr>
        <w:t>Matutini E, Chiara G, Brondi S (2025)</w:t>
      </w:r>
      <w:r w:rsidR="000F6D3C">
        <w:rPr>
          <w:rFonts w:ascii="Times New Roman" w:hAnsi="Times New Roman" w:cs="Times New Roman"/>
          <w:sz w:val="24"/>
          <w:szCs w:val="24"/>
        </w:rPr>
        <w:t>.</w:t>
      </w:r>
      <w:r w:rsidR="00B77B1C">
        <w:rPr>
          <w:rFonts w:ascii="Times New Roman" w:hAnsi="Times New Roman" w:cs="Times New Roman"/>
          <w:sz w:val="24"/>
          <w:szCs w:val="24"/>
        </w:rPr>
        <w:t xml:space="preserve"> </w:t>
      </w:r>
      <w:commentRangeStart w:id="630"/>
      <w:commentRangeStart w:id="631"/>
      <w:r w:rsidR="00D2577A" w:rsidRPr="000F6D3C">
        <w:rPr>
          <w:rFonts w:ascii="Times New Roman" w:hAnsi="Times New Roman" w:cs="Times New Roman"/>
          <w:sz w:val="24"/>
          <w:szCs w:val="24"/>
        </w:rPr>
        <w:t>Agency and Advocacy in Social Work: Promoting Social and Environmental Justice Through Professional Practice</w:t>
      </w:r>
      <w:commentRangeEnd w:id="630"/>
      <w:r w:rsidR="00A86B0A" w:rsidRPr="000F6D3C" w:rsidDel="00007EF9">
        <w:rPr>
          <w:rStyle w:val="CommentReference"/>
          <w:rFonts w:ascii="Times New Roman" w:hAnsi="Times New Roman" w:cs="Times New Roman"/>
          <w:sz w:val="24"/>
          <w:szCs w:val="24"/>
        </w:rPr>
        <w:commentReference w:id="630"/>
      </w:r>
      <w:commentRangeEnd w:id="631"/>
      <w:r w:rsidRPr="000F6D3C">
        <w:rPr>
          <w:rStyle w:val="CommentReference"/>
          <w:rFonts w:ascii="Times New Roman" w:hAnsi="Times New Roman" w:cs="Times New Roman"/>
          <w:sz w:val="24"/>
          <w:szCs w:val="24"/>
        </w:rPr>
        <w:commentReference w:id="631"/>
      </w:r>
      <w:r w:rsidR="004921BC" w:rsidRPr="000F6D3C">
        <w:rPr>
          <w:rFonts w:ascii="Times New Roman" w:hAnsi="Times New Roman" w:cs="Times New Roman"/>
          <w:sz w:val="24"/>
          <w:szCs w:val="24"/>
        </w:rPr>
        <w:t>.</w:t>
      </w:r>
      <w:r w:rsidR="004921BC">
        <w:rPr>
          <w:rFonts w:ascii="Times New Roman" w:hAnsi="Times New Roman" w:cs="Times New Roman"/>
          <w:b/>
          <w:sz w:val="24"/>
          <w:szCs w:val="24"/>
        </w:rPr>
        <w:t xml:space="preserve"> </w:t>
      </w:r>
      <w:r w:rsidR="004921BC" w:rsidRPr="000F6D3C">
        <w:rPr>
          <w:rFonts w:ascii="Times New Roman" w:hAnsi="Times New Roman" w:cs="Times New Roman"/>
          <w:i/>
          <w:sz w:val="24"/>
          <w:szCs w:val="24"/>
        </w:rPr>
        <w:t>Sustainability</w:t>
      </w:r>
      <w:r w:rsidR="000F6D3C">
        <w:rPr>
          <w:rFonts w:ascii="Times New Roman" w:hAnsi="Times New Roman" w:cs="Times New Roman"/>
          <w:i/>
          <w:iCs/>
          <w:sz w:val="24"/>
          <w:szCs w:val="24"/>
        </w:rPr>
        <w:t>,</w:t>
      </w:r>
      <w:r w:rsidR="004921BC">
        <w:rPr>
          <w:rFonts w:ascii="Times New Roman" w:hAnsi="Times New Roman" w:cs="Times New Roman"/>
          <w:i/>
          <w:sz w:val="24"/>
          <w:szCs w:val="24"/>
        </w:rPr>
        <w:t xml:space="preserve"> </w:t>
      </w:r>
      <w:r w:rsidR="004921BC" w:rsidRPr="000F6D3C">
        <w:rPr>
          <w:rFonts w:ascii="Times New Roman" w:hAnsi="Times New Roman" w:cs="Times New Roman"/>
          <w:i/>
          <w:sz w:val="24"/>
          <w:szCs w:val="24"/>
        </w:rPr>
        <w:t>17</w:t>
      </w:r>
      <w:r w:rsidR="004921BC">
        <w:rPr>
          <w:rFonts w:ascii="Times New Roman" w:hAnsi="Times New Roman" w:cs="Times New Roman"/>
          <w:sz w:val="24"/>
          <w:szCs w:val="24"/>
        </w:rPr>
        <w:t>(20): 9208</w:t>
      </w:r>
      <w:r w:rsidR="000F6D3C">
        <w:rPr>
          <w:rFonts w:ascii="Times New Roman" w:hAnsi="Times New Roman" w:cs="Times New Roman"/>
          <w:sz w:val="24"/>
          <w:szCs w:val="24"/>
        </w:rPr>
        <w:t>.</w:t>
      </w:r>
    </w:p>
    <w:p w14:paraId="3A574365" w14:textId="7BD95484" w:rsidR="00396531" w:rsidRPr="00DA58D6" w:rsidRDefault="00225716" w:rsidP="005D6DA5">
      <w:pPr>
        <w:spacing w:after="0" w:line="240" w:lineRule="auto"/>
        <w:ind w:firstLine="706"/>
        <w:jc w:val="center"/>
        <w:rPr>
          <w:rFonts w:ascii="Times New Roman" w:hAnsi="Times New Roman" w:cs="Times New Roman"/>
        </w:rPr>
      </w:pPr>
      <w:r>
        <w:rPr>
          <w:rFonts w:ascii="Times New Roman" w:hAnsi="Times New Roman" w:cs="Times New Roman"/>
          <w:sz w:val="24"/>
          <w:szCs w:val="24"/>
        </w:rPr>
        <w:br/>
      </w:r>
      <w:r w:rsidR="00D2577A" w:rsidRPr="00DA58D6">
        <w:rPr>
          <w:rFonts w:ascii="Times New Roman" w:hAnsi="Times New Roman" w:cs="Times New Roman"/>
          <w:i/>
        </w:rPr>
        <w:t>LENS score 54.6 (95% interval 46–60)</w:t>
      </w:r>
    </w:p>
    <w:p w14:paraId="40C14E49" w14:textId="77777777" w:rsidR="00396531" w:rsidRPr="00DA58D6" w:rsidRDefault="00D2577A" w:rsidP="009B6376">
      <w:pPr>
        <w:pStyle w:val="Exhibit"/>
        <w:spacing w:line="360" w:lineRule="auto"/>
        <w:jc w:val="both"/>
        <w:rPr>
          <w:rFonts w:ascii="Times New Roman" w:hAnsi="Times New Roman" w:cs="Times New Roman"/>
        </w:rPr>
      </w:pPr>
      <w:r w:rsidRPr="00DA58D6">
        <w:rPr>
          <w:rFonts w:ascii="Times New Roman" w:eastAsia="Consolas" w:hAnsi="Times New Roman" w:cs="Times New Roman"/>
          <w:b/>
        </w:rPr>
        <w:t xml:space="preserve">field_and_context: </w:t>
      </w:r>
      <w:r w:rsidRPr="00DA58D6">
        <w:rPr>
          <w:rFonts w:ascii="Times New Roman" w:hAnsi="Times New Roman" w:cs="Times New Roman"/>
        </w:rPr>
        <w:t>Field: Social work (eco-social/green social work), environmental justice (EJ), epistemic justice. 2025 bottleneck: how frontline social workers operationalize EJ amid climate/pollution burdens on vulnerable groups; weak integration of community knowledge into institutional decision-making; lack of codified environmental competencies in social-work mandates/curricula; limited practice models for building territorial alliances across social, health, environmental, and civic actors. Prior art: EJ triad (distribution, recognition, procedure) widely used but criticized for limited engagement with knowledge hierarchies and relational/place-based dynamics; green/eco-social work calls since 2010s; growing discourse on epistemic justice in social work and STS, but sparse practice-oriented, empirically grounded frameworks uniting EJ + epistemic justice for day-to-day social work in European contexts.</w:t>
      </w:r>
    </w:p>
    <w:p w14:paraId="52E52321" w14:textId="77777777" w:rsidR="00396531" w:rsidRPr="00DA58D6" w:rsidRDefault="00D2577A" w:rsidP="009B6376">
      <w:pPr>
        <w:pStyle w:val="Exhibit"/>
        <w:spacing w:line="360" w:lineRule="auto"/>
        <w:jc w:val="both"/>
        <w:rPr>
          <w:rFonts w:ascii="Times New Roman" w:hAnsi="Times New Roman" w:cs="Times New Roman"/>
        </w:rPr>
      </w:pPr>
      <w:r w:rsidRPr="00DA58D6">
        <w:rPr>
          <w:rFonts w:ascii="Times New Roman" w:eastAsia="Consolas" w:hAnsi="Times New Roman" w:cs="Times New Roman"/>
          <w:b/>
        </w:rPr>
        <w:t xml:space="preserve">novelty_case: </w:t>
      </w:r>
      <w:r w:rsidRPr="00DA58D6">
        <w:rPr>
          <w:rFonts w:ascii="Times New Roman" w:hAnsi="Times New Roman" w:cs="Times New Roman"/>
        </w:rPr>
        <w:t>Integrative/conceptual: proposes an eco-epistemic perspective explicitly fusing EJ with epistemic justice for social-work practice (centers agency/advocacy as mediational, relational, place-attuned). Practice framework: three practitioner profiles (Detached; Sensitive/Conscious; Expert) tied to competencies and organizational enablers; specifies training pathways, cross-sector alliance-building, and governance/regulatory levers to legitimize EJ work in services. Empirical: two-phase qualitative program (narrative interviews + participatory training/research with regional professional body in Italy) grounding the framework in practitioner narratives; cross-phase synthesis to derive operational recommendations. Value: gives practitioners/managers an actionable lens to elevate local knowledge, counter epistemic exclusion in environmental decisions, and structure territorial alliances – addressing a persistent implementation gap in eco-social work.</w:t>
      </w:r>
    </w:p>
    <w:p w14:paraId="3B81964F" w14:textId="77777777" w:rsidR="00396531" w:rsidRPr="00DA58D6" w:rsidRDefault="00D2577A" w:rsidP="009B6376">
      <w:pPr>
        <w:pStyle w:val="Exhibit"/>
        <w:spacing w:line="360" w:lineRule="auto"/>
        <w:jc w:val="both"/>
        <w:rPr>
          <w:rFonts w:ascii="Times New Roman" w:hAnsi="Times New Roman" w:cs="Times New Roman"/>
        </w:rPr>
      </w:pPr>
      <w:r w:rsidRPr="00DA58D6">
        <w:rPr>
          <w:rFonts w:ascii="Times New Roman" w:eastAsia="Consolas" w:hAnsi="Times New Roman" w:cs="Times New Roman"/>
          <w:b/>
        </w:rPr>
        <w:t xml:space="preserve">skeptical_counter: </w:t>
      </w:r>
      <w:r w:rsidRPr="00DA58D6">
        <w:rPr>
          <w:rFonts w:ascii="Times New Roman" w:hAnsi="Times New Roman" w:cs="Times New Roman"/>
        </w:rPr>
        <w:t>Conceptual overlap: recognition justice in EJ already entails epistemic dimensions; social work literature since 2010s has advanced green/eco-social practice and has engaged epistemic justice – ‘eco-epistemic’ may be rebranding more than reframing. Empirical limits: small, region-specific samples; training program participants linked to professional association → selection/advocacy bias; no outcome evaluation of proposed pathways; typology may mirror existing competency/readiness stage models. External validity uncertain beyond Italian governance context. Limited methodological novelty (standard interviews, thematic analysis, participatory workshop).</w:t>
      </w:r>
    </w:p>
    <w:p w14:paraId="75702F0F" w14:textId="449CE339" w:rsidR="00396531" w:rsidRPr="00DA58D6" w:rsidRDefault="00D2577A" w:rsidP="009B6376">
      <w:pPr>
        <w:pStyle w:val="Exhibit"/>
        <w:spacing w:line="360" w:lineRule="auto"/>
        <w:jc w:val="both"/>
        <w:rPr>
          <w:rFonts w:ascii="Times New Roman" w:hAnsi="Times New Roman" w:cs="Times New Roman"/>
        </w:rPr>
      </w:pPr>
      <w:r w:rsidRPr="00DA58D6">
        <w:rPr>
          <w:rFonts w:ascii="Times New Roman" w:eastAsia="Consolas" w:hAnsi="Times New Roman" w:cs="Times New Roman"/>
          <w:b/>
        </w:rPr>
        <w:t xml:space="preserve">interval_reasoning: </w:t>
      </w:r>
      <w:r w:rsidRPr="00DA58D6">
        <w:rPr>
          <w:rFonts w:ascii="Times New Roman" w:hAnsi="Times New Roman" w:cs="Times New Roman"/>
        </w:rPr>
        <w:t>Uncertainty from incomplete full text; difficulty pinning exact precedence of ‘eco-epistemic’ framing in social work vs. EJ/STS; interdisciplinary interpretation variance (social work vs. EJ scholars). Empirical scope localized and modest. Still, contribution plausibly incremental-to-moderate in practice guidance.</w:t>
      </w:r>
    </w:p>
    <w:p w14:paraId="3CAE3824" w14:textId="7C49E657" w:rsidR="009B6376" w:rsidRDefault="00D2577A" w:rsidP="009B6376">
      <w:pPr>
        <w:pStyle w:val="Exhibit"/>
        <w:spacing w:line="360" w:lineRule="auto"/>
        <w:jc w:val="both"/>
        <w:rPr>
          <w:rFonts w:ascii="Times New Roman" w:eastAsia="Consolas" w:hAnsi="Times New Roman" w:cs="Times New Roman"/>
          <w:b/>
        </w:rPr>
      </w:pPr>
      <w:r w:rsidRPr="00DA58D6">
        <w:rPr>
          <w:rFonts w:ascii="Times New Roman" w:eastAsia="Consolas" w:hAnsi="Times New Roman" w:cs="Times New Roman"/>
          <w:b/>
        </w:rPr>
        <w:t xml:space="preserve">resolution: </w:t>
      </w:r>
      <w:r w:rsidRPr="00DA58D6">
        <w:rPr>
          <w:rFonts w:ascii="Times New Roman" w:hAnsi="Times New Roman" w:cs="Times New Roman"/>
        </w:rPr>
        <w:t>Net contribution = solid integrative/practice-oriented synthesis with localized empirical grounding. Adds clarity and operational steps for embedding EJ in social-work practice via an epistemic justice lens; addresses a real implementation gap but does not break new theoretical ground relative to green/eco-social work and recognition/epistemic justice literatures. Limited sample and absent outcomes cap impact. Field better off with this paper (clearer framing + typology + governance levers), but shift is incremental rather than field-shaping.</w:t>
      </w:r>
      <w:r w:rsidR="009B6376">
        <w:rPr>
          <w:rFonts w:ascii="Times New Roman" w:eastAsia="Consolas" w:hAnsi="Times New Roman" w:cs="Times New Roman"/>
          <w:b/>
        </w:rPr>
        <w:br w:type="page"/>
      </w:r>
    </w:p>
    <w:p w14:paraId="5CFB426A" w14:textId="508EB5B0" w:rsidR="00244545" w:rsidRDefault="00244545" w:rsidP="006B3770">
      <w:pPr>
        <w:pStyle w:val="Heading1"/>
      </w:pPr>
      <w:commentRangeStart w:id="632"/>
      <w:r>
        <w:t>HEADER</w:t>
      </w:r>
      <w:commentRangeEnd w:id="632"/>
      <w:r>
        <w:rPr>
          <w:rStyle w:val="CommentReference"/>
          <w:sz w:val="28"/>
          <w:szCs w:val="28"/>
        </w:rPr>
        <w:commentReference w:id="632"/>
      </w:r>
    </w:p>
    <w:p w14:paraId="7FA5A7A1" w14:textId="6D84D0B1" w:rsidR="006B3770" w:rsidRDefault="006B3770" w:rsidP="006B3770">
      <w:pPr>
        <w:pStyle w:val="Heading1"/>
      </w:pPr>
      <w:commentRangeStart w:id="633"/>
      <w:r>
        <w:t>S.13</w:t>
      </w:r>
      <w:ins w:id="634" w:author="charlaynew" w:date="2026-10-29T20:47:00Z" w16du:dateUtc="2026-10-29T20:47:45Z">
        <w:r w:rsidR="139E8470">
          <w:t>.</w:t>
        </w:r>
      </w:ins>
      <w:r>
        <w:t xml:space="preserve"> Benchmark Novelty Indicators, Implementation and Verification</w:t>
      </w:r>
      <w:commentRangeEnd w:id="633"/>
      <w:r w:rsidR="009B6376">
        <w:rPr>
          <w:rStyle w:val="CommentReference"/>
          <w:sz w:val="28"/>
          <w:szCs w:val="28"/>
        </w:rPr>
        <w:commentReference w:id="633"/>
      </w:r>
    </w:p>
    <w:p w14:paraId="5AB281C2" w14:textId="350959DC" w:rsidR="006D70A5" w:rsidRPr="006D70A5" w:rsidRDefault="006D70A5">
      <w:pPr>
        <w:spacing w:line="480" w:lineRule="auto"/>
        <w:ind w:firstLine="708"/>
        <w:jc w:val="both"/>
        <w:rPr>
          <w:rFonts w:ascii="Times New Roman" w:eastAsia="Times New Roman" w:hAnsi="Times New Roman" w:cs="Times New Roman"/>
          <w:sz w:val="24"/>
          <w:szCs w:val="24"/>
        </w:rPr>
        <w:pPrChange w:id="635" w:author="charlaynew" w:date="2026-10-29T21:52:00Z" w16du:dateUtc="2026-10-29T20:52:00Z">
          <w:pPr>
            <w:spacing w:line="480" w:lineRule="auto"/>
            <w:jc w:val="both"/>
          </w:pPr>
        </w:pPrChange>
      </w:pPr>
      <w:r w:rsidRPr="006D70A5">
        <w:rPr>
          <w:rFonts w:ascii="Times New Roman" w:eastAsia="Times New Roman" w:hAnsi="Times New Roman" w:cs="Times New Roman"/>
          <w:sz w:val="24"/>
          <w:szCs w:val="24"/>
        </w:rPr>
        <w:t>To compare LENS with established approaches, three bibliometric novelty indicators from different families were computed for the 1,000-paper subset: a citation-based indicator (Matsumoto et al. 2021), an indicator that combines citations with text similarity (Shibayama et al. 2021), and a purely text-based indicator (Leahey et al. 2023). All three use OpenAlex data retrieved on October 24–28, 2026; every paper in the subset has an OpenAlex record, an Abstract, and at least one reference. Because the indicators use different scales</w:t>
      </w:r>
      <w:r w:rsidR="00F25A21">
        <w:rPr>
          <w:rFonts w:ascii="Times New Roman" w:eastAsia="Times New Roman" w:hAnsi="Times New Roman" w:cs="Times New Roman"/>
          <w:sz w:val="24"/>
          <w:szCs w:val="24"/>
        </w:rPr>
        <w:t xml:space="preserve"> (</w:t>
      </w:r>
      <w:del w:id="636" w:author="charlaynew" w:date="2026-10-30T10:09:00Z" w16du:dateUtc="2026-10-30T10:09:43Z">
        <w:r w:rsidRPr="1A9D5DD1" w:rsidDel="00F25A21">
          <w:rPr>
            <w:rFonts w:ascii="Times New Roman" w:eastAsia="Times New Roman" w:hAnsi="Times New Roman" w:cs="Times New Roman"/>
            <w:sz w:val="24"/>
            <w:szCs w:val="24"/>
          </w:rPr>
          <w:delText>S</w:delText>
        </w:r>
      </w:del>
      <w:ins w:id="637" w:author="charlaynew" w:date="2026-10-30T10:09:00Z" w16du:dateUtc="2026-10-30T10:09:43Z">
        <w:r w:rsidR="42EB9904" w:rsidRPr="1A9D5DD1">
          <w:rPr>
            <w:rFonts w:ascii="Times New Roman" w:eastAsia="Times New Roman" w:hAnsi="Times New Roman" w:cs="Times New Roman"/>
            <w:sz w:val="24"/>
            <w:szCs w:val="24"/>
          </w:rPr>
          <w:t>s</w:t>
        </w:r>
      </w:ins>
      <w:r w:rsidR="00F25A21" w:rsidRPr="1A9D5DD1">
        <w:rPr>
          <w:rFonts w:ascii="Times New Roman" w:eastAsia="Times New Roman" w:hAnsi="Times New Roman" w:cs="Times New Roman"/>
          <w:sz w:val="24"/>
          <w:szCs w:val="24"/>
        </w:rPr>
        <w:t>ee</w:t>
      </w:r>
      <w:r w:rsidR="00F25A21">
        <w:rPr>
          <w:rFonts w:ascii="Times New Roman" w:eastAsia="Times New Roman" w:hAnsi="Times New Roman" w:cs="Times New Roman"/>
          <w:sz w:val="24"/>
          <w:szCs w:val="24"/>
        </w:rPr>
        <w:t xml:space="preserve"> Figure S.7)</w:t>
      </w:r>
      <w:r w:rsidRPr="006D70A5">
        <w:rPr>
          <w:rFonts w:ascii="Times New Roman" w:eastAsia="Times New Roman" w:hAnsi="Times New Roman" w:cs="Times New Roman"/>
          <w:sz w:val="24"/>
          <w:szCs w:val="24"/>
        </w:rPr>
        <w:t>, they are compared by their ranking of papers rather than by absolute scores. The code for all three indicators is part of the Research Artifact. The following paragraphs describe each indicator, the adaptations it required, and how these were verified.</w:t>
      </w:r>
    </w:p>
    <w:p w14:paraId="0D28D8D4" w14:textId="355207DA" w:rsidR="006D70A5" w:rsidRDefault="00D920CB" w:rsidP="006D70A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70400FA" wp14:editId="7F09286E">
            <wp:extent cx="5574803" cy="2950470"/>
            <wp:effectExtent l="0" t="0" r="6985" b="2540"/>
            <wp:docPr id="16815666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66698" name="Grafik 16815666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4803" cy="2950470"/>
                    </a:xfrm>
                    <a:prstGeom prst="rect">
                      <a:avLst/>
                    </a:prstGeom>
                  </pic:spPr>
                </pic:pic>
              </a:graphicData>
            </a:graphic>
          </wp:inline>
        </w:drawing>
      </w:r>
    </w:p>
    <w:p w14:paraId="764C9274" w14:textId="78E9DF5E" w:rsidR="00F25A21" w:rsidRPr="00665D5B" w:rsidRDefault="00F25A21">
      <w:pPr>
        <w:jc w:val="both"/>
        <w:rPr>
          <w:rFonts w:ascii="Times New Roman" w:eastAsia="Times New Roman" w:hAnsi="Times New Roman" w:cs="Times New Roman"/>
          <w:b/>
          <w:sz w:val="20"/>
          <w:szCs w:val="20"/>
          <w:lang w:val="en-US"/>
        </w:rPr>
        <w:pPrChange w:id="638" w:author="charlaynew" w:date="2026-10-30T11:11:00Z" w16du:dateUtc="2026-10-30T10:11:00Z">
          <w:pPr>
            <w:spacing w:line="480" w:lineRule="auto"/>
            <w:jc w:val="both"/>
          </w:pPr>
        </w:pPrChange>
      </w:pPr>
      <w:r w:rsidRPr="56469058">
        <w:rPr>
          <w:rFonts w:ascii="Times New Roman" w:eastAsia="Times New Roman" w:hAnsi="Times New Roman" w:cs="Times New Roman"/>
          <w:b/>
          <w:sz w:val="20"/>
          <w:szCs w:val="20"/>
          <w:lang w:val="en-US"/>
        </w:rPr>
        <w:t xml:space="preserve">Figure </w:t>
      </w:r>
      <w:r w:rsidR="004D19E7">
        <w:rPr>
          <w:rFonts w:ascii="Times New Roman" w:eastAsia="Times New Roman" w:hAnsi="Times New Roman" w:cs="Times New Roman"/>
          <w:b/>
          <w:sz w:val="20"/>
          <w:szCs w:val="20"/>
          <w:lang w:val="en-US"/>
        </w:rPr>
        <w:t>S.</w:t>
      </w:r>
      <w:r w:rsidRPr="56469058">
        <w:rPr>
          <w:rFonts w:ascii="Times New Roman" w:eastAsia="Times New Roman" w:hAnsi="Times New Roman" w:cs="Times New Roman"/>
          <w:b/>
          <w:sz w:val="20"/>
          <w:szCs w:val="20"/>
          <w:lang w:val="en-US"/>
        </w:rPr>
        <w:t>7</w:t>
      </w:r>
      <w:r w:rsidR="004D19E7">
        <w:rPr>
          <w:rFonts w:ascii="Times New Roman" w:eastAsia="Times New Roman" w:hAnsi="Times New Roman" w:cs="Times New Roman"/>
          <w:b/>
          <w:sz w:val="20"/>
          <w:szCs w:val="20"/>
          <w:lang w:val="en-US"/>
        </w:rPr>
        <w:t>.</w:t>
      </w:r>
      <w:r w:rsidRPr="56469058">
        <w:rPr>
          <w:rFonts w:ascii="Times New Roman" w:eastAsia="Times New Roman" w:hAnsi="Times New Roman" w:cs="Times New Roman"/>
          <w:b/>
          <w:sz w:val="20"/>
          <w:szCs w:val="20"/>
          <w:lang w:val="en-US"/>
        </w:rPr>
        <w:t xml:space="preserve"> </w:t>
      </w:r>
      <w:commentRangeStart w:id="639"/>
      <w:commentRangeStart w:id="640"/>
      <w:r w:rsidR="00A54319" w:rsidRPr="56469058">
        <w:rPr>
          <w:rFonts w:ascii="Times New Roman" w:eastAsia="Times New Roman" w:hAnsi="Times New Roman" w:cs="Times New Roman"/>
          <w:sz w:val="20"/>
          <w:szCs w:val="20"/>
          <w:lang w:val="en-US"/>
        </w:rPr>
        <w:t xml:space="preserve">Score distribution of all bibliometric </w:t>
      </w:r>
      <w:r w:rsidR="008E34C1" w:rsidRPr="56469058">
        <w:rPr>
          <w:rFonts w:ascii="Times New Roman" w:eastAsia="Times New Roman" w:hAnsi="Times New Roman" w:cs="Times New Roman"/>
          <w:sz w:val="20"/>
          <w:szCs w:val="20"/>
          <w:lang w:val="en-US"/>
        </w:rPr>
        <w:t>indicators</w:t>
      </w:r>
      <w:r w:rsidR="00A54319" w:rsidRPr="56469058">
        <w:rPr>
          <w:rFonts w:ascii="Times New Roman" w:eastAsia="Times New Roman" w:hAnsi="Times New Roman" w:cs="Times New Roman"/>
          <w:sz w:val="20"/>
          <w:szCs w:val="20"/>
          <w:lang w:val="en-US"/>
        </w:rPr>
        <w:t xml:space="preserve"> together with LENS and Expert </w:t>
      </w:r>
      <w:r w:rsidR="006F1D62" w:rsidRPr="56469058">
        <w:rPr>
          <w:rFonts w:ascii="Times New Roman" w:eastAsia="Times New Roman" w:hAnsi="Times New Roman" w:cs="Times New Roman"/>
          <w:sz w:val="20"/>
          <w:szCs w:val="20"/>
          <w:lang w:val="en-US"/>
        </w:rPr>
        <w:t xml:space="preserve">median </w:t>
      </w:r>
      <w:r w:rsidR="00A54319" w:rsidRPr="56469058">
        <w:rPr>
          <w:rFonts w:ascii="Times New Roman" w:eastAsia="Times New Roman" w:hAnsi="Times New Roman" w:cs="Times New Roman"/>
          <w:sz w:val="20"/>
          <w:szCs w:val="20"/>
          <w:lang w:val="en-US"/>
        </w:rPr>
        <w:t>rating</w:t>
      </w:r>
      <w:r w:rsidR="0065597B" w:rsidRPr="56469058">
        <w:rPr>
          <w:rFonts w:ascii="Times New Roman" w:eastAsia="Times New Roman" w:hAnsi="Times New Roman" w:cs="Times New Roman"/>
          <w:sz w:val="20"/>
          <w:szCs w:val="20"/>
          <w:lang w:val="en-US"/>
        </w:rPr>
        <w:t xml:space="preserve"> </w:t>
      </w:r>
      <w:r w:rsidR="00F35D16" w:rsidRPr="56469058">
        <w:rPr>
          <w:rFonts w:ascii="Times New Roman" w:eastAsia="Times New Roman" w:hAnsi="Times New Roman" w:cs="Times New Roman"/>
          <w:sz w:val="20"/>
          <w:szCs w:val="20"/>
          <w:lang w:val="en-US"/>
        </w:rPr>
        <w:t xml:space="preserve">score </w:t>
      </w:r>
      <w:r w:rsidR="0065597B" w:rsidRPr="56469058">
        <w:rPr>
          <w:rFonts w:ascii="Times New Roman" w:eastAsia="Times New Roman" w:hAnsi="Times New Roman" w:cs="Times New Roman"/>
          <w:sz w:val="20"/>
          <w:szCs w:val="20"/>
          <w:lang w:val="en-US"/>
        </w:rPr>
        <w:t>distribution</w:t>
      </w:r>
      <w:r w:rsidR="00453ABB" w:rsidRPr="56469058">
        <w:rPr>
          <w:rFonts w:ascii="Times New Roman" w:eastAsia="Times New Roman" w:hAnsi="Times New Roman" w:cs="Times New Roman"/>
          <w:sz w:val="20"/>
          <w:szCs w:val="20"/>
          <w:lang w:val="en-US"/>
        </w:rPr>
        <w:t xml:space="preserve"> on the published 1000-paper subset</w:t>
      </w:r>
      <w:commentRangeEnd w:id="639"/>
      <w:r w:rsidR="004C43EB" w:rsidRPr="00665D5B">
        <w:rPr>
          <w:rStyle w:val="CommentReference"/>
          <w:rFonts w:ascii="Times New Roman" w:eastAsia="Times New Roman" w:hAnsi="Times New Roman" w:cs="Times New Roman"/>
          <w:b/>
          <w:sz w:val="20"/>
          <w:szCs w:val="20"/>
          <w:lang w:val="en-US"/>
        </w:rPr>
        <w:commentReference w:id="639"/>
      </w:r>
      <w:commentRangeEnd w:id="640"/>
      <w:r w:rsidR="00D920CB" w:rsidRPr="00665D5B">
        <w:rPr>
          <w:rStyle w:val="CommentReference"/>
          <w:rFonts w:ascii="Times New Roman" w:eastAsia="Times New Roman" w:hAnsi="Times New Roman" w:cs="Times New Roman"/>
          <w:b/>
          <w:sz w:val="20"/>
          <w:szCs w:val="20"/>
          <w:lang w:val="en-US"/>
        </w:rPr>
        <w:commentReference w:id="640"/>
      </w:r>
    </w:p>
    <w:p w14:paraId="3DCA3D02" w14:textId="77777777" w:rsidR="00386ECE" w:rsidRDefault="006D70A5">
      <w:pPr>
        <w:spacing w:line="480" w:lineRule="auto"/>
        <w:ind w:firstLine="708"/>
        <w:jc w:val="both"/>
        <w:rPr>
          <w:ins w:id="641" w:author="Weinand, Jann" w:date="2026-10-30T09:23:00Z" w16du:dateUtc="2026-10-30T08:23:00Z"/>
          <w:rFonts w:ascii="Times New Roman" w:eastAsia="Times New Roman" w:hAnsi="Times New Roman" w:cs="Times New Roman"/>
          <w:sz w:val="24"/>
          <w:szCs w:val="24"/>
        </w:rPr>
      </w:pPr>
      <w:r w:rsidRPr="00A07EF3">
        <w:rPr>
          <w:rFonts w:ascii="Times New Roman" w:eastAsia="Times New Roman" w:hAnsi="Times New Roman" w:cs="Times New Roman"/>
          <w:b/>
          <w:sz w:val="24"/>
          <w:szCs w:val="24"/>
          <w:lang w:val="en-US"/>
        </w:rPr>
        <w:t xml:space="preserve">Matsumoto et al. </w:t>
      </w:r>
      <w:r w:rsidRPr="00A07EF3">
        <w:rPr>
          <w:rFonts w:ascii="Times New Roman" w:eastAsia="Times New Roman" w:hAnsi="Times New Roman" w:cs="Times New Roman"/>
          <w:b/>
          <w:sz w:val="24"/>
          <w:szCs w:val="24"/>
        </w:rPr>
        <w:t>(2021)</w:t>
      </w:r>
      <w:r w:rsidRPr="006D70A5">
        <w:rPr>
          <w:rFonts w:ascii="Times New Roman" w:eastAsia="Times New Roman" w:hAnsi="Times New Roman" w:cs="Times New Roman"/>
          <w:sz w:val="24"/>
          <w:szCs w:val="24"/>
        </w:rPr>
        <w:t xml:space="preserve"> consider a paper novel if its references are rarely cited together in its field. Building on the overlap measure of Dahlin and Behrens (2005), they compare the reference list of a focal paper i with that of each same-field paper j, that is, each earlier paper in the same field that cites at least one of i’s references. The overlap of a pair is the Jaccard index, OSᵢⱼ = |Refᵢ ∩ Refⱼ| / |Refᵢ </w:t>
      </w:r>
      <w:r w:rsidRPr="006D70A5">
        <w:rPr>
          <w:rFonts w:ascii="Cambria Math" w:eastAsia="Times New Roman" w:hAnsi="Cambria Math" w:cs="Cambria Math"/>
          <w:sz w:val="24"/>
          <w:szCs w:val="24"/>
        </w:rPr>
        <w:t>∪</w:t>
      </w:r>
      <w:r w:rsidRPr="006D70A5">
        <w:rPr>
          <w:rFonts w:ascii="Times New Roman" w:eastAsia="Times New Roman" w:hAnsi="Times New Roman" w:cs="Times New Roman"/>
          <w:sz w:val="24"/>
          <w:szCs w:val="24"/>
        </w:rPr>
        <w:t xml:space="preserve"> Refⱼ|, which ranges from 0 (no shared references) to 1 (identical reference lists). Novelty is one minus the mean overlap across all n same-field papers: Novelty(i) = 1 − (1/n) Σⱼ OSᵢⱼ. Only references published within the ten years and same-field papers published within the three years before the focal paper are considered</w:t>
      </w:r>
      <w:r>
        <w:rPr>
          <w:rFonts w:ascii="Times New Roman" w:eastAsia="Times New Roman" w:hAnsi="Times New Roman" w:cs="Times New Roman"/>
          <w:sz w:val="24"/>
          <w:szCs w:val="24"/>
        </w:rPr>
        <w:t xml:space="preserve">. </w:t>
      </w:r>
    </w:p>
    <w:p w14:paraId="41D60FA9" w14:textId="2CF1F724" w:rsidR="006D70A5" w:rsidRPr="006D70A5" w:rsidRDefault="006D70A5" w:rsidP="00386ECE">
      <w:pPr>
        <w:spacing w:line="480" w:lineRule="auto"/>
        <w:jc w:val="both"/>
        <w:rPr>
          <w:ins w:id="642" w:author="charlaynew" w:date="2026-10-29T20:50:00Z" w16du:dateUtc="2026-10-29T20:50:08Z"/>
          <w:del w:id="643" w:author="Weinand, Jann" w:date="2026-10-30T09:24:00Z" w16du:dateUtc="2026-10-30T08:24:00Z"/>
        </w:rPr>
      </w:pPr>
      <w:r w:rsidRPr="006D70A5">
        <w:rPr>
          <w:rFonts w:ascii="Times New Roman" w:eastAsia="Times New Roman" w:hAnsi="Times New Roman" w:cs="Times New Roman"/>
          <w:sz w:val="24"/>
          <w:szCs w:val="24"/>
        </w:rPr>
        <w:t xml:space="preserve">Three adaptations were necessary. </w:t>
      </w:r>
    </w:p>
    <w:p w14:paraId="7312FF53" w14:textId="7EA1948B" w:rsidR="006D70A5" w:rsidRPr="006D70A5" w:rsidRDefault="006D70A5" w:rsidP="006D70A5">
      <w:pPr>
        <w:spacing w:line="480" w:lineRule="auto"/>
        <w:jc w:val="both"/>
        <w:rPr>
          <w:rFonts w:ascii="Times New Roman" w:eastAsia="Times New Roman" w:hAnsi="Times New Roman" w:cs="Times New Roman"/>
          <w:sz w:val="24"/>
          <w:szCs w:val="24"/>
        </w:rPr>
      </w:pPr>
      <w:r w:rsidRPr="006D70A5">
        <w:rPr>
          <w:rFonts w:ascii="Times New Roman" w:eastAsia="Times New Roman" w:hAnsi="Times New Roman" w:cs="Times New Roman"/>
          <w:sz w:val="24"/>
          <w:szCs w:val="24"/>
        </w:rPr>
        <w:t>First, OpenAlex replaces Web of Science as the data source, and the OpenAlex primary subfield (252 subfields) replaces the Web of Science subject categories (254) at a similar granularity. Second, to limit API costs, at most 1,000 same-field papers were sampled at random per focal paper; repeated sampling left the ranking practically unchanged (Spearman correlation between rankings &gt; 0.9999). Third, non-research items such as editorials and errata were excluded. The indicator could not be computed for 26 papers that had either no references within the ten-year window or no same-field papers citing their references. Because Matsumoto et al. (2021) share neither code nor paper-level scores, the implementation could not be verified directly against their results.</w:t>
      </w:r>
    </w:p>
    <w:p w14:paraId="3ADA09D7" w14:textId="77777777" w:rsidR="006D70A5" w:rsidRPr="006D70A5" w:rsidRDefault="006D70A5" w:rsidP="006D70A5">
      <w:pPr>
        <w:spacing w:line="480" w:lineRule="auto"/>
        <w:jc w:val="both"/>
        <w:rPr>
          <w:del w:id="644" w:author="Weinand, Jann" w:date="2026-10-30T09:24:00Z" w16du:dateUtc="2026-10-30T08:24:00Z"/>
          <w:rFonts w:ascii="Times New Roman" w:eastAsia="Times New Roman" w:hAnsi="Times New Roman" w:cs="Times New Roman"/>
          <w:sz w:val="24"/>
          <w:szCs w:val="24"/>
        </w:rPr>
      </w:pPr>
    </w:p>
    <w:p w14:paraId="0DD0EBE8" w14:textId="77777777" w:rsidR="00106953" w:rsidRPr="00A07EF3" w:rsidRDefault="00106953" w:rsidP="00106953">
      <w:pPr>
        <w:spacing w:line="480" w:lineRule="auto"/>
        <w:jc w:val="both"/>
        <w:rPr>
          <w:rFonts w:ascii="Times New Roman" w:eastAsia="Times New Roman" w:hAnsi="Times New Roman" w:cs="Times New Roman"/>
          <w:sz w:val="24"/>
          <w:szCs w:val="24"/>
          <w:lang w:val="en-US"/>
        </w:rPr>
      </w:pPr>
      <w:r w:rsidRPr="00A07EF3">
        <w:rPr>
          <w:rFonts w:ascii="Times New Roman" w:eastAsia="Times New Roman" w:hAnsi="Times New Roman" w:cs="Times New Roman"/>
          <w:b/>
          <w:sz w:val="24"/>
          <w:szCs w:val="24"/>
          <w:lang w:val="en-US"/>
        </w:rPr>
        <w:t>Shibayama et al. (2021)</w:t>
      </w:r>
      <w:r w:rsidRPr="00A07EF3">
        <w:rPr>
          <w:rFonts w:ascii="Times New Roman" w:eastAsia="Times New Roman" w:hAnsi="Times New Roman" w:cs="Times New Roman"/>
          <w:sz w:val="24"/>
          <w:szCs w:val="24"/>
          <w:lang w:val="en-US"/>
        </w:rPr>
        <w:t xml:space="preserve"> consider a paper novel if it cites references that are semantically distant from each other. They represent each reference by the mean word embedding of its title (the authors also test abstracts and keywords), using the 200-dimensional scispaCy vectors trained on biomedical text (Neumann et al. 2019), and compute the cosine distance between all N(N−1)/2 reference pairs. Novelty is the q-th percentile of these distances; the authors report that q = 100, the single most distant pair, performs best on their data.</w:t>
      </w:r>
    </w:p>
    <w:p w14:paraId="22F6EC57" w14:textId="2433F018" w:rsidR="00106953" w:rsidRPr="00A07EF3" w:rsidRDefault="00106953" w:rsidP="00106953">
      <w:pPr>
        <w:spacing w:line="480" w:lineRule="auto"/>
        <w:jc w:val="both"/>
        <w:rPr>
          <w:rFonts w:ascii="Times New Roman" w:eastAsia="Times New Roman" w:hAnsi="Times New Roman" w:cs="Times New Roman"/>
          <w:sz w:val="24"/>
          <w:szCs w:val="24"/>
          <w:lang w:val="en-US"/>
        </w:rPr>
      </w:pPr>
      <w:r w:rsidRPr="00A07EF3">
        <w:rPr>
          <w:rFonts w:ascii="Times New Roman" w:eastAsia="Times New Roman" w:hAnsi="Times New Roman" w:cs="Times New Roman"/>
          <w:sz w:val="24"/>
          <w:szCs w:val="24"/>
          <w:lang w:val="en-US"/>
        </w:rPr>
        <w:t>Because the scispaCy vectors cover biomedical text only, the present implementation uses the embedding model Qwen3-Embedding-8B (Zhang et al. 2025)</w:t>
      </w:r>
      <w:r w:rsidR="00DF1542">
        <w:rPr>
          <w:rFonts w:ascii="Times New Roman" w:eastAsia="Times New Roman" w:hAnsi="Times New Roman" w:cs="Times New Roman"/>
          <w:sz w:val="24"/>
          <w:szCs w:val="24"/>
          <w:lang w:val="en-US"/>
        </w:rPr>
        <w:t>, deployed on the authors infrastructure,</w:t>
      </w:r>
      <w:r w:rsidRPr="00A07EF3">
        <w:rPr>
          <w:rFonts w:ascii="Times New Roman" w:eastAsia="Times New Roman" w:hAnsi="Times New Roman" w:cs="Times New Roman"/>
          <w:sz w:val="24"/>
          <w:szCs w:val="24"/>
          <w:lang w:val="en-US"/>
        </w:rPr>
        <w:t xml:space="preserve"> instead. To check this substitution independently of the expert ratings, the embedding similarity of reference pairs was correlated with their bibliographic coupling (the share of references they have in common). The Pearson correlation is 0.40 for Qwen and 0.14 for scispaCy across all 45,691 pairs, and 0.41 versus 0.17 for the 170 Health Sciences papers, where scispaCy should perform best. On the 1,000-paper subset, the indicator also correlates more strongly with the expert median when based on Qwen (</w:t>
      </w:r>
      <w:r w:rsidRPr="00106953">
        <w:rPr>
          <w:rFonts w:ascii="Times New Roman" w:eastAsia="Times New Roman" w:hAnsi="Times New Roman" w:cs="Times New Roman"/>
          <w:sz w:val="24"/>
          <w:szCs w:val="24"/>
          <w:lang w:val="de-DE"/>
        </w:rPr>
        <w:t>ρ</w:t>
      </w:r>
      <w:r w:rsidRPr="00A07EF3">
        <w:rPr>
          <w:rFonts w:ascii="Times New Roman" w:eastAsia="Times New Roman" w:hAnsi="Times New Roman" w:cs="Times New Roman"/>
          <w:sz w:val="24"/>
          <w:szCs w:val="24"/>
          <w:lang w:val="en-US"/>
        </w:rPr>
        <w:t xml:space="preserve"> = 0.12) than on scispaCy (</w:t>
      </w:r>
      <w:r w:rsidRPr="00106953">
        <w:rPr>
          <w:rFonts w:ascii="Times New Roman" w:eastAsia="Times New Roman" w:hAnsi="Times New Roman" w:cs="Times New Roman"/>
          <w:sz w:val="24"/>
          <w:szCs w:val="24"/>
          <w:lang w:val="de-DE"/>
        </w:rPr>
        <w:t>ρ</w:t>
      </w:r>
      <w:r w:rsidRPr="00A07EF3">
        <w:rPr>
          <w:rFonts w:ascii="Times New Roman" w:eastAsia="Times New Roman" w:hAnsi="Times New Roman" w:cs="Times New Roman"/>
          <w:sz w:val="24"/>
          <w:szCs w:val="24"/>
          <w:lang w:val="en-US"/>
        </w:rPr>
        <w:t xml:space="preserve"> = 0.04).</w:t>
      </w:r>
    </w:p>
    <w:p w14:paraId="75D57CE6" w14:textId="77777777" w:rsidR="00106953" w:rsidRPr="00A07EF3" w:rsidRDefault="00106953" w:rsidP="00106953">
      <w:pPr>
        <w:spacing w:line="480" w:lineRule="auto"/>
        <w:jc w:val="both"/>
        <w:rPr>
          <w:rFonts w:ascii="Times New Roman" w:eastAsia="Times New Roman" w:hAnsi="Times New Roman" w:cs="Times New Roman"/>
          <w:sz w:val="24"/>
          <w:szCs w:val="24"/>
          <w:lang w:val="en-US"/>
        </w:rPr>
      </w:pPr>
      <w:r w:rsidRPr="00A07EF3">
        <w:rPr>
          <w:rFonts w:ascii="Times New Roman" w:eastAsia="Times New Roman" w:hAnsi="Times New Roman" w:cs="Times New Roman"/>
          <w:sz w:val="24"/>
          <w:szCs w:val="24"/>
          <w:lang w:val="en-US"/>
        </w:rPr>
        <w:t>Two settings are reported: q = 100, as recommended by the authors, and q = 90. The q = 100 version correlates strongly with the number of references (</w:t>
      </w:r>
      <w:r w:rsidRPr="00106953">
        <w:rPr>
          <w:rFonts w:ascii="Times New Roman" w:eastAsia="Times New Roman" w:hAnsi="Times New Roman" w:cs="Times New Roman"/>
          <w:sz w:val="24"/>
          <w:szCs w:val="24"/>
          <w:lang w:val="de-DE"/>
        </w:rPr>
        <w:t>ρ</w:t>
      </w:r>
      <w:r w:rsidRPr="00A07EF3">
        <w:rPr>
          <w:rFonts w:ascii="Times New Roman" w:eastAsia="Times New Roman" w:hAnsi="Times New Roman" w:cs="Times New Roman"/>
          <w:sz w:val="24"/>
          <w:szCs w:val="24"/>
          <w:lang w:val="en-US"/>
        </w:rPr>
        <w:t xml:space="preserve"> = 0.50), because more references yield more pairs and thus a more extreme maximum, whereas q = 90 hardly does (</w:t>
      </w:r>
      <w:r w:rsidRPr="00106953">
        <w:rPr>
          <w:rFonts w:ascii="Times New Roman" w:eastAsia="Times New Roman" w:hAnsi="Times New Roman" w:cs="Times New Roman"/>
          <w:sz w:val="24"/>
          <w:szCs w:val="24"/>
          <w:lang w:val="de-DE"/>
        </w:rPr>
        <w:t>ρ</w:t>
      </w:r>
      <w:r w:rsidRPr="00A07EF3">
        <w:rPr>
          <w:rFonts w:ascii="Times New Roman" w:eastAsia="Times New Roman" w:hAnsi="Times New Roman" w:cs="Times New Roman"/>
          <w:sz w:val="24"/>
          <w:szCs w:val="24"/>
          <w:lang w:val="en-US"/>
        </w:rPr>
        <w:t xml:space="preserve"> = 0.10) and correlates equally well with the expert median (</w:t>
      </w:r>
      <w:r w:rsidRPr="00106953">
        <w:rPr>
          <w:rFonts w:ascii="Times New Roman" w:eastAsia="Times New Roman" w:hAnsi="Times New Roman" w:cs="Times New Roman"/>
          <w:sz w:val="24"/>
          <w:szCs w:val="24"/>
          <w:lang w:val="de-DE"/>
        </w:rPr>
        <w:t>ρ</w:t>
      </w:r>
      <w:r w:rsidRPr="00A07EF3">
        <w:rPr>
          <w:rFonts w:ascii="Times New Roman" w:eastAsia="Times New Roman" w:hAnsi="Times New Roman" w:cs="Times New Roman"/>
          <w:sz w:val="24"/>
          <w:szCs w:val="24"/>
          <w:lang w:val="en-US"/>
        </w:rPr>
        <w:t xml:space="preserve"> = 0.12). A variant based on abstracts instead of titles correlates less with the expert median (</w:t>
      </w:r>
      <w:r w:rsidRPr="00106953">
        <w:rPr>
          <w:rFonts w:ascii="Times New Roman" w:eastAsia="Times New Roman" w:hAnsi="Times New Roman" w:cs="Times New Roman"/>
          <w:sz w:val="24"/>
          <w:szCs w:val="24"/>
          <w:lang w:val="de-DE"/>
        </w:rPr>
        <w:t>ρ</w:t>
      </w:r>
      <w:r w:rsidRPr="00A07EF3">
        <w:rPr>
          <w:rFonts w:ascii="Times New Roman" w:eastAsia="Times New Roman" w:hAnsi="Times New Roman" w:cs="Times New Roman"/>
          <w:sz w:val="24"/>
          <w:szCs w:val="24"/>
          <w:lang w:val="en-US"/>
        </w:rPr>
        <w:t xml:space="preserve"> = 0.09) and was not pursued further.</w:t>
      </w:r>
    </w:p>
    <w:p w14:paraId="1A2585B5" w14:textId="77777777" w:rsidR="00106953" w:rsidRPr="00A07EF3" w:rsidRDefault="00106953" w:rsidP="00106953">
      <w:pPr>
        <w:spacing w:line="480" w:lineRule="auto"/>
        <w:jc w:val="both"/>
        <w:rPr>
          <w:rFonts w:ascii="Times New Roman" w:eastAsia="Times New Roman" w:hAnsi="Times New Roman" w:cs="Times New Roman"/>
          <w:sz w:val="24"/>
          <w:szCs w:val="24"/>
          <w:lang w:val="en-US"/>
        </w:rPr>
      </w:pPr>
      <w:r w:rsidRPr="00A07EF3">
        <w:rPr>
          <w:rFonts w:ascii="Times New Roman" w:eastAsia="Times New Roman" w:hAnsi="Times New Roman" w:cs="Times New Roman"/>
          <w:sz w:val="24"/>
          <w:szCs w:val="24"/>
          <w:lang w:val="en-US"/>
        </w:rPr>
        <w:t>To validate the percentile computation, the published pairwise distances for the references of 946 anonymized articles were used to reproduce the six percentiles reported by the authors. All six were reproduced exactly with a non-interpolating percentile definition. The authors’ published code interpolates percentiles linearly and reproduces only q = 100 and q = 50; the present implementation therefore follows the definition given in the paper.</w:t>
      </w:r>
    </w:p>
    <w:p w14:paraId="0E4E6636" w14:textId="77777777" w:rsidR="006D70A5" w:rsidRPr="006D70A5" w:rsidRDefault="006D70A5" w:rsidP="006D70A5">
      <w:pPr>
        <w:spacing w:line="480" w:lineRule="auto"/>
        <w:jc w:val="both"/>
        <w:rPr>
          <w:rFonts w:ascii="Times New Roman" w:eastAsia="Times New Roman" w:hAnsi="Times New Roman" w:cs="Times New Roman"/>
          <w:sz w:val="24"/>
          <w:szCs w:val="24"/>
        </w:rPr>
      </w:pPr>
    </w:p>
    <w:p w14:paraId="70B3EAA0" w14:textId="25778D85" w:rsidR="006D70A5" w:rsidRPr="006D70A5" w:rsidRDefault="006D70A5">
      <w:pPr>
        <w:spacing w:line="480" w:lineRule="auto"/>
        <w:ind w:firstLine="708"/>
        <w:jc w:val="both"/>
        <w:rPr>
          <w:rFonts w:ascii="Times New Roman" w:eastAsia="Times New Roman" w:hAnsi="Times New Roman" w:cs="Times New Roman"/>
          <w:sz w:val="24"/>
          <w:szCs w:val="24"/>
        </w:rPr>
        <w:pPrChange w:id="645" w:author="charlaynew" w:date="2026-10-29T22:01:00Z" w16du:dateUtc="2026-10-29T21:01:00Z">
          <w:pPr>
            <w:spacing w:line="480" w:lineRule="auto"/>
            <w:jc w:val="both"/>
          </w:pPr>
        </w:pPrChange>
      </w:pPr>
      <w:r w:rsidRPr="00A07EF3">
        <w:rPr>
          <w:rFonts w:ascii="Times New Roman" w:eastAsia="Times New Roman" w:hAnsi="Times New Roman" w:cs="Times New Roman"/>
          <w:b/>
          <w:sz w:val="24"/>
          <w:szCs w:val="24"/>
        </w:rPr>
        <w:t>Leahey et al. (2023)</w:t>
      </w:r>
      <w:r w:rsidRPr="006D70A5">
        <w:rPr>
          <w:rFonts w:ascii="Times New Roman" w:eastAsia="Times New Roman" w:hAnsi="Times New Roman" w:cs="Times New Roman"/>
          <w:sz w:val="24"/>
          <w:szCs w:val="24"/>
        </w:rPr>
        <w:t xml:space="preserve"> measure novelty solely from how authors describe their own work. The method was developed for retrospective essays by the authors of 2,540 highly cited “Citation Classics” and is therefore </w:t>
      </w:r>
      <w:r w:rsidR="00227B01">
        <w:rPr>
          <w:rFonts w:ascii="Times New Roman" w:eastAsia="Times New Roman" w:hAnsi="Times New Roman" w:cs="Times New Roman"/>
          <w:sz w:val="24"/>
          <w:szCs w:val="24"/>
        </w:rPr>
        <w:t xml:space="preserve">not </w:t>
      </w:r>
      <w:r w:rsidR="00BA766E">
        <w:rPr>
          <w:rFonts w:ascii="Times New Roman" w:eastAsia="Times New Roman" w:hAnsi="Times New Roman" w:cs="Times New Roman"/>
          <w:sz w:val="24"/>
          <w:szCs w:val="24"/>
        </w:rPr>
        <w:t>validated</w:t>
      </w:r>
      <w:r w:rsidRPr="006D70A5">
        <w:rPr>
          <w:rFonts w:ascii="Times New Roman" w:eastAsia="Times New Roman" w:hAnsi="Times New Roman" w:cs="Times New Roman"/>
          <w:sz w:val="24"/>
          <w:szCs w:val="24"/>
        </w:rPr>
        <w:t xml:space="preserve"> </w:t>
      </w:r>
      <w:commentRangeStart w:id="646"/>
      <w:r w:rsidRPr="006D70A5">
        <w:rPr>
          <w:rFonts w:ascii="Times New Roman" w:eastAsia="Times New Roman" w:hAnsi="Times New Roman" w:cs="Times New Roman"/>
          <w:sz w:val="24"/>
          <w:szCs w:val="24"/>
        </w:rPr>
        <w:t xml:space="preserve">for </w:t>
      </w:r>
      <w:r w:rsidR="00EE505D">
        <w:rPr>
          <w:rFonts w:ascii="Times New Roman" w:eastAsia="Times New Roman" w:hAnsi="Times New Roman" w:cs="Times New Roman"/>
          <w:sz w:val="24"/>
          <w:szCs w:val="24"/>
        </w:rPr>
        <w:t>recently-</w:t>
      </w:r>
      <w:r w:rsidRPr="006D70A5">
        <w:rPr>
          <w:rFonts w:ascii="Times New Roman" w:eastAsia="Times New Roman" w:hAnsi="Times New Roman" w:cs="Times New Roman"/>
          <w:sz w:val="24"/>
          <w:szCs w:val="24"/>
        </w:rPr>
        <w:t>published articles</w:t>
      </w:r>
      <w:commentRangeEnd w:id="646"/>
      <w:r w:rsidR="004C43EB" w:rsidRPr="006D70A5">
        <w:rPr>
          <w:rStyle w:val="CommentReference"/>
          <w:rFonts w:ascii="Times New Roman" w:eastAsia="Times New Roman" w:hAnsi="Times New Roman" w:cs="Times New Roman"/>
          <w:sz w:val="24"/>
          <w:szCs w:val="24"/>
        </w:rPr>
        <w:commentReference w:id="646"/>
      </w:r>
      <w:r w:rsidRPr="006D70A5">
        <w:rPr>
          <w:rFonts w:ascii="Times New Roman" w:eastAsia="Times New Roman" w:hAnsi="Times New Roman" w:cs="Times New Roman"/>
          <w:sz w:val="24"/>
          <w:szCs w:val="24"/>
        </w:rPr>
        <w:t>;</w:t>
      </w:r>
      <w:r w:rsidR="00E9594A">
        <w:rPr>
          <w:rFonts w:ascii="Times New Roman" w:eastAsia="Times New Roman" w:hAnsi="Times New Roman" w:cs="Times New Roman"/>
          <w:sz w:val="24"/>
          <w:szCs w:val="24"/>
        </w:rPr>
        <w:t xml:space="preserve"> nevertheless,</w:t>
      </w:r>
      <w:r w:rsidRPr="006D70A5">
        <w:rPr>
          <w:rFonts w:ascii="Times New Roman" w:eastAsia="Times New Roman" w:hAnsi="Times New Roman" w:cs="Times New Roman"/>
          <w:sz w:val="24"/>
          <w:szCs w:val="24"/>
        </w:rPr>
        <w:t xml:space="preserve"> it is included as a purely text-based reference point. A sentence is tagged when it contains a “new” term (e.g., “novel,” “propose”) together with a term of a given type (result, theory, or method). This implementation uses the published dictionary and the four disambiguation rules from the authors’ appendix. The novelty score is the number of novelty types found in the title and </w:t>
      </w:r>
      <w:del w:id="647" w:author="charlaynew" w:date="2026-10-30T10:12:00Z" w16du:dateUtc="2026-10-30T10:12:55Z">
        <w:r w:rsidRPr="0AA6EF00" w:rsidDel="006D70A5">
          <w:rPr>
            <w:rFonts w:ascii="Times New Roman" w:eastAsia="Times New Roman" w:hAnsi="Times New Roman" w:cs="Times New Roman"/>
            <w:sz w:val="24"/>
            <w:szCs w:val="24"/>
          </w:rPr>
          <w:delText>A</w:delText>
        </w:r>
      </w:del>
      <w:ins w:id="648" w:author="charlaynew" w:date="2026-10-30T10:12:00Z" w16du:dateUtc="2026-10-30T10:12:55Z">
        <w:r w:rsidR="43C81018" w:rsidRPr="0AA6EF00">
          <w:rPr>
            <w:rFonts w:ascii="Times New Roman" w:eastAsia="Times New Roman" w:hAnsi="Times New Roman" w:cs="Times New Roman"/>
            <w:sz w:val="24"/>
            <w:szCs w:val="24"/>
          </w:rPr>
          <w:t>a</w:t>
        </w:r>
      </w:ins>
      <w:r w:rsidRPr="0AA6EF00">
        <w:rPr>
          <w:rFonts w:ascii="Times New Roman" w:eastAsia="Times New Roman" w:hAnsi="Times New Roman" w:cs="Times New Roman"/>
          <w:sz w:val="24"/>
          <w:szCs w:val="24"/>
        </w:rPr>
        <w:t>bstract</w:t>
      </w:r>
      <w:r w:rsidRPr="006D70A5">
        <w:rPr>
          <w:rFonts w:ascii="Times New Roman" w:eastAsia="Times New Roman" w:hAnsi="Times New Roman" w:cs="Times New Roman"/>
          <w:sz w:val="24"/>
          <w:szCs w:val="24"/>
        </w:rPr>
        <w:t xml:space="preserve"> and ranges from 0 to 3.</w:t>
      </w:r>
    </w:p>
    <w:p w14:paraId="413CE121" w14:textId="1BA69AEB" w:rsidR="006D70A5" w:rsidRPr="006D70A5" w:rsidRDefault="006D70A5" w:rsidP="006D70A5">
      <w:pPr>
        <w:spacing w:line="480" w:lineRule="auto"/>
        <w:jc w:val="both"/>
        <w:rPr>
          <w:del w:id="649" w:author="Weinand, Jann" w:date="2026-10-30T09:29:00Z" w16du:dateUtc="2026-10-30T08:29:00Z"/>
          <w:rFonts w:ascii="Times New Roman" w:eastAsia="Times New Roman" w:hAnsi="Times New Roman" w:cs="Times New Roman"/>
          <w:sz w:val="24"/>
          <w:szCs w:val="24"/>
        </w:rPr>
      </w:pPr>
    </w:p>
    <w:p w14:paraId="78C5B739" w14:textId="77777777" w:rsidR="005B028F" w:rsidRDefault="006D70A5">
      <w:pPr>
        <w:spacing w:line="480" w:lineRule="auto"/>
        <w:ind w:firstLine="708"/>
        <w:jc w:val="both"/>
        <w:rPr>
          <w:rFonts w:ascii="Times New Roman" w:eastAsia="Times New Roman" w:hAnsi="Times New Roman" w:cs="Times New Roman"/>
          <w:sz w:val="24"/>
          <w:szCs w:val="24"/>
        </w:rPr>
      </w:pPr>
      <w:r w:rsidRPr="006D70A5">
        <w:rPr>
          <w:rFonts w:ascii="Times New Roman" w:eastAsia="Times New Roman" w:hAnsi="Times New Roman" w:cs="Times New Roman"/>
          <w:sz w:val="24"/>
          <w:szCs w:val="24"/>
        </w:rPr>
        <w:t xml:space="preserve">The indicator of Arts et al. (2025), which relies on new words, phrases, and word combinations in titles and </w:t>
      </w:r>
      <w:ins w:id="650" w:author="Weinand, Jann" w:date="2026-10-30T09:29:00Z" w16du:dateUtc="2026-10-30T08:29:00Z">
        <w:r w:rsidR="004C43EB">
          <w:rPr>
            <w:rFonts w:ascii="Times New Roman" w:eastAsia="Times New Roman" w:hAnsi="Times New Roman" w:cs="Times New Roman"/>
            <w:sz w:val="24"/>
            <w:szCs w:val="24"/>
          </w:rPr>
          <w:t>a</w:t>
        </w:r>
      </w:ins>
      <w:del w:id="651" w:author="Weinand, Jann" w:date="2026-10-30T09:29:00Z" w16du:dateUtc="2026-10-30T08:29:00Z">
        <w:r w:rsidRPr="006D70A5">
          <w:rPr>
            <w:rFonts w:ascii="Times New Roman" w:eastAsia="Times New Roman" w:hAnsi="Times New Roman" w:cs="Times New Roman"/>
            <w:sz w:val="24"/>
            <w:szCs w:val="24"/>
          </w:rPr>
          <w:delText>A</w:delText>
        </w:r>
      </w:del>
      <w:r w:rsidRPr="006D70A5">
        <w:rPr>
          <w:rFonts w:ascii="Times New Roman" w:eastAsia="Times New Roman" w:hAnsi="Times New Roman" w:cs="Times New Roman"/>
          <w:sz w:val="24"/>
          <w:szCs w:val="24"/>
        </w:rPr>
        <w:t>bstracts that are later reused, was also considered. However, its published scores are based on a fixed OpenAlex snapshot of January 9, 2024, which covers only 67 papers of the subset, and recomputing them would require the text of the entire prior literature. The indicator was therefore not included.</w:t>
      </w:r>
    </w:p>
    <w:p w14:paraId="0C37A551" w14:textId="6A22F84C" w:rsidR="2702D591" w:rsidRPr="0057134F" w:rsidRDefault="000F35D0" w:rsidP="2702D591">
      <w:pPr>
        <w:pStyle w:val="Heading1"/>
        <w:rPr>
          <w:rFonts w:ascii="Times New Roman" w:hAnsi="Times New Roman" w:cs="Times New Roman"/>
        </w:rPr>
      </w:pPr>
      <w:r>
        <w:rPr>
          <w:rFonts w:ascii="Times New Roman" w:hAnsi="Times New Roman" w:cs="Times New Roman"/>
        </w:rPr>
        <w:t>S.1</w:t>
      </w:r>
      <w:r w:rsidR="006B3770">
        <w:rPr>
          <w:rFonts w:ascii="Times New Roman" w:hAnsi="Times New Roman" w:cs="Times New Roman"/>
        </w:rPr>
        <w:t>4</w:t>
      </w:r>
      <w:ins w:id="652" w:author="charlaynew" w:date="2026-10-29T21:01:00Z" w16du:dateUtc="2026-10-29T21:01:05Z">
        <w:r w:rsidR="3581C51A" w:rsidRPr="1D2DFF08">
          <w:rPr>
            <w:rFonts w:ascii="Times New Roman" w:hAnsi="Times New Roman" w:cs="Times New Roman"/>
          </w:rPr>
          <w:t>.</w:t>
        </w:r>
      </w:ins>
      <w:commentRangeStart w:id="653"/>
      <w:commentRangeStart w:id="654"/>
      <w:commentRangeStart w:id="655"/>
      <w:r w:rsidR="03183441" w:rsidRPr="0046665C">
        <w:rPr>
          <w:rFonts w:ascii="Times New Roman" w:hAnsi="Times New Roman" w:cs="Times New Roman"/>
        </w:rPr>
        <w:t xml:space="preserve"> </w:t>
      </w:r>
      <w:commentRangeEnd w:id="653"/>
      <w:r w:rsidR="005F3111">
        <w:rPr>
          <w:rStyle w:val="CommentReference"/>
          <w:rFonts w:ascii="Times New Roman" w:hAnsi="Times New Roman" w:cs="Times New Roman"/>
          <w:sz w:val="28"/>
          <w:szCs w:val="28"/>
        </w:rPr>
        <w:commentReference w:id="653"/>
      </w:r>
      <w:commentRangeEnd w:id="654"/>
      <w:r>
        <w:rPr>
          <w:rStyle w:val="CommentReference"/>
          <w:rFonts w:ascii="Times New Roman" w:hAnsi="Times New Roman" w:cs="Times New Roman"/>
          <w:sz w:val="28"/>
          <w:szCs w:val="28"/>
        </w:rPr>
        <w:commentReference w:id="654"/>
      </w:r>
      <w:commentRangeEnd w:id="655"/>
      <w:r>
        <w:rPr>
          <w:rStyle w:val="CommentReference"/>
          <w:rFonts w:ascii="Times New Roman" w:hAnsi="Times New Roman" w:cs="Times New Roman"/>
          <w:sz w:val="28"/>
          <w:szCs w:val="28"/>
        </w:rPr>
        <w:commentReference w:id="655"/>
      </w:r>
      <w:r w:rsidR="007659DC">
        <w:rPr>
          <w:rFonts w:ascii="Times New Roman" w:hAnsi="Times New Roman" w:cs="Times New Roman"/>
        </w:rPr>
        <w:t>Stimulus Corpus Creation</w:t>
      </w:r>
    </w:p>
    <w:p w14:paraId="6442708B" w14:textId="772D3949" w:rsidR="37DC0E3D" w:rsidRPr="0057134F" w:rsidRDefault="55D72A4B" w:rsidP="0057134F">
      <w:pPr>
        <w:spacing w:after="100" w:line="480" w:lineRule="auto"/>
        <w:ind w:firstLine="720"/>
        <w:jc w:val="both"/>
        <w:rPr>
          <w:sz w:val="24"/>
          <w:szCs w:val="24"/>
        </w:rPr>
      </w:pPr>
      <w:r w:rsidRPr="68757065">
        <w:rPr>
          <w:rFonts w:ascii="Times New Roman" w:hAnsi="Times New Roman" w:cs="Times New Roman"/>
          <w:sz w:val="24"/>
          <w:szCs w:val="24"/>
        </w:rPr>
        <w:t>A total of 106</w:t>
      </w:r>
      <w:r w:rsidR="003E3B67">
        <w:rPr>
          <w:rFonts w:ascii="Times New Roman" w:hAnsi="Times New Roman" w:cs="Times New Roman"/>
          <w:sz w:val="24"/>
          <w:szCs w:val="24"/>
        </w:rPr>
        <w:t>,</w:t>
      </w:r>
      <w:r w:rsidRPr="68757065">
        <w:rPr>
          <w:rFonts w:ascii="Times New Roman" w:hAnsi="Times New Roman" w:cs="Times New Roman"/>
          <w:sz w:val="24"/>
          <w:szCs w:val="24"/>
        </w:rPr>
        <w:t>788 publications were extracted from OpenAlex</w:t>
      </w:r>
      <w:r w:rsidR="00BE690E" w:rsidRPr="68757065">
        <w:rPr>
          <w:rFonts w:ascii="Times New Roman" w:hAnsi="Times New Roman" w:cs="Times New Roman"/>
          <w:sz w:val="24"/>
          <w:szCs w:val="24"/>
        </w:rPr>
        <w:t>; we deliberately oversampled</w:t>
      </w:r>
      <w:r w:rsidR="001B1F11" w:rsidRPr="68757065">
        <w:rPr>
          <w:rFonts w:ascii="Times New Roman" w:hAnsi="Times New Roman" w:cs="Times New Roman"/>
          <w:sz w:val="24"/>
          <w:szCs w:val="24"/>
        </w:rPr>
        <w:t xml:space="preserve"> such </w:t>
      </w:r>
      <w:r w:rsidRPr="68757065">
        <w:rPr>
          <w:rFonts w:ascii="Times New Roman" w:hAnsi="Times New Roman" w:cs="Times New Roman"/>
          <w:sz w:val="24"/>
          <w:szCs w:val="24"/>
        </w:rPr>
        <w:t>that</w:t>
      </w:r>
      <w:r w:rsidR="001B1F11" w:rsidRPr="68757065">
        <w:rPr>
          <w:rFonts w:ascii="Times New Roman" w:hAnsi="Times New Roman" w:cs="Times New Roman"/>
          <w:sz w:val="24"/>
          <w:szCs w:val="24"/>
        </w:rPr>
        <w:t>,</w:t>
      </w:r>
      <w:r w:rsidRPr="68757065">
        <w:rPr>
          <w:rFonts w:ascii="Times New Roman" w:hAnsi="Times New Roman" w:cs="Times New Roman"/>
          <w:sz w:val="24"/>
          <w:szCs w:val="24"/>
        </w:rPr>
        <w:t xml:space="preserve"> after </w:t>
      </w:r>
      <w:r w:rsidR="001B1F11" w:rsidRPr="68757065">
        <w:rPr>
          <w:rFonts w:ascii="Times New Roman" w:hAnsi="Times New Roman" w:cs="Times New Roman"/>
          <w:sz w:val="24"/>
          <w:szCs w:val="24"/>
        </w:rPr>
        <w:t>cleaning, the stimulus papers corpus would</w:t>
      </w:r>
      <w:r w:rsidR="4B87323D" w:rsidRPr="68757065">
        <w:rPr>
          <w:rFonts w:ascii="Times New Roman" w:hAnsi="Times New Roman" w:cs="Times New Roman"/>
          <w:sz w:val="24"/>
          <w:szCs w:val="24"/>
        </w:rPr>
        <w:t xml:space="preserve"> number </w:t>
      </w:r>
      <w:r w:rsidR="001B1F11" w:rsidRPr="68757065">
        <w:rPr>
          <w:rFonts w:ascii="Times New Roman" w:hAnsi="Times New Roman" w:cs="Times New Roman"/>
          <w:sz w:val="24"/>
          <w:szCs w:val="24"/>
        </w:rPr>
        <w:t>100,000.</w:t>
      </w:r>
      <w:r w:rsidR="0033421C" w:rsidRPr="68757065">
        <w:rPr>
          <w:rFonts w:ascii="Times New Roman" w:hAnsi="Times New Roman" w:cs="Times New Roman"/>
          <w:sz w:val="24"/>
          <w:szCs w:val="24"/>
        </w:rPr>
        <w:t xml:space="preserve"> </w:t>
      </w:r>
      <w:r w:rsidR="37DC0E3D" w:rsidRPr="68757065">
        <w:rPr>
          <w:rFonts w:ascii="Times New Roman" w:hAnsi="Times New Roman" w:cs="Times New Roman"/>
          <w:sz w:val="24"/>
          <w:szCs w:val="24"/>
        </w:rPr>
        <w:t xml:space="preserve">The </w:t>
      </w:r>
      <w:r w:rsidR="447965DB" w:rsidRPr="68757065">
        <w:rPr>
          <w:rFonts w:ascii="Times New Roman" w:hAnsi="Times New Roman" w:cs="Times New Roman"/>
          <w:sz w:val="24"/>
          <w:szCs w:val="24"/>
        </w:rPr>
        <w:t>publications selected were the published versions of Open Access (gold, diamond or hy</w:t>
      </w:r>
      <w:r w:rsidR="24789060" w:rsidRPr="68757065">
        <w:rPr>
          <w:rFonts w:ascii="Times New Roman" w:hAnsi="Times New Roman" w:cs="Times New Roman"/>
          <w:sz w:val="24"/>
          <w:szCs w:val="24"/>
        </w:rPr>
        <w:t>brid)</w:t>
      </w:r>
      <w:r w:rsidR="447965DB" w:rsidRPr="68757065">
        <w:rPr>
          <w:rFonts w:ascii="Times New Roman" w:hAnsi="Times New Roman" w:cs="Times New Roman"/>
          <w:sz w:val="24"/>
          <w:szCs w:val="24"/>
        </w:rPr>
        <w:t xml:space="preserve"> articles</w:t>
      </w:r>
      <w:r w:rsidR="56F06FFC" w:rsidRPr="68757065">
        <w:rPr>
          <w:rFonts w:ascii="Times New Roman" w:hAnsi="Times New Roman" w:cs="Times New Roman"/>
          <w:sz w:val="24"/>
          <w:szCs w:val="24"/>
        </w:rPr>
        <w:t xml:space="preserve">, published from </w:t>
      </w:r>
      <w:r w:rsidR="00034328">
        <w:rPr>
          <w:rFonts w:ascii="Times New Roman" w:hAnsi="Times New Roman" w:cs="Times New Roman"/>
          <w:sz w:val="24"/>
          <w:szCs w:val="24"/>
        </w:rPr>
        <w:t>over a 24 month window from</w:t>
      </w:r>
      <w:r w:rsidR="56F06FFC" w:rsidRPr="68757065">
        <w:rPr>
          <w:rFonts w:ascii="Times New Roman" w:hAnsi="Times New Roman" w:cs="Times New Roman"/>
          <w:sz w:val="24"/>
          <w:szCs w:val="24"/>
        </w:rPr>
        <w:t xml:space="preserve"> </w:t>
      </w:r>
      <w:r w:rsidR="4E48F5D8" w:rsidRPr="5478301B">
        <w:rPr>
          <w:rFonts w:ascii="Times New Roman" w:hAnsi="Times New Roman" w:cs="Times New Roman"/>
          <w:sz w:val="24"/>
          <w:szCs w:val="24"/>
        </w:rPr>
        <w:t>.</w:t>
      </w:r>
      <w:commentRangeStart w:id="656"/>
      <w:commentRangeStart w:id="657"/>
      <w:commentRangeStart w:id="658"/>
      <w:commentRangeStart w:id="659"/>
      <w:r w:rsidR="56F06FFC" w:rsidRPr="68757065">
        <w:rPr>
          <w:rFonts w:ascii="Times New Roman" w:hAnsi="Times New Roman" w:cs="Times New Roman"/>
          <w:sz w:val="24"/>
          <w:szCs w:val="24"/>
        </w:rPr>
        <w:t>2023 to the date of collection in December 2025</w:t>
      </w:r>
      <w:commentRangeEnd w:id="656"/>
      <w:r w:rsidR="008663C7" w:rsidRPr="5478301B">
        <w:rPr>
          <w:rStyle w:val="CommentReference"/>
          <w:rFonts w:ascii="Times New Roman" w:hAnsi="Times New Roman" w:cs="Times New Roman"/>
          <w:sz w:val="24"/>
          <w:szCs w:val="24"/>
          <w:vertAlign w:val="superscript"/>
        </w:rPr>
        <w:commentReference w:id="656"/>
      </w:r>
      <w:commentRangeEnd w:id="657"/>
      <w:r w:rsidRPr="5478301B">
        <w:rPr>
          <w:rStyle w:val="CommentReference"/>
          <w:rFonts w:ascii="Times New Roman" w:hAnsi="Times New Roman" w:cs="Times New Roman"/>
          <w:sz w:val="24"/>
          <w:szCs w:val="24"/>
          <w:vertAlign w:val="superscript"/>
        </w:rPr>
        <w:commentReference w:id="657"/>
      </w:r>
      <w:commentRangeEnd w:id="658"/>
      <w:r w:rsidRPr="5478301B">
        <w:rPr>
          <w:rStyle w:val="CommentReference"/>
          <w:rFonts w:ascii="Times New Roman" w:hAnsi="Times New Roman" w:cs="Times New Roman"/>
          <w:sz w:val="24"/>
          <w:szCs w:val="24"/>
          <w:vertAlign w:val="superscript"/>
        </w:rPr>
        <w:commentReference w:id="658"/>
      </w:r>
      <w:commentRangeEnd w:id="659"/>
      <w:r w:rsidR="006E66B7" w:rsidRPr="5478301B">
        <w:rPr>
          <w:rStyle w:val="CommentReference"/>
          <w:rFonts w:ascii="Times New Roman" w:hAnsi="Times New Roman" w:cs="Times New Roman"/>
          <w:sz w:val="24"/>
          <w:szCs w:val="24"/>
          <w:vertAlign w:val="superscript"/>
        </w:rPr>
        <w:commentReference w:id="659"/>
      </w:r>
      <w:r w:rsidRPr="5478301B">
        <w:rPr>
          <w:rStyle w:val="FootnoteReference"/>
          <w:rFonts w:ascii="Times New Roman" w:hAnsi="Times New Roman" w:cs="Times New Roman"/>
          <w:sz w:val="24"/>
          <w:szCs w:val="24"/>
        </w:rPr>
        <w:footnoteReference w:id="5"/>
      </w:r>
      <w:r w:rsidR="08234512" w:rsidRPr="5478301B">
        <w:rPr>
          <w:rFonts w:ascii="Times New Roman" w:hAnsi="Times New Roman" w:cs="Times New Roman"/>
          <w:sz w:val="24"/>
          <w:szCs w:val="24"/>
        </w:rPr>
        <w:t>.</w:t>
      </w:r>
      <w:r w:rsidR="56F06FFC" w:rsidRPr="68757065">
        <w:rPr>
          <w:rFonts w:ascii="Times New Roman" w:hAnsi="Times New Roman" w:cs="Times New Roman"/>
          <w:sz w:val="24"/>
          <w:szCs w:val="24"/>
        </w:rPr>
        <w:t xml:space="preserve"> In order to elim</w:t>
      </w:r>
      <w:r w:rsidR="4A0DADB4" w:rsidRPr="68757065">
        <w:rPr>
          <w:rFonts w:ascii="Times New Roman" w:hAnsi="Times New Roman" w:cs="Times New Roman"/>
          <w:sz w:val="24"/>
          <w:szCs w:val="24"/>
        </w:rPr>
        <w:t>inate short texts that are not true publications</w:t>
      </w:r>
      <w:r w:rsidR="00A85F18" w:rsidRPr="68757065">
        <w:rPr>
          <w:rFonts w:ascii="Times New Roman" w:hAnsi="Times New Roman" w:cs="Times New Roman"/>
          <w:sz w:val="24"/>
          <w:szCs w:val="24"/>
        </w:rPr>
        <w:t xml:space="preserve">, we </w:t>
      </w:r>
      <w:r w:rsidR="4A0DADB4" w:rsidRPr="68757065">
        <w:rPr>
          <w:rFonts w:ascii="Times New Roman" w:hAnsi="Times New Roman" w:cs="Times New Roman"/>
          <w:sz w:val="24"/>
          <w:szCs w:val="24"/>
        </w:rPr>
        <w:t xml:space="preserve">required </w:t>
      </w:r>
      <w:r w:rsidR="00A85F18" w:rsidRPr="68757065">
        <w:rPr>
          <w:rFonts w:ascii="Times New Roman" w:hAnsi="Times New Roman" w:cs="Times New Roman"/>
          <w:sz w:val="24"/>
          <w:szCs w:val="24"/>
        </w:rPr>
        <w:t xml:space="preserve">all </w:t>
      </w:r>
      <w:r w:rsidR="4A0DADB4" w:rsidRPr="68757065">
        <w:rPr>
          <w:rFonts w:ascii="Times New Roman" w:hAnsi="Times New Roman" w:cs="Times New Roman"/>
          <w:sz w:val="24"/>
          <w:szCs w:val="24"/>
        </w:rPr>
        <w:t xml:space="preserve">items </w:t>
      </w:r>
      <w:r w:rsidR="00A85F18" w:rsidRPr="68757065">
        <w:rPr>
          <w:rFonts w:ascii="Times New Roman" w:hAnsi="Times New Roman" w:cs="Times New Roman"/>
          <w:sz w:val="24"/>
          <w:szCs w:val="24"/>
        </w:rPr>
        <w:t>to include</w:t>
      </w:r>
      <w:r w:rsidR="4A0DADB4" w:rsidRPr="68757065">
        <w:rPr>
          <w:rFonts w:ascii="Times New Roman" w:hAnsi="Times New Roman" w:cs="Times New Roman"/>
          <w:sz w:val="24"/>
          <w:szCs w:val="24"/>
        </w:rPr>
        <w:t xml:space="preserve"> a DOI, an abstract</w:t>
      </w:r>
      <w:r w:rsidR="710515B6" w:rsidRPr="68757065">
        <w:rPr>
          <w:rFonts w:ascii="Times New Roman" w:hAnsi="Times New Roman" w:cs="Times New Roman"/>
          <w:sz w:val="24"/>
          <w:szCs w:val="24"/>
        </w:rPr>
        <w:t xml:space="preserve">, at least one </w:t>
      </w:r>
      <w:r w:rsidR="00F20261" w:rsidRPr="68757065">
        <w:rPr>
          <w:rFonts w:ascii="Times New Roman" w:hAnsi="Times New Roman" w:cs="Times New Roman"/>
          <w:sz w:val="24"/>
          <w:szCs w:val="24"/>
        </w:rPr>
        <w:t xml:space="preserve">named </w:t>
      </w:r>
      <w:r w:rsidR="710515B6" w:rsidRPr="68757065">
        <w:rPr>
          <w:rFonts w:ascii="Times New Roman" w:hAnsi="Times New Roman" w:cs="Times New Roman"/>
          <w:sz w:val="24"/>
          <w:szCs w:val="24"/>
        </w:rPr>
        <w:t>author</w:t>
      </w:r>
      <w:r w:rsidR="00F20261" w:rsidRPr="68757065">
        <w:rPr>
          <w:rFonts w:ascii="Times New Roman" w:hAnsi="Times New Roman" w:cs="Times New Roman"/>
          <w:sz w:val="24"/>
          <w:szCs w:val="24"/>
        </w:rPr>
        <w:t>,</w:t>
      </w:r>
      <w:r w:rsidR="4A0DADB4" w:rsidRPr="68757065">
        <w:rPr>
          <w:rFonts w:ascii="Times New Roman" w:hAnsi="Times New Roman" w:cs="Times New Roman"/>
          <w:sz w:val="24"/>
          <w:szCs w:val="24"/>
        </w:rPr>
        <w:t xml:space="preserve"> and </w:t>
      </w:r>
      <w:r w:rsidR="001118C0" w:rsidRPr="68757065">
        <w:rPr>
          <w:rFonts w:ascii="Times New Roman" w:hAnsi="Times New Roman" w:cs="Times New Roman"/>
          <w:sz w:val="24"/>
          <w:szCs w:val="24"/>
        </w:rPr>
        <w:t xml:space="preserve">at least one </w:t>
      </w:r>
      <w:r w:rsidR="005118CA">
        <w:rPr>
          <w:rFonts w:ascii="Times New Roman" w:hAnsi="Times New Roman" w:cs="Times New Roman"/>
          <w:sz w:val="24"/>
          <w:szCs w:val="24"/>
        </w:rPr>
        <w:t>cited</w:t>
      </w:r>
      <w:r w:rsidR="001118C0" w:rsidRPr="68757065">
        <w:rPr>
          <w:rFonts w:ascii="Times New Roman" w:hAnsi="Times New Roman" w:cs="Times New Roman"/>
          <w:sz w:val="24"/>
          <w:szCs w:val="24"/>
        </w:rPr>
        <w:t xml:space="preserve"> </w:t>
      </w:r>
      <w:commentRangeStart w:id="660"/>
      <w:commentRangeStart w:id="661"/>
      <w:r w:rsidR="4A0DADB4" w:rsidRPr="68757065">
        <w:rPr>
          <w:rFonts w:ascii="Times New Roman" w:hAnsi="Times New Roman" w:cs="Times New Roman"/>
          <w:sz w:val="24"/>
          <w:szCs w:val="24"/>
        </w:rPr>
        <w:t>reference</w:t>
      </w:r>
      <w:commentRangeEnd w:id="660"/>
      <w:r w:rsidR="00F20261" w:rsidRPr="68757065">
        <w:rPr>
          <w:rStyle w:val="CommentReference"/>
          <w:rFonts w:ascii="Times New Roman" w:hAnsi="Times New Roman" w:cs="Times New Roman"/>
          <w:sz w:val="24"/>
          <w:szCs w:val="24"/>
        </w:rPr>
        <w:commentReference w:id="660"/>
      </w:r>
      <w:commentRangeEnd w:id="661"/>
      <w:r w:rsidRPr="68757065">
        <w:rPr>
          <w:rStyle w:val="CommentReference"/>
          <w:rFonts w:ascii="Times New Roman" w:hAnsi="Times New Roman" w:cs="Times New Roman"/>
          <w:sz w:val="24"/>
          <w:szCs w:val="24"/>
        </w:rPr>
        <w:commentReference w:id="661"/>
      </w:r>
      <w:r w:rsidR="4A0DADB4" w:rsidRPr="68757065">
        <w:rPr>
          <w:rFonts w:ascii="Times New Roman" w:hAnsi="Times New Roman" w:cs="Times New Roman"/>
          <w:sz w:val="24"/>
          <w:szCs w:val="24"/>
        </w:rPr>
        <w:t>.</w:t>
      </w:r>
      <w:r w:rsidR="0033421C" w:rsidRPr="68757065">
        <w:rPr>
          <w:rFonts w:ascii="Times New Roman" w:hAnsi="Times New Roman" w:cs="Times New Roman"/>
          <w:sz w:val="24"/>
          <w:szCs w:val="24"/>
        </w:rPr>
        <w:t xml:space="preserve"> </w:t>
      </w:r>
      <w:r w:rsidR="447965DB" w:rsidRPr="68757065">
        <w:rPr>
          <w:rFonts w:ascii="Times New Roman" w:hAnsi="Times New Roman" w:cs="Times New Roman"/>
          <w:sz w:val="24"/>
          <w:szCs w:val="24"/>
        </w:rPr>
        <w:t>Review articles were allowed, as known non-novel publications</w:t>
      </w:r>
      <w:r w:rsidR="00295970" w:rsidRPr="68757065">
        <w:rPr>
          <w:rFonts w:ascii="Times New Roman" w:hAnsi="Times New Roman" w:cs="Times New Roman"/>
          <w:sz w:val="24"/>
          <w:szCs w:val="24"/>
        </w:rPr>
        <w:t xml:space="preserve"> (to avoid sampling on the dependent variable)</w:t>
      </w:r>
      <w:r w:rsidR="447965DB" w:rsidRPr="68757065">
        <w:rPr>
          <w:rFonts w:ascii="Times New Roman" w:hAnsi="Times New Roman" w:cs="Times New Roman"/>
          <w:sz w:val="24"/>
          <w:szCs w:val="24"/>
        </w:rPr>
        <w:t>. However</w:t>
      </w:r>
      <w:r w:rsidR="00295970" w:rsidRPr="68757065">
        <w:rPr>
          <w:rFonts w:ascii="Times New Roman" w:hAnsi="Times New Roman" w:cs="Times New Roman"/>
          <w:sz w:val="24"/>
          <w:szCs w:val="24"/>
        </w:rPr>
        <w:t>,</w:t>
      </w:r>
      <w:r w:rsidR="447965DB" w:rsidRPr="68757065">
        <w:rPr>
          <w:rFonts w:ascii="Times New Roman" w:hAnsi="Times New Roman" w:cs="Times New Roman"/>
          <w:sz w:val="24"/>
          <w:szCs w:val="24"/>
        </w:rPr>
        <w:t xml:space="preserve"> paratexts and retracted articles were excluded</w:t>
      </w:r>
      <w:r w:rsidR="68350686" w:rsidRPr="68757065">
        <w:rPr>
          <w:rFonts w:ascii="Times New Roman" w:hAnsi="Times New Roman" w:cs="Times New Roman"/>
          <w:sz w:val="24"/>
          <w:szCs w:val="24"/>
        </w:rPr>
        <w:t>, as were articles not written in the English language.</w:t>
      </w:r>
      <w:r w:rsidR="0033421C" w:rsidRPr="68757065">
        <w:rPr>
          <w:rFonts w:ascii="Times New Roman" w:hAnsi="Times New Roman" w:cs="Times New Roman"/>
          <w:sz w:val="24"/>
          <w:szCs w:val="24"/>
        </w:rPr>
        <w:t xml:space="preserve"> </w:t>
      </w:r>
      <w:r w:rsidR="00CA4FF2" w:rsidRPr="68757065">
        <w:rPr>
          <w:rFonts w:ascii="Times New Roman" w:hAnsi="Times New Roman" w:cs="Times New Roman"/>
          <w:sz w:val="24"/>
          <w:szCs w:val="24"/>
        </w:rPr>
        <w:t xml:space="preserve">At the time of corpus-building, </w:t>
      </w:r>
      <w:r w:rsidR="68350686" w:rsidRPr="68757065">
        <w:rPr>
          <w:rFonts w:ascii="Times New Roman" w:hAnsi="Times New Roman" w:cs="Times New Roman"/>
          <w:sz w:val="24"/>
          <w:szCs w:val="24"/>
        </w:rPr>
        <w:t>OpenAlex had many false positives regarding English language status</w:t>
      </w:r>
      <w:r w:rsidR="187F9868" w:rsidRPr="68757065">
        <w:rPr>
          <w:rFonts w:ascii="Times New Roman" w:hAnsi="Times New Roman" w:cs="Times New Roman"/>
          <w:sz w:val="24"/>
          <w:szCs w:val="24"/>
        </w:rPr>
        <w:t xml:space="preserve"> within its metadata</w:t>
      </w:r>
      <w:r w:rsidR="68350686" w:rsidRPr="68757065">
        <w:rPr>
          <w:rFonts w:ascii="Times New Roman" w:hAnsi="Times New Roman" w:cs="Times New Roman"/>
          <w:sz w:val="24"/>
          <w:szCs w:val="24"/>
        </w:rPr>
        <w:t>, particularly with publications in Bahasa Indonesia and Russian, so</w:t>
      </w:r>
      <w:r w:rsidR="05776028" w:rsidRPr="68757065">
        <w:rPr>
          <w:rFonts w:ascii="Times New Roman" w:hAnsi="Times New Roman" w:cs="Times New Roman"/>
          <w:sz w:val="24"/>
          <w:szCs w:val="24"/>
        </w:rPr>
        <w:t xml:space="preserve"> additional post-processing steps were used to eliminate as many of these as possible – including use of the langdetect Python package</w:t>
      </w:r>
      <w:r w:rsidR="6B95A1F7" w:rsidRPr="68757065">
        <w:rPr>
          <w:rFonts w:ascii="Times New Roman" w:hAnsi="Times New Roman" w:cs="Times New Roman"/>
          <w:sz w:val="24"/>
          <w:szCs w:val="24"/>
        </w:rPr>
        <w:t xml:space="preserve"> and detection of stated language from the HTML tags of journal websites.</w:t>
      </w:r>
      <w:r w:rsidR="1239AF81" w:rsidRPr="68757065">
        <w:rPr>
          <w:rFonts w:ascii="Times New Roman" w:hAnsi="Times New Roman" w:cs="Times New Roman"/>
          <w:sz w:val="24"/>
          <w:szCs w:val="24"/>
        </w:rPr>
        <w:t xml:space="preserve"> </w:t>
      </w:r>
      <w:r w:rsidR="0461E9DC" w:rsidRPr="68757065">
        <w:rPr>
          <w:rFonts w:ascii="Times New Roman" w:hAnsi="Times New Roman" w:cs="Times New Roman"/>
          <w:sz w:val="24"/>
          <w:szCs w:val="24"/>
        </w:rPr>
        <w:t>Post-processing also remove</w:t>
      </w:r>
      <w:r w:rsidR="00C74994" w:rsidRPr="68757065">
        <w:rPr>
          <w:rFonts w:ascii="Times New Roman" w:hAnsi="Times New Roman" w:cs="Times New Roman"/>
          <w:sz w:val="24"/>
          <w:szCs w:val="24"/>
        </w:rPr>
        <w:t>d</w:t>
      </w:r>
      <w:r w:rsidR="0461E9DC" w:rsidRPr="68757065">
        <w:rPr>
          <w:rFonts w:ascii="Times New Roman" w:hAnsi="Times New Roman" w:cs="Times New Roman"/>
          <w:sz w:val="24"/>
          <w:szCs w:val="24"/>
        </w:rPr>
        <w:t xml:space="preserve"> publications associated with </w:t>
      </w:r>
      <w:r w:rsidR="009845B1" w:rsidRPr="68757065">
        <w:rPr>
          <w:rFonts w:ascii="Times New Roman" w:hAnsi="Times New Roman" w:cs="Times New Roman"/>
          <w:sz w:val="24"/>
          <w:szCs w:val="24"/>
        </w:rPr>
        <w:t>this submission</w:t>
      </w:r>
      <w:r w:rsidR="004D5AB3" w:rsidRPr="68757065">
        <w:rPr>
          <w:rFonts w:ascii="Times New Roman" w:hAnsi="Times New Roman" w:cs="Times New Roman"/>
          <w:sz w:val="24"/>
          <w:szCs w:val="24"/>
        </w:rPr>
        <w:t>’s</w:t>
      </w:r>
      <w:r w:rsidR="009845B1" w:rsidRPr="68757065">
        <w:rPr>
          <w:rFonts w:ascii="Times New Roman" w:hAnsi="Times New Roman" w:cs="Times New Roman"/>
          <w:sz w:val="24"/>
          <w:szCs w:val="24"/>
        </w:rPr>
        <w:t xml:space="preserve"> </w:t>
      </w:r>
      <w:r w:rsidR="0461E9DC" w:rsidRPr="68757065">
        <w:rPr>
          <w:rFonts w:ascii="Times New Roman" w:hAnsi="Times New Roman" w:cs="Times New Roman"/>
          <w:sz w:val="24"/>
          <w:szCs w:val="24"/>
        </w:rPr>
        <w:t xml:space="preserve">authors; publications associated with </w:t>
      </w:r>
      <w:r w:rsidR="000E7186" w:rsidRPr="68757065">
        <w:rPr>
          <w:rFonts w:ascii="Times New Roman" w:hAnsi="Times New Roman" w:cs="Times New Roman"/>
          <w:sz w:val="24"/>
          <w:szCs w:val="24"/>
        </w:rPr>
        <w:t>metascience-related</w:t>
      </w:r>
      <w:r w:rsidR="0461E9DC" w:rsidRPr="68757065">
        <w:rPr>
          <w:rFonts w:ascii="Times New Roman" w:hAnsi="Times New Roman" w:cs="Times New Roman"/>
          <w:sz w:val="24"/>
          <w:szCs w:val="24"/>
        </w:rPr>
        <w:t xml:space="preserve"> journals </w:t>
      </w:r>
      <w:r w:rsidR="004D5AB3" w:rsidRPr="68757065">
        <w:rPr>
          <w:rFonts w:ascii="Times New Roman" w:hAnsi="Times New Roman" w:cs="Times New Roman"/>
          <w:sz w:val="24"/>
          <w:szCs w:val="24"/>
        </w:rPr>
        <w:t xml:space="preserve">in which this submission’s </w:t>
      </w:r>
      <w:r w:rsidR="0461E9DC" w:rsidRPr="68757065">
        <w:rPr>
          <w:rFonts w:ascii="Times New Roman" w:hAnsi="Times New Roman" w:cs="Times New Roman"/>
          <w:sz w:val="24"/>
          <w:szCs w:val="24"/>
        </w:rPr>
        <w:t>authors com</w:t>
      </w:r>
      <w:r w:rsidR="6607B975" w:rsidRPr="68757065">
        <w:rPr>
          <w:rFonts w:ascii="Times New Roman" w:hAnsi="Times New Roman" w:cs="Times New Roman"/>
          <w:sz w:val="24"/>
          <w:szCs w:val="24"/>
        </w:rPr>
        <w:t xml:space="preserve">monly </w:t>
      </w:r>
      <w:commentRangeStart w:id="662"/>
      <w:commentRangeStart w:id="663"/>
      <w:r w:rsidR="6607B975" w:rsidRPr="68757065">
        <w:rPr>
          <w:rFonts w:ascii="Times New Roman" w:hAnsi="Times New Roman" w:cs="Times New Roman"/>
          <w:sz w:val="24"/>
          <w:szCs w:val="24"/>
        </w:rPr>
        <w:t>publish</w:t>
      </w:r>
      <w:commentRangeEnd w:id="662"/>
      <w:r w:rsidR="004D5AB3" w:rsidRPr="68757065">
        <w:rPr>
          <w:rStyle w:val="CommentReference"/>
          <w:rFonts w:ascii="Times New Roman" w:hAnsi="Times New Roman" w:cs="Times New Roman"/>
          <w:sz w:val="24"/>
          <w:szCs w:val="24"/>
        </w:rPr>
        <w:commentReference w:id="662"/>
      </w:r>
      <w:commentRangeEnd w:id="663"/>
      <w:r w:rsidRPr="68757065">
        <w:rPr>
          <w:rStyle w:val="CommentReference"/>
          <w:rFonts w:ascii="Times New Roman" w:hAnsi="Times New Roman" w:cs="Times New Roman"/>
          <w:sz w:val="24"/>
          <w:szCs w:val="24"/>
        </w:rPr>
        <w:commentReference w:id="663"/>
      </w:r>
      <w:r w:rsidR="00172D17" w:rsidRPr="68757065">
        <w:rPr>
          <w:rFonts w:ascii="Times New Roman" w:hAnsi="Times New Roman" w:cs="Times New Roman"/>
          <w:sz w:val="24"/>
          <w:szCs w:val="24"/>
        </w:rPr>
        <w:t xml:space="preserve">, </w:t>
      </w:r>
      <w:commentRangeStart w:id="664"/>
      <w:commentRangeStart w:id="665"/>
      <w:r w:rsidR="00172D17" w:rsidRPr="68757065">
        <w:rPr>
          <w:rFonts w:ascii="Times New Roman" w:hAnsi="Times New Roman" w:cs="Times New Roman"/>
          <w:sz w:val="24"/>
          <w:szCs w:val="24"/>
        </w:rPr>
        <w:t xml:space="preserve">such as </w:t>
      </w:r>
      <w:r w:rsidR="00CD5414" w:rsidRPr="00CD5414">
        <w:rPr>
          <w:rFonts w:ascii="Times New Roman" w:hAnsi="Times New Roman" w:cs="Times New Roman"/>
          <w:i/>
          <w:iCs/>
          <w:sz w:val="24"/>
          <w:szCs w:val="24"/>
        </w:rPr>
        <w:t>Management Science</w:t>
      </w:r>
      <w:r w:rsidR="00EA5300">
        <w:rPr>
          <w:rFonts w:ascii="Times New Roman" w:hAnsi="Times New Roman" w:cs="Times New Roman"/>
          <w:sz w:val="24"/>
          <w:szCs w:val="24"/>
        </w:rPr>
        <w:t xml:space="preserve">, </w:t>
      </w:r>
      <w:r w:rsidR="00EA5300" w:rsidRPr="00EA5300">
        <w:rPr>
          <w:rFonts w:ascii="Times New Roman" w:hAnsi="Times New Roman" w:cs="Times New Roman"/>
          <w:i/>
          <w:iCs/>
          <w:sz w:val="24"/>
          <w:szCs w:val="24"/>
        </w:rPr>
        <w:t>Scientometrics</w:t>
      </w:r>
      <w:r w:rsidR="00EA5300">
        <w:rPr>
          <w:rFonts w:ascii="Times New Roman" w:hAnsi="Times New Roman" w:cs="Times New Roman"/>
          <w:sz w:val="24"/>
          <w:szCs w:val="24"/>
        </w:rPr>
        <w:t>,</w:t>
      </w:r>
      <w:r w:rsidR="00172D17" w:rsidRPr="68757065">
        <w:rPr>
          <w:rFonts w:ascii="Times New Roman" w:hAnsi="Times New Roman" w:cs="Times New Roman"/>
          <w:sz w:val="24"/>
          <w:szCs w:val="24"/>
        </w:rPr>
        <w:t xml:space="preserve"> or </w:t>
      </w:r>
      <w:r w:rsidR="00172D17" w:rsidRPr="68757065">
        <w:rPr>
          <w:rFonts w:ascii="Times New Roman" w:hAnsi="Times New Roman" w:cs="Times New Roman"/>
          <w:i/>
          <w:sz w:val="24"/>
          <w:szCs w:val="24"/>
        </w:rPr>
        <w:t>Research Policy</w:t>
      </w:r>
      <w:commentRangeEnd w:id="664"/>
      <w:r w:rsidR="001D5B74" w:rsidRPr="68757065">
        <w:rPr>
          <w:rStyle w:val="CommentReference"/>
          <w:rFonts w:ascii="Times New Roman" w:hAnsi="Times New Roman" w:cs="Times New Roman"/>
          <w:sz w:val="24"/>
          <w:szCs w:val="24"/>
        </w:rPr>
        <w:commentReference w:id="664"/>
      </w:r>
      <w:commentRangeEnd w:id="665"/>
      <w:r w:rsidRPr="68757065">
        <w:rPr>
          <w:rStyle w:val="CommentReference"/>
          <w:rFonts w:ascii="Times New Roman" w:hAnsi="Times New Roman" w:cs="Times New Roman"/>
          <w:sz w:val="24"/>
          <w:szCs w:val="24"/>
        </w:rPr>
        <w:commentReference w:id="665"/>
      </w:r>
      <w:r w:rsidR="6607B975" w:rsidRPr="68757065">
        <w:rPr>
          <w:rFonts w:ascii="Times New Roman" w:hAnsi="Times New Roman" w:cs="Times New Roman"/>
          <w:sz w:val="24"/>
          <w:szCs w:val="24"/>
        </w:rPr>
        <w:t xml:space="preserve">; </w:t>
      </w:r>
      <w:commentRangeStart w:id="666"/>
      <w:commentRangeStart w:id="667"/>
      <w:commentRangeStart w:id="668"/>
      <w:r w:rsidR="6607B975" w:rsidRPr="68757065">
        <w:rPr>
          <w:rFonts w:ascii="Times New Roman" w:hAnsi="Times New Roman" w:cs="Times New Roman"/>
          <w:sz w:val="24"/>
          <w:szCs w:val="24"/>
        </w:rPr>
        <w:t xml:space="preserve">journals </w:t>
      </w:r>
      <w:r w:rsidR="00310D83" w:rsidRPr="68757065">
        <w:rPr>
          <w:rFonts w:ascii="Times New Roman" w:hAnsi="Times New Roman" w:cs="Times New Roman"/>
          <w:sz w:val="24"/>
          <w:szCs w:val="24"/>
        </w:rPr>
        <w:t>added to and later removed</w:t>
      </w:r>
      <w:r w:rsidR="6607B975" w:rsidRPr="68757065">
        <w:rPr>
          <w:rFonts w:ascii="Times New Roman" w:hAnsi="Times New Roman" w:cs="Times New Roman"/>
          <w:sz w:val="24"/>
          <w:szCs w:val="24"/>
        </w:rPr>
        <w:t xml:space="preserve"> from the </w:t>
      </w:r>
      <w:r w:rsidR="004D5AB3" w:rsidRPr="68757065">
        <w:rPr>
          <w:rFonts w:ascii="Times New Roman" w:hAnsi="Times New Roman" w:cs="Times New Roman"/>
          <w:sz w:val="24"/>
          <w:szCs w:val="24"/>
        </w:rPr>
        <w:t xml:space="preserve">OpenAlex </w:t>
      </w:r>
      <w:r w:rsidR="6607B975" w:rsidRPr="68757065">
        <w:rPr>
          <w:rFonts w:ascii="Times New Roman" w:hAnsi="Times New Roman" w:cs="Times New Roman"/>
          <w:sz w:val="24"/>
          <w:szCs w:val="24"/>
        </w:rPr>
        <w:t>database</w:t>
      </w:r>
      <w:commentRangeEnd w:id="666"/>
      <w:r w:rsidR="004D5AB3" w:rsidRPr="68757065" w:rsidDel="00FE46AE">
        <w:rPr>
          <w:rStyle w:val="CommentReference"/>
          <w:rFonts w:ascii="Times New Roman" w:hAnsi="Times New Roman" w:cs="Times New Roman"/>
          <w:sz w:val="24"/>
          <w:szCs w:val="24"/>
        </w:rPr>
        <w:commentReference w:id="666"/>
      </w:r>
      <w:commentRangeEnd w:id="667"/>
      <w:r w:rsidRPr="68757065">
        <w:rPr>
          <w:rStyle w:val="CommentReference"/>
          <w:rFonts w:ascii="Times New Roman" w:hAnsi="Times New Roman" w:cs="Times New Roman"/>
          <w:sz w:val="24"/>
          <w:szCs w:val="24"/>
        </w:rPr>
        <w:commentReference w:id="667"/>
      </w:r>
      <w:commentRangeEnd w:id="668"/>
      <w:r w:rsidRPr="68757065">
        <w:rPr>
          <w:rStyle w:val="CommentReference"/>
          <w:rFonts w:ascii="Times New Roman" w:hAnsi="Times New Roman" w:cs="Times New Roman"/>
          <w:sz w:val="24"/>
          <w:szCs w:val="24"/>
        </w:rPr>
        <w:commentReference w:id="668"/>
      </w:r>
      <w:r w:rsidR="00310D83" w:rsidRPr="68757065">
        <w:rPr>
          <w:rFonts w:ascii="Times New Roman" w:hAnsi="Times New Roman" w:cs="Times New Roman"/>
          <w:sz w:val="24"/>
          <w:szCs w:val="24"/>
        </w:rPr>
        <w:t xml:space="preserve"> </w:t>
      </w:r>
      <w:r w:rsidR="00AA2CB6" w:rsidRPr="68757065">
        <w:rPr>
          <w:rFonts w:ascii="Times New Roman" w:hAnsi="Times New Roman" w:cs="Times New Roman"/>
          <w:sz w:val="24"/>
          <w:szCs w:val="24"/>
        </w:rPr>
        <w:t>(at the time represented in the database as “Deleted Journal”)</w:t>
      </w:r>
      <w:r w:rsidR="004D5AB3" w:rsidRPr="68757065">
        <w:rPr>
          <w:rFonts w:ascii="Times New Roman" w:hAnsi="Times New Roman" w:cs="Times New Roman"/>
          <w:sz w:val="24"/>
          <w:szCs w:val="24"/>
        </w:rPr>
        <w:t>;</w:t>
      </w:r>
      <w:r w:rsidR="6607B975" w:rsidRPr="68757065">
        <w:rPr>
          <w:rFonts w:ascii="Times New Roman" w:hAnsi="Times New Roman" w:cs="Times New Roman"/>
          <w:sz w:val="24"/>
          <w:szCs w:val="24"/>
        </w:rPr>
        <w:t xml:space="preserve"> and </w:t>
      </w:r>
      <w:r w:rsidR="00AA2CB6" w:rsidRPr="68757065">
        <w:rPr>
          <w:rFonts w:ascii="Times New Roman" w:hAnsi="Times New Roman" w:cs="Times New Roman"/>
          <w:sz w:val="24"/>
          <w:szCs w:val="24"/>
        </w:rPr>
        <w:t>publications</w:t>
      </w:r>
      <w:commentRangeStart w:id="669"/>
      <w:commentRangeStart w:id="670"/>
      <w:r w:rsidR="5192221A" w:rsidRPr="68757065">
        <w:rPr>
          <w:rFonts w:ascii="Times New Roman" w:hAnsi="Times New Roman" w:cs="Times New Roman"/>
          <w:sz w:val="24"/>
          <w:szCs w:val="24"/>
        </w:rPr>
        <w:t xml:space="preserve"> </w:t>
      </w:r>
      <w:commentRangeEnd w:id="669"/>
      <w:r w:rsidR="004D5AB3" w:rsidRPr="68757065">
        <w:rPr>
          <w:rStyle w:val="CommentReference"/>
          <w:rFonts w:ascii="Times New Roman" w:hAnsi="Times New Roman" w:cs="Times New Roman"/>
          <w:sz w:val="24"/>
          <w:szCs w:val="24"/>
        </w:rPr>
        <w:commentReference w:id="669"/>
      </w:r>
      <w:commentRangeEnd w:id="670"/>
      <w:r w:rsidRPr="68757065">
        <w:rPr>
          <w:rStyle w:val="CommentReference"/>
          <w:rFonts w:ascii="Times New Roman" w:hAnsi="Times New Roman" w:cs="Times New Roman"/>
          <w:sz w:val="24"/>
          <w:szCs w:val="24"/>
        </w:rPr>
        <w:commentReference w:id="670"/>
      </w:r>
      <w:r w:rsidR="5192221A" w:rsidRPr="68757065">
        <w:rPr>
          <w:rFonts w:ascii="Times New Roman" w:hAnsi="Times New Roman" w:cs="Times New Roman"/>
          <w:sz w:val="24"/>
          <w:szCs w:val="24"/>
        </w:rPr>
        <w:t xml:space="preserve">containing a number of keywords </w:t>
      </w:r>
      <w:r w:rsidR="00AA2CB6" w:rsidRPr="68757065">
        <w:rPr>
          <w:rFonts w:ascii="Times New Roman" w:hAnsi="Times New Roman" w:cs="Times New Roman"/>
          <w:sz w:val="24"/>
          <w:szCs w:val="24"/>
        </w:rPr>
        <w:t>in their title</w:t>
      </w:r>
      <w:r w:rsidR="5192221A" w:rsidRPr="68757065">
        <w:rPr>
          <w:rFonts w:ascii="Times New Roman" w:hAnsi="Times New Roman" w:cs="Times New Roman"/>
          <w:sz w:val="24"/>
          <w:szCs w:val="24"/>
        </w:rPr>
        <w:t xml:space="preserve"> associated with not being primary research in their titles, such as </w:t>
      </w:r>
      <w:commentRangeStart w:id="671"/>
      <w:r w:rsidR="5192221A" w:rsidRPr="68757065">
        <w:rPr>
          <w:rFonts w:ascii="Times New Roman" w:hAnsi="Times New Roman" w:cs="Times New Roman"/>
          <w:sz w:val="24"/>
          <w:szCs w:val="24"/>
        </w:rPr>
        <w:t>"editorial"</w:t>
      </w:r>
      <w:commentRangeEnd w:id="671"/>
      <w:r w:rsidR="68350686" w:rsidRPr="68757065">
        <w:rPr>
          <w:rStyle w:val="CommentReference"/>
          <w:rFonts w:ascii="Times New Roman" w:hAnsi="Times New Roman" w:cs="Times New Roman"/>
          <w:sz w:val="24"/>
          <w:szCs w:val="24"/>
        </w:rPr>
        <w:commentReference w:id="671"/>
      </w:r>
      <w:r w:rsidR="5192221A" w:rsidRPr="68757065">
        <w:rPr>
          <w:rFonts w:ascii="Times New Roman" w:hAnsi="Times New Roman" w:cs="Times New Roman"/>
          <w:sz w:val="24"/>
          <w:szCs w:val="24"/>
        </w:rPr>
        <w:t>.</w:t>
      </w:r>
    </w:p>
    <w:p w14:paraId="637CB5BA" w14:textId="47911D4F" w:rsidR="13E699E3" w:rsidRDefault="000F35D0" w:rsidP="570B4614">
      <w:pPr>
        <w:pStyle w:val="Heading1"/>
      </w:pPr>
      <w:r>
        <w:rPr>
          <w:rFonts w:ascii="Times New Roman" w:hAnsi="Times New Roman" w:cs="Times New Roman"/>
        </w:rPr>
        <w:t>S.1</w:t>
      </w:r>
      <w:r w:rsidR="006B3770">
        <w:rPr>
          <w:rFonts w:ascii="Times New Roman" w:hAnsi="Times New Roman" w:cs="Times New Roman"/>
        </w:rPr>
        <w:t>5</w:t>
      </w:r>
      <w:r w:rsidR="005F3111">
        <w:rPr>
          <w:rFonts w:ascii="Times New Roman" w:hAnsi="Times New Roman" w:cs="Times New Roman"/>
        </w:rPr>
        <w:t>.</w:t>
      </w:r>
      <w:r w:rsidR="13E699E3" w:rsidRPr="570B4614">
        <w:rPr>
          <w:rFonts w:ascii="Times New Roman" w:hAnsi="Times New Roman" w:cs="Times New Roman"/>
        </w:rPr>
        <w:t xml:space="preserve"> </w:t>
      </w:r>
      <w:commentRangeStart w:id="672"/>
      <w:r w:rsidR="13E699E3" w:rsidRPr="570B4614">
        <w:rPr>
          <w:rFonts w:ascii="Times New Roman" w:hAnsi="Times New Roman" w:cs="Times New Roman"/>
        </w:rPr>
        <w:t xml:space="preserve">Survey </w:t>
      </w:r>
      <w:r w:rsidR="515B41D5" w:rsidRPr="7AF1582B">
        <w:rPr>
          <w:rFonts w:ascii="Times New Roman" w:hAnsi="Times New Roman" w:cs="Times New Roman"/>
        </w:rPr>
        <w:t>D</w:t>
      </w:r>
      <w:r w:rsidR="13E699E3" w:rsidRPr="7AF1582B">
        <w:rPr>
          <w:rFonts w:ascii="Times New Roman" w:hAnsi="Times New Roman" w:cs="Times New Roman"/>
        </w:rPr>
        <w:t>esign</w:t>
      </w:r>
      <w:commentRangeEnd w:id="672"/>
      <w:r w:rsidR="009F3BF5">
        <w:rPr>
          <w:rStyle w:val="CommentReference"/>
          <w:sz w:val="28"/>
          <w:szCs w:val="28"/>
        </w:rPr>
        <w:commentReference w:id="672"/>
      </w:r>
    </w:p>
    <w:p w14:paraId="38640B5A" w14:textId="140FBD83" w:rsidR="00724C3B" w:rsidRDefault="759B5AD9" w:rsidP="0033421C">
      <w:pPr>
        <w:spacing w:after="100" w:line="480" w:lineRule="auto"/>
        <w:ind w:firstLine="720"/>
        <w:rPr>
          <w:rFonts w:ascii="Times New Roman" w:hAnsi="Times New Roman" w:cs="Times New Roman"/>
          <w:sz w:val="24"/>
          <w:szCs w:val="24"/>
        </w:rPr>
      </w:pPr>
      <w:commentRangeStart w:id="674"/>
      <w:commentRangeStart w:id="675"/>
      <w:commentRangeStart w:id="676"/>
      <w:r w:rsidRPr="68757065">
        <w:rPr>
          <w:rFonts w:ascii="Times New Roman" w:hAnsi="Times New Roman" w:cs="Times New Roman"/>
          <w:sz w:val="24"/>
          <w:szCs w:val="24"/>
        </w:rPr>
        <w:t xml:space="preserve">The survey itself was designed to </w:t>
      </w:r>
      <w:commentRangeStart w:id="677"/>
      <w:commentRangeStart w:id="678"/>
      <w:r w:rsidRPr="68757065">
        <w:rPr>
          <w:rFonts w:ascii="Times New Roman" w:hAnsi="Times New Roman" w:cs="Times New Roman"/>
          <w:sz w:val="24"/>
          <w:szCs w:val="24"/>
        </w:rPr>
        <w:t>pick up on a linear range of conventional novelty</w:t>
      </w:r>
      <w:commentRangeEnd w:id="677"/>
      <w:r w:rsidR="00C15E51" w:rsidRPr="68757065">
        <w:rPr>
          <w:rStyle w:val="CommentReference"/>
          <w:rFonts w:ascii="Times New Roman" w:hAnsi="Times New Roman" w:cs="Times New Roman"/>
          <w:sz w:val="24"/>
          <w:szCs w:val="24"/>
        </w:rPr>
        <w:commentReference w:id="677"/>
      </w:r>
      <w:commentRangeEnd w:id="678"/>
      <w:r w:rsidRPr="68757065">
        <w:rPr>
          <w:rStyle w:val="CommentReference"/>
          <w:rFonts w:ascii="Times New Roman" w:hAnsi="Times New Roman" w:cs="Times New Roman"/>
          <w:sz w:val="24"/>
          <w:szCs w:val="24"/>
        </w:rPr>
        <w:commentReference w:id="678"/>
      </w:r>
      <w:r w:rsidRPr="68757065">
        <w:rPr>
          <w:rFonts w:ascii="Times New Roman" w:hAnsi="Times New Roman" w:cs="Times New Roman"/>
          <w:sz w:val="24"/>
          <w:szCs w:val="24"/>
        </w:rPr>
        <w:t xml:space="preserve">, and included </w:t>
      </w:r>
      <w:commentRangeStart w:id="679"/>
      <w:commentRangeStart w:id="680"/>
      <w:r w:rsidRPr="68757065">
        <w:rPr>
          <w:rFonts w:ascii="Times New Roman" w:hAnsi="Times New Roman" w:cs="Times New Roman"/>
          <w:sz w:val="24"/>
          <w:szCs w:val="24"/>
        </w:rPr>
        <w:t>items relating to research questions not covered within this publication</w:t>
      </w:r>
      <w:commentRangeEnd w:id="679"/>
      <w:r w:rsidR="00B4454E" w:rsidRPr="68757065">
        <w:rPr>
          <w:rStyle w:val="CommentReference"/>
          <w:rFonts w:ascii="Times New Roman" w:hAnsi="Times New Roman" w:cs="Times New Roman"/>
          <w:sz w:val="24"/>
          <w:szCs w:val="24"/>
        </w:rPr>
        <w:commentReference w:id="679"/>
      </w:r>
      <w:commentRangeEnd w:id="680"/>
      <w:r w:rsidRPr="68757065">
        <w:rPr>
          <w:rStyle w:val="CommentReference"/>
          <w:rFonts w:ascii="Times New Roman" w:hAnsi="Times New Roman" w:cs="Times New Roman"/>
          <w:sz w:val="24"/>
          <w:szCs w:val="24"/>
        </w:rPr>
        <w:commentReference w:id="680"/>
      </w:r>
      <w:r w:rsidRPr="68757065">
        <w:rPr>
          <w:rFonts w:ascii="Times New Roman" w:hAnsi="Times New Roman" w:cs="Times New Roman"/>
          <w:sz w:val="24"/>
          <w:szCs w:val="24"/>
        </w:rPr>
        <w:t>. Screenshots</w:t>
      </w:r>
      <w:r w:rsidR="00A1189D" w:rsidRPr="68757065">
        <w:rPr>
          <w:rFonts w:ascii="Times New Roman" w:hAnsi="Times New Roman" w:cs="Times New Roman"/>
          <w:sz w:val="24"/>
          <w:szCs w:val="24"/>
        </w:rPr>
        <w:t xml:space="preserve"> of the main phase of the survey</w:t>
      </w:r>
      <w:r w:rsidRPr="68757065">
        <w:rPr>
          <w:rFonts w:ascii="Times New Roman" w:hAnsi="Times New Roman" w:cs="Times New Roman"/>
          <w:sz w:val="24"/>
          <w:szCs w:val="24"/>
        </w:rPr>
        <w:t xml:space="preserve"> follow:</w:t>
      </w:r>
      <w:commentRangeEnd w:id="674"/>
      <w:r w:rsidR="00B4454E">
        <w:rPr>
          <w:rStyle w:val="CommentReference"/>
          <w:sz w:val="22"/>
          <w:szCs w:val="22"/>
        </w:rPr>
        <w:commentReference w:id="674"/>
      </w:r>
      <w:commentRangeEnd w:id="675"/>
      <w:r>
        <w:rPr>
          <w:rStyle w:val="CommentReference"/>
          <w:sz w:val="22"/>
          <w:szCs w:val="22"/>
        </w:rPr>
        <w:commentReference w:id="675"/>
      </w:r>
      <w:commentRangeEnd w:id="676"/>
      <w:r w:rsidR="00C2364B">
        <w:rPr>
          <w:rStyle w:val="CommentReference"/>
          <w:sz w:val="22"/>
          <w:szCs w:val="22"/>
        </w:rPr>
        <w:commentReference w:id="676"/>
      </w:r>
      <w:r w:rsidR="00E3062A">
        <w:br/>
      </w:r>
      <w:r w:rsidR="00E3062A">
        <w:tab/>
      </w:r>
      <w:r w:rsidR="00E3062A">
        <w:rPr>
          <w:rFonts w:ascii="Times New Roman" w:hAnsi="Times New Roman" w:cs="Times New Roman"/>
          <w:sz w:val="24"/>
          <w:szCs w:val="24"/>
        </w:rPr>
        <w:t xml:space="preserve">The design of the survey focused on quantifying novelty </w:t>
      </w:r>
      <w:r w:rsidR="00D87552">
        <w:rPr>
          <w:rFonts w:ascii="Times New Roman" w:hAnsi="Times New Roman" w:cs="Times New Roman"/>
          <w:sz w:val="24"/>
          <w:szCs w:val="24"/>
        </w:rPr>
        <w:t>with</w:t>
      </w:r>
      <w:r w:rsidR="00EE7995">
        <w:rPr>
          <w:rFonts w:ascii="Times New Roman" w:hAnsi="Times New Roman" w:cs="Times New Roman"/>
          <w:sz w:val="24"/>
          <w:szCs w:val="24"/>
        </w:rPr>
        <w:t>in a linear range</w:t>
      </w:r>
      <w:r w:rsidR="00D87552">
        <w:rPr>
          <w:rFonts w:ascii="Times New Roman" w:hAnsi="Times New Roman" w:cs="Times New Roman"/>
          <w:sz w:val="24"/>
          <w:szCs w:val="24"/>
        </w:rPr>
        <w:t xml:space="preserve"> of 0 (indicated by a checkbox </w:t>
      </w:r>
      <w:r w:rsidR="003D02F6">
        <w:rPr>
          <w:rFonts w:ascii="Times New Roman" w:hAnsi="Times New Roman" w:cs="Times New Roman"/>
          <w:sz w:val="24"/>
          <w:szCs w:val="24"/>
        </w:rPr>
        <w:t>saying “Not Novel” to 100)</w:t>
      </w:r>
      <w:r w:rsidR="000B4A8C">
        <w:rPr>
          <w:rFonts w:ascii="Times New Roman" w:hAnsi="Times New Roman" w:cs="Times New Roman"/>
          <w:sz w:val="24"/>
          <w:szCs w:val="24"/>
        </w:rPr>
        <w:t xml:space="preserve">, allowing discernment of conventional </w:t>
      </w:r>
      <w:r w:rsidR="00943302">
        <w:rPr>
          <w:rFonts w:ascii="Times New Roman" w:hAnsi="Times New Roman" w:cs="Times New Roman"/>
          <w:sz w:val="24"/>
          <w:szCs w:val="24"/>
        </w:rPr>
        <w:t xml:space="preserve">and </w:t>
      </w:r>
      <w:r w:rsidR="00886B65">
        <w:rPr>
          <w:rFonts w:ascii="Times New Roman" w:hAnsi="Times New Roman" w:cs="Times New Roman"/>
          <w:sz w:val="24"/>
          <w:szCs w:val="24"/>
        </w:rPr>
        <w:t xml:space="preserve">incremental novelty at the cost of </w:t>
      </w:r>
      <w:r w:rsidR="003D02F6">
        <w:rPr>
          <w:rFonts w:ascii="Times New Roman" w:hAnsi="Times New Roman" w:cs="Times New Roman"/>
          <w:sz w:val="24"/>
          <w:szCs w:val="24"/>
        </w:rPr>
        <w:t xml:space="preserve">reduced ability to </w:t>
      </w:r>
      <w:r w:rsidR="000E7090">
        <w:rPr>
          <w:rFonts w:ascii="Times New Roman" w:hAnsi="Times New Roman" w:cs="Times New Roman"/>
          <w:sz w:val="24"/>
          <w:szCs w:val="24"/>
        </w:rPr>
        <w:t xml:space="preserve">discern differing degrees of </w:t>
      </w:r>
      <w:r w:rsidR="00F40B21">
        <w:rPr>
          <w:rFonts w:ascii="Times New Roman" w:hAnsi="Times New Roman" w:cs="Times New Roman"/>
          <w:sz w:val="24"/>
          <w:szCs w:val="24"/>
        </w:rPr>
        <w:t xml:space="preserve">radical novelty. </w:t>
      </w:r>
      <w:r w:rsidR="00491B83">
        <w:rPr>
          <w:rFonts w:ascii="Times New Roman" w:hAnsi="Times New Roman" w:cs="Times New Roman"/>
          <w:sz w:val="24"/>
          <w:szCs w:val="24"/>
        </w:rPr>
        <w:t>The interface</w:t>
      </w:r>
      <w:r w:rsidR="00724C3B">
        <w:rPr>
          <w:rFonts w:ascii="Times New Roman" w:hAnsi="Times New Roman" w:cs="Times New Roman"/>
          <w:sz w:val="24"/>
          <w:szCs w:val="24"/>
        </w:rPr>
        <w:t xml:space="preserve"> for submitting this score was a slider, and scores could not be submitted until all sliders had been interacted with. </w:t>
      </w:r>
      <w:r w:rsidR="00003EDA">
        <w:rPr>
          <w:rFonts w:ascii="Times New Roman" w:hAnsi="Times New Roman" w:cs="Times New Roman"/>
          <w:sz w:val="24"/>
          <w:szCs w:val="24"/>
        </w:rPr>
        <w:t>A binary question on whether the publication was novel was also included.</w:t>
      </w:r>
    </w:p>
    <w:p w14:paraId="6B946CF8" w14:textId="6B6D5B06" w:rsidR="00D17DB2" w:rsidRDefault="00D17DB2">
      <w:pPr>
        <w:spacing w:after="100" w:line="480" w:lineRule="auto"/>
        <w:ind w:firstLine="720"/>
        <w:jc w:val="both"/>
        <w:rPr>
          <w:rFonts w:ascii="Times New Roman" w:hAnsi="Times New Roman" w:cs="Times New Roman"/>
          <w:sz w:val="24"/>
          <w:szCs w:val="24"/>
        </w:rPr>
        <w:pPrChange w:id="682" w:author="charlaynew" w:date="2026-10-30T11:13:00Z" w16du:dateUtc="2026-10-30T10:13:00Z">
          <w:pPr>
            <w:spacing w:after="100" w:line="480" w:lineRule="auto"/>
            <w:ind w:firstLine="720"/>
          </w:pPr>
        </w:pPrChange>
      </w:pPr>
      <w:r>
        <w:rPr>
          <w:rFonts w:ascii="Times New Roman" w:hAnsi="Times New Roman" w:cs="Times New Roman"/>
          <w:sz w:val="24"/>
          <w:szCs w:val="24"/>
        </w:rPr>
        <w:t xml:space="preserve">Further </w:t>
      </w:r>
      <w:r w:rsidR="004B316C">
        <w:rPr>
          <w:rFonts w:ascii="Times New Roman" w:hAnsi="Times New Roman" w:cs="Times New Roman"/>
          <w:sz w:val="24"/>
          <w:szCs w:val="24"/>
        </w:rPr>
        <w:t xml:space="preserve">investigation into novelty is provided by </w:t>
      </w:r>
      <w:r w:rsidR="001D3441">
        <w:rPr>
          <w:rFonts w:ascii="Times New Roman" w:hAnsi="Times New Roman" w:cs="Times New Roman"/>
          <w:sz w:val="24"/>
          <w:szCs w:val="24"/>
        </w:rPr>
        <w:t>ratings of particular subtypes of novelty – novelty in theory, methods, data, findings, context and overall contribution.</w:t>
      </w:r>
      <w:r w:rsidR="00B232D1">
        <w:rPr>
          <w:rFonts w:ascii="Times New Roman" w:hAnsi="Times New Roman" w:cs="Times New Roman"/>
          <w:sz w:val="24"/>
          <w:szCs w:val="24"/>
        </w:rPr>
        <w:t xml:space="preserve"> As these </w:t>
      </w:r>
      <w:r w:rsidR="00157843">
        <w:rPr>
          <w:rFonts w:ascii="Times New Roman" w:hAnsi="Times New Roman" w:cs="Times New Roman"/>
          <w:sz w:val="24"/>
          <w:szCs w:val="24"/>
        </w:rPr>
        <w:t xml:space="preserve">subtypes may not be relevant for every publication, for instance a piece of literary criticism would not have data, </w:t>
      </w:r>
      <w:r w:rsidR="006E54A3">
        <w:rPr>
          <w:rFonts w:ascii="Times New Roman" w:hAnsi="Times New Roman" w:cs="Times New Roman"/>
          <w:sz w:val="24"/>
          <w:szCs w:val="24"/>
        </w:rPr>
        <w:t xml:space="preserve">raters were allowed to mark </w:t>
      </w:r>
      <w:r w:rsidR="00394188">
        <w:rPr>
          <w:rFonts w:ascii="Times New Roman" w:hAnsi="Times New Roman" w:cs="Times New Roman"/>
          <w:sz w:val="24"/>
          <w:szCs w:val="24"/>
        </w:rPr>
        <w:t>these as “Not Applicable”.</w:t>
      </w:r>
    </w:p>
    <w:p w14:paraId="101F987D" w14:textId="644C4587" w:rsidR="00AB2AFC" w:rsidRDefault="00003EDA" w:rsidP="00BC7D44">
      <w:pPr>
        <w:spacing w:after="10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addition to novelty the survey asked questions on originality, expected to correlate with novelty, and similarity, </w:t>
      </w:r>
      <w:r w:rsidR="00A53F47">
        <w:rPr>
          <w:rFonts w:ascii="Times New Roman" w:hAnsi="Times New Roman" w:cs="Times New Roman"/>
          <w:sz w:val="24"/>
          <w:szCs w:val="24"/>
        </w:rPr>
        <w:t xml:space="preserve">as novelty is </w:t>
      </w:r>
      <w:r>
        <w:rPr>
          <w:rFonts w:ascii="Times New Roman" w:hAnsi="Times New Roman" w:cs="Times New Roman"/>
          <w:sz w:val="24"/>
          <w:szCs w:val="24"/>
        </w:rPr>
        <w:t xml:space="preserve">often conceptualised in computer science contexts as </w:t>
      </w:r>
      <w:r w:rsidR="00A53F47">
        <w:rPr>
          <w:rFonts w:ascii="Times New Roman" w:hAnsi="Times New Roman" w:cs="Times New Roman"/>
          <w:sz w:val="24"/>
          <w:szCs w:val="24"/>
        </w:rPr>
        <w:t>the additive complement of similarity.</w:t>
      </w:r>
    </w:p>
    <w:p w14:paraId="04F8AB46" w14:textId="215D764E" w:rsidR="00776B3C" w:rsidRPr="00FE670E" w:rsidRDefault="00AB2AFC" w:rsidP="00776B3C">
      <w:pPr>
        <w:spacing w:after="100" w:line="480" w:lineRule="auto"/>
        <w:ind w:firstLine="720"/>
        <w:rPr>
          <w:rFonts w:ascii="Times New Roman" w:eastAsia="Times New Roman" w:hAnsi="Times New Roman" w:cs="Times New Roman"/>
          <w:sz w:val="24"/>
          <w:szCs w:val="24"/>
        </w:rPr>
      </w:pPr>
      <w:r>
        <w:rPr>
          <w:rFonts w:ascii="Times New Roman" w:hAnsi="Times New Roman" w:cs="Times New Roman"/>
          <w:sz w:val="24"/>
          <w:szCs w:val="24"/>
        </w:rPr>
        <w:t xml:space="preserve">Finally </w:t>
      </w:r>
      <w:r w:rsidR="00446253">
        <w:rPr>
          <w:rFonts w:ascii="Times New Roman" w:hAnsi="Times New Roman" w:cs="Times New Roman"/>
          <w:sz w:val="24"/>
          <w:szCs w:val="24"/>
        </w:rPr>
        <w:t>respondent</w:t>
      </w:r>
      <w:r>
        <w:rPr>
          <w:rFonts w:ascii="Times New Roman" w:hAnsi="Times New Roman" w:cs="Times New Roman"/>
          <w:sz w:val="24"/>
          <w:szCs w:val="24"/>
        </w:rPr>
        <w:t>s were asked to self-rate their expertise at assessing the publication they had been provided.</w:t>
      </w:r>
      <w:r w:rsidR="00776B3C" w:rsidRPr="00776B3C">
        <w:rPr>
          <w:rFonts w:ascii="Times New Roman" w:hAnsi="Times New Roman" w:cs="Times New Roman"/>
          <w:noProof/>
          <w:sz w:val="24"/>
          <w:szCs w:val="24"/>
        </w:rPr>
        <w:t xml:space="preserve"> </w:t>
      </w:r>
    </w:p>
    <w:p w14:paraId="3871F616" w14:textId="79C407B2" w:rsidR="00776B3C" w:rsidRPr="0033421C" w:rsidRDefault="00776B3C" w:rsidP="00BC7D44">
      <w:pPr>
        <w:spacing w:after="100" w:line="480" w:lineRule="auto"/>
        <w:ind w:firstLine="720"/>
        <w:rPr>
          <w:rFonts w:ascii="Times New Roman" w:hAnsi="Times New Roman" w:cs="Times New Roman"/>
          <w:sz w:val="24"/>
          <w:szCs w:val="24"/>
        </w:rPr>
      </w:pPr>
    </w:p>
    <w:p w14:paraId="6089C338" w14:textId="6A930EB9" w:rsidR="2E97F648" w:rsidRDefault="7C798777" w:rsidP="2596B76B">
      <w:pPr>
        <w:spacing w:after="160" w:line="278" w:lineRule="auto"/>
        <w:jc w:val="center"/>
      </w:pPr>
      <w:r>
        <w:rPr>
          <w:noProof/>
        </w:rPr>
        <w:drawing>
          <wp:inline distT="0" distB="0" distL="0" distR="0" wp14:anchorId="1FF50033" wp14:editId="6EFC2F54">
            <wp:extent cx="3914775" cy="8277225"/>
            <wp:effectExtent l="0" t="0" r="0" b="0"/>
            <wp:docPr id="1034224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24891" name="Picture 1034224891"/>
                    <pic:cNvPicPr/>
                  </pic:nvPicPr>
                  <pic:blipFill>
                    <a:blip r:embed="rId25">
                      <a:extLst>
                        <a:ext uri="{28A0092B-C50C-407E-A947-70E740481C1C}">
                          <a14:useLocalDpi xmlns:a14="http://schemas.microsoft.com/office/drawing/2010/main"/>
                        </a:ext>
                      </a:extLst>
                    </a:blip>
                    <a:stretch>
                      <a:fillRect/>
                    </a:stretch>
                  </pic:blipFill>
                  <pic:spPr>
                    <a:xfrm>
                      <a:off x="0" y="0"/>
                      <a:ext cx="3914775" cy="8277225"/>
                    </a:xfrm>
                    <a:prstGeom prst="rect">
                      <a:avLst/>
                    </a:prstGeom>
                  </pic:spPr>
                </pic:pic>
              </a:graphicData>
            </a:graphic>
          </wp:inline>
        </w:drawing>
      </w:r>
      <w:r>
        <w:rPr>
          <w:noProof/>
        </w:rPr>
        <w:drawing>
          <wp:inline distT="0" distB="0" distL="0" distR="0" wp14:anchorId="0484E3A5" wp14:editId="205E8C1C">
            <wp:extent cx="4048125" cy="6638925"/>
            <wp:effectExtent l="0" t="0" r="0" b="0"/>
            <wp:docPr id="1949664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64535" name="Picture 1949664535"/>
                    <pic:cNvPicPr/>
                  </pic:nvPicPr>
                  <pic:blipFill>
                    <a:blip r:embed="rId26">
                      <a:extLst>
                        <a:ext uri="{28A0092B-C50C-407E-A947-70E740481C1C}">
                          <a14:useLocalDpi xmlns:a14="http://schemas.microsoft.com/office/drawing/2010/main"/>
                        </a:ext>
                      </a:extLst>
                    </a:blip>
                    <a:stretch>
                      <a:fillRect/>
                    </a:stretch>
                  </pic:blipFill>
                  <pic:spPr>
                    <a:xfrm>
                      <a:off x="0" y="0"/>
                      <a:ext cx="4048125" cy="6638925"/>
                    </a:xfrm>
                    <a:prstGeom prst="rect">
                      <a:avLst/>
                    </a:prstGeom>
                  </pic:spPr>
                </pic:pic>
              </a:graphicData>
            </a:graphic>
          </wp:inline>
        </w:drawing>
      </w:r>
    </w:p>
    <w:p w14:paraId="788512ED" w14:textId="4A620BA7" w:rsidR="2E97F648" w:rsidRDefault="7C798777" w:rsidP="2596B76B">
      <w:pPr>
        <w:spacing w:after="160" w:line="278" w:lineRule="auto"/>
        <w:rPr>
          <w:rFonts w:ascii="Times New Roman" w:eastAsia="Times New Roman" w:hAnsi="Times New Roman" w:cs="Times New Roman"/>
          <w:sz w:val="20"/>
          <w:szCs w:val="20"/>
        </w:rPr>
      </w:pPr>
      <w:r w:rsidRPr="2596B76B">
        <w:rPr>
          <w:rFonts w:ascii="Times New Roman" w:eastAsia="Times New Roman" w:hAnsi="Times New Roman" w:cs="Times New Roman"/>
          <w:i/>
          <w:iCs/>
          <w:sz w:val="20"/>
          <w:szCs w:val="20"/>
        </w:rPr>
        <w:t xml:space="preserve">Screenshot </w:t>
      </w:r>
      <w:r w:rsidR="00CD5414">
        <w:rPr>
          <w:rFonts w:ascii="Times New Roman" w:eastAsia="Times New Roman" w:hAnsi="Times New Roman" w:cs="Times New Roman"/>
          <w:i/>
          <w:iCs/>
          <w:sz w:val="20"/>
          <w:szCs w:val="20"/>
        </w:rPr>
        <w:t>S</w:t>
      </w:r>
      <w:r w:rsidRPr="00FE670E">
        <w:rPr>
          <w:rFonts w:ascii="Times New Roman" w:eastAsia="Times New Roman" w:hAnsi="Times New Roman" w:cs="Times New Roman"/>
          <w:i/>
          <w:iCs/>
          <w:sz w:val="20"/>
          <w:szCs w:val="20"/>
        </w:rPr>
        <w:t>1</w:t>
      </w:r>
      <w:r w:rsidRPr="2596B76B">
        <w:rPr>
          <w:rFonts w:ascii="Times New Roman" w:eastAsia="Times New Roman" w:hAnsi="Times New Roman" w:cs="Times New Roman"/>
          <w:i/>
          <w:iCs/>
          <w:sz w:val="20"/>
          <w:szCs w:val="20"/>
        </w:rPr>
        <w:t xml:space="preserve"> – </w:t>
      </w:r>
      <w:commentRangeStart w:id="683"/>
      <w:r w:rsidRPr="2596B76B">
        <w:rPr>
          <w:rFonts w:ascii="Times New Roman" w:eastAsia="Times New Roman" w:hAnsi="Times New Roman" w:cs="Times New Roman"/>
          <w:sz w:val="20"/>
          <w:szCs w:val="20"/>
        </w:rPr>
        <w:t>the survey itself</w:t>
      </w:r>
      <w:r w:rsidR="00112CEE">
        <w:rPr>
          <w:rFonts w:ascii="Times New Roman" w:eastAsia="Times New Roman" w:hAnsi="Times New Roman" w:cs="Times New Roman"/>
          <w:sz w:val="20"/>
          <w:szCs w:val="20"/>
        </w:rPr>
        <w:t>, pictured in the main phase</w:t>
      </w:r>
      <w:r w:rsidRPr="2596B76B">
        <w:rPr>
          <w:rFonts w:ascii="Times New Roman" w:eastAsia="Times New Roman" w:hAnsi="Times New Roman" w:cs="Times New Roman"/>
          <w:sz w:val="20"/>
          <w:szCs w:val="20"/>
        </w:rPr>
        <w:t>.</w:t>
      </w:r>
      <w:commentRangeEnd w:id="683"/>
      <w:r>
        <w:rPr>
          <w:rStyle w:val="CommentReference"/>
          <w:rFonts w:ascii="Times New Roman" w:eastAsia="Times New Roman" w:hAnsi="Times New Roman" w:cs="Times New Roman"/>
          <w:sz w:val="20"/>
          <w:szCs w:val="20"/>
        </w:rPr>
        <w:commentReference w:id="683"/>
      </w:r>
    </w:p>
    <w:p w14:paraId="1A912962" w14:textId="12D004EB" w:rsidR="2E97F648" w:rsidRPr="0033421C" w:rsidRDefault="7C798777" w:rsidP="0033421C">
      <w:pPr>
        <w:spacing w:after="100" w:line="480" w:lineRule="auto"/>
        <w:ind w:firstLine="720"/>
        <w:jc w:val="both"/>
        <w:rPr>
          <w:rFonts w:ascii="Times New Roman" w:eastAsia="Times New Roman" w:hAnsi="Times New Roman" w:cs="Times New Roman"/>
          <w:sz w:val="24"/>
          <w:szCs w:val="24"/>
        </w:rPr>
      </w:pPr>
      <w:r w:rsidRPr="0033421C">
        <w:rPr>
          <w:rFonts w:ascii="Times New Roman" w:eastAsia="Times New Roman" w:hAnsi="Times New Roman" w:cs="Times New Roman"/>
          <w:sz w:val="24"/>
          <w:szCs w:val="24"/>
        </w:rPr>
        <w:t xml:space="preserve">Respondents received </w:t>
      </w:r>
      <w:r w:rsidR="00E83BD8" w:rsidRPr="00FE670E">
        <w:rPr>
          <w:rFonts w:ascii="Times New Roman" w:eastAsia="Times New Roman" w:hAnsi="Times New Roman" w:cs="Times New Roman"/>
          <w:sz w:val="24"/>
          <w:szCs w:val="24"/>
        </w:rPr>
        <w:t>individualized</w:t>
      </w:r>
      <w:r w:rsidRPr="0033421C">
        <w:rPr>
          <w:rFonts w:ascii="Times New Roman" w:eastAsia="Times New Roman" w:hAnsi="Times New Roman" w:cs="Times New Roman"/>
          <w:sz w:val="24"/>
          <w:szCs w:val="24"/>
        </w:rPr>
        <w:t xml:space="preserve"> publications to</w:t>
      </w:r>
      <w:r w:rsidRPr="0033421C">
        <w:rPr>
          <w:rFonts w:ascii="Times New Roman" w:eastAsia="Times New Roman" w:hAnsi="Times New Roman" w:cs="Times New Roman"/>
          <w:i/>
          <w:sz w:val="24"/>
          <w:szCs w:val="24"/>
        </w:rPr>
        <w:t xml:space="preserve"> </w:t>
      </w:r>
      <w:r w:rsidRPr="0033421C">
        <w:rPr>
          <w:rFonts w:ascii="Times New Roman" w:eastAsia="Times New Roman" w:hAnsi="Times New Roman" w:cs="Times New Roman"/>
          <w:sz w:val="24"/>
          <w:szCs w:val="24"/>
        </w:rPr>
        <w:t xml:space="preserve">rate, with the </w:t>
      </w:r>
      <w:r w:rsidR="0009727F">
        <w:rPr>
          <w:rFonts w:ascii="Times New Roman" w:eastAsia="Times New Roman" w:hAnsi="Times New Roman" w:cs="Times New Roman"/>
          <w:sz w:val="24"/>
          <w:szCs w:val="24"/>
        </w:rPr>
        <w:t>T</w:t>
      </w:r>
      <w:r w:rsidRPr="0033421C">
        <w:rPr>
          <w:rFonts w:ascii="Times New Roman" w:eastAsia="Times New Roman" w:hAnsi="Times New Roman" w:cs="Times New Roman"/>
          <w:sz w:val="24"/>
          <w:szCs w:val="24"/>
        </w:rPr>
        <w:t xml:space="preserve">itle and a preview of the </w:t>
      </w:r>
      <w:r w:rsidR="001C73E4">
        <w:rPr>
          <w:rFonts w:ascii="Times New Roman" w:eastAsia="Times New Roman" w:hAnsi="Times New Roman" w:cs="Times New Roman"/>
          <w:sz w:val="24"/>
          <w:szCs w:val="24"/>
        </w:rPr>
        <w:t>A</w:t>
      </w:r>
      <w:r w:rsidRPr="00FE670E">
        <w:rPr>
          <w:rFonts w:ascii="Times New Roman" w:eastAsia="Times New Roman" w:hAnsi="Times New Roman" w:cs="Times New Roman"/>
          <w:sz w:val="24"/>
          <w:szCs w:val="24"/>
        </w:rPr>
        <w:t>bstract</w:t>
      </w:r>
      <w:r w:rsidRPr="0033421C">
        <w:rPr>
          <w:rFonts w:ascii="Times New Roman" w:eastAsia="Times New Roman" w:hAnsi="Times New Roman" w:cs="Times New Roman"/>
          <w:sz w:val="24"/>
          <w:szCs w:val="24"/>
        </w:rPr>
        <w:t xml:space="preserve"> (necessitated due to character limits in Qualtrics), as well as a link to the </w:t>
      </w:r>
      <w:r w:rsidR="00791445">
        <w:rPr>
          <w:rFonts w:ascii="Times New Roman" w:eastAsia="Times New Roman" w:hAnsi="Times New Roman" w:cs="Times New Roman"/>
          <w:sz w:val="24"/>
          <w:szCs w:val="24"/>
        </w:rPr>
        <w:t>article’s Full Text</w:t>
      </w:r>
      <w:r w:rsidRPr="0033421C">
        <w:rPr>
          <w:rFonts w:ascii="Times New Roman" w:eastAsia="Times New Roman" w:hAnsi="Times New Roman" w:cs="Times New Roman"/>
          <w:sz w:val="24"/>
          <w:szCs w:val="24"/>
        </w:rPr>
        <w:t xml:space="preserve">, </w:t>
      </w:r>
      <w:r w:rsidR="001C73E4">
        <w:rPr>
          <w:rFonts w:ascii="Times New Roman" w:eastAsia="Times New Roman" w:hAnsi="Times New Roman" w:cs="Times New Roman"/>
          <w:sz w:val="24"/>
          <w:szCs w:val="24"/>
        </w:rPr>
        <w:t>for</w:t>
      </w:r>
      <w:r w:rsidRPr="0033421C">
        <w:rPr>
          <w:rFonts w:ascii="Times New Roman" w:eastAsia="Times New Roman" w:hAnsi="Times New Roman" w:cs="Times New Roman"/>
          <w:sz w:val="24"/>
          <w:szCs w:val="24"/>
        </w:rPr>
        <w:t xml:space="preserve"> which click-throughs were tracked.</w:t>
      </w:r>
      <w:r w:rsidR="1820A00D" w:rsidRPr="0033421C">
        <w:rPr>
          <w:rFonts w:ascii="Times New Roman" w:eastAsia="Times New Roman" w:hAnsi="Times New Roman" w:cs="Times New Roman"/>
          <w:sz w:val="24"/>
          <w:szCs w:val="24"/>
        </w:rPr>
        <w:t xml:space="preserve"> </w:t>
      </w:r>
      <w:r w:rsidR="001C73E4">
        <w:rPr>
          <w:rFonts w:ascii="Times New Roman" w:eastAsia="Times New Roman" w:hAnsi="Times New Roman" w:cs="Times New Roman"/>
          <w:sz w:val="24"/>
          <w:szCs w:val="24"/>
        </w:rPr>
        <w:t>Participants</w:t>
      </w:r>
      <w:r w:rsidR="1820A00D" w:rsidRPr="0033421C">
        <w:rPr>
          <w:rFonts w:ascii="Times New Roman" w:eastAsia="Times New Roman" w:hAnsi="Times New Roman" w:cs="Times New Roman"/>
          <w:sz w:val="24"/>
          <w:szCs w:val="24"/>
        </w:rPr>
        <w:t xml:space="preserve"> were invited to consider </w:t>
      </w:r>
      <w:r w:rsidR="00177A65">
        <w:rPr>
          <w:rFonts w:ascii="Times New Roman" w:eastAsia="Times New Roman" w:hAnsi="Times New Roman" w:cs="Times New Roman"/>
          <w:sz w:val="24"/>
          <w:szCs w:val="24"/>
        </w:rPr>
        <w:t>the questions outlined earlier in this section</w:t>
      </w:r>
      <w:r w:rsidR="009F3BF5">
        <w:rPr>
          <w:rFonts w:ascii="Times New Roman" w:eastAsia="Times New Roman" w:hAnsi="Times New Roman" w:cs="Times New Roman"/>
          <w:sz w:val="24"/>
          <w:szCs w:val="24"/>
        </w:rPr>
        <w:t xml:space="preserve"> and i</w:t>
      </w:r>
      <w:r w:rsidR="009F3BF5" w:rsidRPr="0033421C">
        <w:rPr>
          <w:rFonts w:ascii="Times New Roman" w:eastAsia="Times New Roman" w:hAnsi="Times New Roman" w:cs="Times New Roman"/>
          <w:sz w:val="24"/>
          <w:szCs w:val="24"/>
        </w:rPr>
        <w:t>ndividual respondents could receive up to five publications, with each completed rating recorded</w:t>
      </w:r>
      <w:r w:rsidR="00177A65">
        <w:rPr>
          <w:rFonts w:ascii="Times New Roman" w:eastAsia="Times New Roman" w:hAnsi="Times New Roman" w:cs="Times New Roman"/>
          <w:sz w:val="24"/>
          <w:szCs w:val="24"/>
        </w:rPr>
        <w:t>.</w:t>
      </w:r>
    </w:p>
    <w:p w14:paraId="29D88D50" w14:textId="3503EE28" w:rsidR="00D25D1D" w:rsidRDefault="00D25D1D" w:rsidP="00D25D1D">
      <w:pPr>
        <w:tabs>
          <w:tab w:val="left" w:pos="5428"/>
        </w:tabs>
        <w:spacing w:after="10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survey was completed some cleaning steps were implemented, removing</w:t>
      </w:r>
      <w:r>
        <w:rPr>
          <w:rStyle w:val="FootnoteReference"/>
          <w:rFonts w:ascii="Times New Roman" w:eastAsia="Times New Roman" w:hAnsi="Times New Roman" w:cs="Times New Roman"/>
          <w:sz w:val="24"/>
          <w:szCs w:val="24"/>
        </w:rPr>
        <w:footnoteReference w:id="6"/>
      </w:r>
      <w:r>
        <w:rPr>
          <w:rFonts w:ascii="Times New Roman" w:eastAsia="Times New Roman" w:hAnsi="Times New Roman" w:cs="Times New Roman"/>
          <w:sz w:val="24"/>
          <w:szCs w:val="24"/>
        </w:rPr>
        <w:t>: (1) The records of those who rejected the terms and conditions of the survey were removed; (2) Any</w:t>
      </w:r>
      <w:commentRangeStart w:id="685"/>
      <w:commentRangeStart w:id="686"/>
      <w:commentRangeStart w:id="687"/>
      <w:r>
        <w:rPr>
          <w:rFonts w:ascii="Times New Roman" w:eastAsia="Times New Roman" w:hAnsi="Times New Roman" w:cs="Times New Roman"/>
          <w:sz w:val="24"/>
          <w:szCs w:val="24"/>
        </w:rPr>
        <w:t xml:space="preserve"> incomplete ratings</w:t>
      </w:r>
      <w:commentRangeEnd w:id="685"/>
      <w:r w:rsidDel="001626F6">
        <w:rPr>
          <w:rStyle w:val="CommentReference"/>
          <w:rFonts w:ascii="Times New Roman" w:eastAsia="Times New Roman" w:hAnsi="Times New Roman" w:cs="Times New Roman"/>
          <w:sz w:val="24"/>
          <w:szCs w:val="24"/>
        </w:rPr>
        <w:commentReference w:id="685"/>
      </w:r>
      <w:commentRangeEnd w:id="686"/>
      <w:r w:rsidR="7C798777">
        <w:rPr>
          <w:rStyle w:val="CommentReference"/>
          <w:rFonts w:ascii="Times New Roman" w:eastAsia="Times New Roman" w:hAnsi="Times New Roman" w:cs="Times New Roman"/>
          <w:sz w:val="24"/>
          <w:szCs w:val="24"/>
        </w:rPr>
        <w:commentReference w:id="686"/>
      </w:r>
      <w:commentRangeEnd w:id="687"/>
      <w:r w:rsidR="7C798777">
        <w:rPr>
          <w:rStyle w:val="CommentReference"/>
          <w:rFonts w:ascii="Times New Roman" w:eastAsia="Times New Roman" w:hAnsi="Times New Roman" w:cs="Times New Roman"/>
          <w:sz w:val="24"/>
          <w:szCs w:val="24"/>
        </w:rPr>
        <w:commentReference w:id="687"/>
      </w:r>
      <w:r>
        <w:rPr>
          <w:rFonts w:ascii="Times New Roman" w:eastAsia="Times New Roman" w:hAnsi="Times New Roman" w:cs="Times New Roman"/>
          <w:sz w:val="24"/>
          <w:szCs w:val="24"/>
        </w:rPr>
        <w:t>; (3) Any</w:t>
      </w:r>
      <w:commentRangeStart w:id="688"/>
      <w:r>
        <w:rPr>
          <w:rFonts w:ascii="Times New Roman" w:eastAsia="Times New Roman" w:hAnsi="Times New Roman" w:cs="Times New Roman"/>
          <w:sz w:val="24"/>
          <w:szCs w:val="24"/>
        </w:rPr>
        <w:t xml:space="preserve"> rankings in which </w:t>
      </w:r>
      <w:r w:rsidRPr="008C532F">
        <w:rPr>
          <w:rFonts w:ascii="Times New Roman" w:eastAsia="Times New Roman" w:hAnsi="Times New Roman" w:cs="Times New Roman"/>
          <w:sz w:val="24"/>
          <w:szCs w:val="24"/>
          <w:u w:val="single"/>
        </w:rPr>
        <w:t>both</w:t>
      </w:r>
      <w:r>
        <w:rPr>
          <w:rFonts w:ascii="Times New Roman" w:eastAsia="Times New Roman" w:hAnsi="Times New Roman" w:cs="Times New Roman"/>
          <w:sz w:val="24"/>
          <w:szCs w:val="24"/>
        </w:rPr>
        <w:t xml:space="preserve"> self-recorded expertise was set at 1 and all novelty scores </w:t>
      </w:r>
      <w:commentRangeEnd w:id="688"/>
      <w:r w:rsidDel="001626F6">
        <w:rPr>
          <w:rStyle w:val="CommentReference"/>
          <w:rFonts w:ascii="Times New Roman" w:eastAsia="Times New Roman" w:hAnsi="Times New Roman" w:cs="Times New Roman"/>
          <w:sz w:val="24"/>
          <w:szCs w:val="24"/>
        </w:rPr>
        <w:commentReference w:id="688"/>
      </w:r>
      <w:r>
        <w:rPr>
          <w:rFonts w:ascii="Times New Roman" w:eastAsia="Times New Roman" w:hAnsi="Times New Roman" w:cs="Times New Roman"/>
          <w:sz w:val="24"/>
          <w:szCs w:val="24"/>
        </w:rPr>
        <w:t xml:space="preserve">were fixed at 0 (which represented “decline to rate”); and (4) Any ratings from individuals who had emailed us </w:t>
      </w:r>
      <w:r w:rsidRPr="00157F9E">
        <w:rPr>
          <w:rFonts w:ascii="Times New Roman" w:eastAsia="Times New Roman" w:hAnsi="Times New Roman" w:cs="Times New Roman"/>
          <w:i/>
          <w:iCs/>
          <w:sz w:val="24"/>
          <w:szCs w:val="24"/>
        </w:rPr>
        <w:t>post facto</w:t>
      </w:r>
      <w:r>
        <w:rPr>
          <w:rFonts w:ascii="Times New Roman" w:eastAsia="Times New Roman" w:hAnsi="Times New Roman" w:cs="Times New Roman"/>
          <w:sz w:val="24"/>
          <w:szCs w:val="24"/>
        </w:rPr>
        <w:t xml:space="preserve"> to request that we remove their data.</w:t>
      </w:r>
    </w:p>
    <w:tbl>
      <w:tblPr>
        <w:tblStyle w:val="TableGrid"/>
        <w:tblW w:w="2332" w:type="dxa"/>
        <w:tblInd w:w="3761" w:type="dxa"/>
        <w:tblLook w:val="0600" w:firstRow="0" w:lastRow="0" w:firstColumn="0" w:lastColumn="0" w:noHBand="1" w:noVBand="1"/>
      </w:tblPr>
      <w:tblGrid>
        <w:gridCol w:w="1166"/>
        <w:gridCol w:w="1166"/>
      </w:tblGrid>
      <w:tr w:rsidR="009B447B" w:rsidRPr="00C14E71" w14:paraId="033A4A7D" w14:textId="77777777" w:rsidTr="00187A44">
        <w:trPr>
          <w:trHeight w:val="397"/>
        </w:trPr>
        <w:tc>
          <w:tcPr>
            <w:tcW w:w="1166" w:type="dxa"/>
            <w:hideMark/>
          </w:tcPr>
          <w:p w14:paraId="741DD8A9"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Raters</w:t>
            </w:r>
            <w:r w:rsidRPr="00C14E71">
              <w:rPr>
                <w:rFonts w:ascii="Arial" w:eastAsia="Times New Roman" w:hAnsi="Arial" w:cs="Arial"/>
                <w:b/>
                <w:color w:val="000000"/>
                <w:kern w:val="24"/>
                <w:sz w:val="24"/>
                <w:szCs w:val="24"/>
                <w:lang w:val="en-US" w:eastAsia="en-GB"/>
              </w:rPr>
              <w:t>​</w:t>
            </w:r>
          </w:p>
        </w:tc>
        <w:tc>
          <w:tcPr>
            <w:tcW w:w="1166" w:type="dxa"/>
            <w:hideMark/>
          </w:tcPr>
          <w:p w14:paraId="380DC48E"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Papers</w:t>
            </w:r>
            <w:r w:rsidRPr="00C14E71">
              <w:rPr>
                <w:rFonts w:ascii="Arial" w:eastAsia="Times New Roman" w:hAnsi="Arial" w:cs="Arial"/>
                <w:b/>
                <w:color w:val="000000"/>
                <w:kern w:val="24"/>
                <w:sz w:val="24"/>
                <w:szCs w:val="24"/>
                <w:lang w:val="en-US" w:eastAsia="en-GB"/>
              </w:rPr>
              <w:t>​</w:t>
            </w:r>
          </w:p>
        </w:tc>
      </w:tr>
      <w:tr w:rsidR="009B447B" w:rsidRPr="00C14E71" w14:paraId="1C5F6821" w14:textId="77777777" w:rsidTr="00187A44">
        <w:trPr>
          <w:trHeight w:val="397"/>
        </w:trPr>
        <w:tc>
          <w:tcPr>
            <w:tcW w:w="1166" w:type="dxa"/>
            <w:hideMark/>
          </w:tcPr>
          <w:p w14:paraId="6E485B26"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Narrow" w:eastAsia="Times New Roman" w:hAnsi="Aptos Narrow" w:cs="Arial"/>
                <w:color w:val="000000"/>
                <w:kern w:val="24"/>
                <w:sz w:val="24"/>
                <w:szCs w:val="24"/>
                <w:lang w:val="en-US" w:eastAsia="en-GB"/>
              </w:rPr>
              <w:t>0</w:t>
            </w:r>
            <w:r w:rsidRPr="00C14E71">
              <w:rPr>
                <w:rFonts w:ascii="Arial" w:eastAsia="Times New Roman" w:hAnsi="Arial" w:cs="Arial"/>
                <w:b/>
                <w:color w:val="000000"/>
                <w:kern w:val="24"/>
                <w:sz w:val="24"/>
                <w:szCs w:val="24"/>
                <w:lang w:val="en-US" w:eastAsia="en-GB"/>
              </w:rPr>
              <w:t>​</w:t>
            </w:r>
          </w:p>
        </w:tc>
        <w:tc>
          <w:tcPr>
            <w:tcW w:w="1166" w:type="dxa"/>
            <w:hideMark/>
          </w:tcPr>
          <w:p w14:paraId="68DDB46B"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Narrow" w:eastAsia="Times New Roman" w:hAnsi="Aptos Narrow" w:cs="Arial"/>
                <w:color w:val="000000"/>
                <w:kern w:val="24"/>
                <w:sz w:val="24"/>
                <w:szCs w:val="24"/>
                <w:lang w:val="en-US" w:eastAsia="en-GB"/>
              </w:rPr>
              <w:t>69227</w:t>
            </w:r>
            <w:r w:rsidRPr="00C14E71">
              <w:rPr>
                <w:rFonts w:ascii="Arial" w:eastAsia="Times New Roman" w:hAnsi="Arial" w:cs="Arial"/>
                <w:color w:val="000000"/>
                <w:kern w:val="24"/>
                <w:sz w:val="24"/>
                <w:szCs w:val="24"/>
                <w:lang w:val="en-US" w:eastAsia="en-GB"/>
              </w:rPr>
              <w:t>​</w:t>
            </w:r>
          </w:p>
        </w:tc>
      </w:tr>
      <w:tr w:rsidR="009B447B" w:rsidRPr="00C14E71" w14:paraId="623D8796" w14:textId="77777777" w:rsidTr="00187A44">
        <w:trPr>
          <w:trHeight w:val="397"/>
        </w:trPr>
        <w:tc>
          <w:tcPr>
            <w:tcW w:w="1166" w:type="dxa"/>
            <w:hideMark/>
          </w:tcPr>
          <w:p w14:paraId="132A8C1D"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1</w:t>
            </w:r>
            <w:r w:rsidRPr="00C14E71">
              <w:rPr>
                <w:rFonts w:ascii="Arial" w:eastAsia="Times New Roman" w:hAnsi="Arial" w:cs="Arial"/>
                <w:b/>
                <w:color w:val="000000"/>
                <w:kern w:val="24"/>
                <w:sz w:val="24"/>
                <w:szCs w:val="24"/>
                <w:lang w:val="en-US" w:eastAsia="en-GB"/>
              </w:rPr>
              <w:t>​</w:t>
            </w:r>
          </w:p>
        </w:tc>
        <w:tc>
          <w:tcPr>
            <w:tcW w:w="1166" w:type="dxa"/>
            <w:hideMark/>
          </w:tcPr>
          <w:p w14:paraId="624DEB02"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21009</w:t>
            </w:r>
            <w:r w:rsidRPr="00C14E71">
              <w:rPr>
                <w:rFonts w:ascii="Arial" w:eastAsia="Times New Roman" w:hAnsi="Arial" w:cs="Arial"/>
                <w:color w:val="000000"/>
                <w:kern w:val="24"/>
                <w:sz w:val="24"/>
                <w:szCs w:val="24"/>
                <w:lang w:val="en-US" w:eastAsia="en-GB"/>
              </w:rPr>
              <w:t>​</w:t>
            </w:r>
          </w:p>
        </w:tc>
      </w:tr>
      <w:tr w:rsidR="009B447B" w:rsidRPr="00C14E71" w14:paraId="0D4994E9" w14:textId="77777777" w:rsidTr="00187A44">
        <w:trPr>
          <w:trHeight w:val="397"/>
        </w:trPr>
        <w:tc>
          <w:tcPr>
            <w:tcW w:w="1166" w:type="dxa"/>
            <w:hideMark/>
          </w:tcPr>
          <w:p w14:paraId="6D8779DA"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2</w:t>
            </w:r>
            <w:r w:rsidRPr="00C14E71">
              <w:rPr>
                <w:rFonts w:ascii="Arial" w:eastAsia="Times New Roman" w:hAnsi="Arial" w:cs="Arial"/>
                <w:b/>
                <w:color w:val="000000"/>
                <w:kern w:val="24"/>
                <w:sz w:val="24"/>
                <w:szCs w:val="24"/>
                <w:lang w:val="en-US" w:eastAsia="en-GB"/>
              </w:rPr>
              <w:t>​</w:t>
            </w:r>
          </w:p>
        </w:tc>
        <w:tc>
          <w:tcPr>
            <w:tcW w:w="1166" w:type="dxa"/>
            <w:hideMark/>
          </w:tcPr>
          <w:p w14:paraId="015AA3C6"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10632</w:t>
            </w:r>
            <w:r w:rsidRPr="00C14E71">
              <w:rPr>
                <w:rFonts w:ascii="Arial" w:eastAsia="Times New Roman" w:hAnsi="Arial" w:cs="Arial"/>
                <w:color w:val="000000"/>
                <w:kern w:val="24"/>
                <w:sz w:val="24"/>
                <w:szCs w:val="24"/>
                <w:lang w:val="en-US" w:eastAsia="en-GB"/>
              </w:rPr>
              <w:t>​</w:t>
            </w:r>
          </w:p>
        </w:tc>
      </w:tr>
      <w:tr w:rsidR="009B447B" w:rsidRPr="00C14E71" w14:paraId="2D9963C3" w14:textId="77777777" w:rsidTr="00187A44">
        <w:trPr>
          <w:trHeight w:val="397"/>
        </w:trPr>
        <w:tc>
          <w:tcPr>
            <w:tcW w:w="1166" w:type="dxa"/>
            <w:hideMark/>
          </w:tcPr>
          <w:p w14:paraId="5AE2680A"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3</w:t>
            </w:r>
            <w:r w:rsidRPr="00C14E71">
              <w:rPr>
                <w:rFonts w:ascii="Arial" w:eastAsia="Times New Roman" w:hAnsi="Arial" w:cs="Arial"/>
                <w:b/>
                <w:color w:val="000000"/>
                <w:kern w:val="24"/>
                <w:sz w:val="24"/>
                <w:szCs w:val="24"/>
                <w:lang w:val="en-US" w:eastAsia="en-GB"/>
              </w:rPr>
              <w:t>​</w:t>
            </w:r>
          </w:p>
        </w:tc>
        <w:tc>
          <w:tcPr>
            <w:tcW w:w="1166" w:type="dxa"/>
            <w:hideMark/>
          </w:tcPr>
          <w:p w14:paraId="3ABE3238"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3917</w:t>
            </w:r>
            <w:r w:rsidRPr="00C14E71">
              <w:rPr>
                <w:rFonts w:ascii="Arial" w:eastAsia="Times New Roman" w:hAnsi="Arial" w:cs="Arial"/>
                <w:color w:val="000000"/>
                <w:kern w:val="24"/>
                <w:sz w:val="24"/>
                <w:szCs w:val="24"/>
                <w:lang w:val="en-US" w:eastAsia="en-GB"/>
              </w:rPr>
              <w:t>​</w:t>
            </w:r>
          </w:p>
        </w:tc>
      </w:tr>
      <w:tr w:rsidR="009B447B" w:rsidRPr="00C14E71" w14:paraId="63B780B4" w14:textId="77777777" w:rsidTr="00187A44">
        <w:trPr>
          <w:trHeight w:val="397"/>
        </w:trPr>
        <w:tc>
          <w:tcPr>
            <w:tcW w:w="1166" w:type="dxa"/>
            <w:hideMark/>
          </w:tcPr>
          <w:p w14:paraId="70950C60"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4</w:t>
            </w:r>
            <w:r w:rsidRPr="00C14E71">
              <w:rPr>
                <w:rFonts w:ascii="Arial" w:eastAsia="Times New Roman" w:hAnsi="Arial" w:cs="Arial"/>
                <w:b/>
                <w:color w:val="000000"/>
                <w:kern w:val="24"/>
                <w:sz w:val="24"/>
                <w:szCs w:val="24"/>
                <w:lang w:val="en-US" w:eastAsia="en-GB"/>
              </w:rPr>
              <w:t>​</w:t>
            </w:r>
          </w:p>
        </w:tc>
        <w:tc>
          <w:tcPr>
            <w:tcW w:w="1166" w:type="dxa"/>
            <w:hideMark/>
          </w:tcPr>
          <w:p w14:paraId="2108A53B"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1270</w:t>
            </w:r>
            <w:r w:rsidRPr="00C14E71">
              <w:rPr>
                <w:rFonts w:ascii="Arial" w:eastAsia="Times New Roman" w:hAnsi="Arial" w:cs="Arial"/>
                <w:color w:val="000000"/>
                <w:kern w:val="24"/>
                <w:sz w:val="24"/>
                <w:szCs w:val="24"/>
                <w:lang w:val="en-US" w:eastAsia="en-GB"/>
              </w:rPr>
              <w:t>​</w:t>
            </w:r>
          </w:p>
        </w:tc>
      </w:tr>
      <w:tr w:rsidR="009B447B" w:rsidRPr="00C14E71" w14:paraId="01AFBC22" w14:textId="77777777" w:rsidTr="00187A44">
        <w:trPr>
          <w:trHeight w:val="397"/>
        </w:trPr>
        <w:tc>
          <w:tcPr>
            <w:tcW w:w="1166" w:type="dxa"/>
            <w:hideMark/>
          </w:tcPr>
          <w:p w14:paraId="11D1630B"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5</w:t>
            </w:r>
            <w:r w:rsidRPr="00C14E71">
              <w:rPr>
                <w:rFonts w:ascii="Arial" w:eastAsia="Times New Roman" w:hAnsi="Arial" w:cs="Arial"/>
                <w:b/>
                <w:color w:val="000000"/>
                <w:kern w:val="24"/>
                <w:sz w:val="24"/>
                <w:szCs w:val="24"/>
                <w:lang w:val="en-US" w:eastAsia="en-GB"/>
              </w:rPr>
              <w:t>​</w:t>
            </w:r>
          </w:p>
        </w:tc>
        <w:tc>
          <w:tcPr>
            <w:tcW w:w="1166" w:type="dxa"/>
            <w:hideMark/>
          </w:tcPr>
          <w:p w14:paraId="28D154D2"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417</w:t>
            </w:r>
            <w:r w:rsidRPr="00C14E71">
              <w:rPr>
                <w:rFonts w:ascii="Arial" w:eastAsia="Times New Roman" w:hAnsi="Arial" w:cs="Arial"/>
                <w:color w:val="000000"/>
                <w:kern w:val="24"/>
                <w:sz w:val="24"/>
                <w:szCs w:val="24"/>
                <w:lang w:val="en-US" w:eastAsia="en-GB"/>
              </w:rPr>
              <w:t>​</w:t>
            </w:r>
          </w:p>
        </w:tc>
      </w:tr>
      <w:tr w:rsidR="009B447B" w:rsidRPr="00C14E71" w14:paraId="4EA892E3" w14:textId="77777777" w:rsidTr="00187A44">
        <w:trPr>
          <w:trHeight w:val="397"/>
        </w:trPr>
        <w:tc>
          <w:tcPr>
            <w:tcW w:w="1166" w:type="dxa"/>
            <w:hideMark/>
          </w:tcPr>
          <w:p w14:paraId="4DD10E89"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6</w:t>
            </w:r>
            <w:r w:rsidRPr="00C14E71">
              <w:rPr>
                <w:rFonts w:ascii="Arial" w:eastAsia="Times New Roman" w:hAnsi="Arial" w:cs="Arial"/>
                <w:b/>
                <w:color w:val="000000"/>
                <w:kern w:val="24"/>
                <w:sz w:val="24"/>
                <w:szCs w:val="24"/>
                <w:lang w:val="en-US" w:eastAsia="en-GB"/>
              </w:rPr>
              <w:t>​</w:t>
            </w:r>
          </w:p>
        </w:tc>
        <w:tc>
          <w:tcPr>
            <w:tcW w:w="1166" w:type="dxa"/>
            <w:hideMark/>
          </w:tcPr>
          <w:p w14:paraId="682781B9"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159</w:t>
            </w:r>
            <w:r w:rsidRPr="00C14E71">
              <w:rPr>
                <w:rFonts w:ascii="Arial" w:eastAsia="Times New Roman" w:hAnsi="Arial" w:cs="Arial"/>
                <w:color w:val="000000"/>
                <w:kern w:val="24"/>
                <w:sz w:val="24"/>
                <w:szCs w:val="24"/>
                <w:lang w:val="en-US" w:eastAsia="en-GB"/>
              </w:rPr>
              <w:t>​</w:t>
            </w:r>
          </w:p>
        </w:tc>
      </w:tr>
      <w:tr w:rsidR="009B447B" w:rsidRPr="00C14E71" w14:paraId="5E827A1F" w14:textId="77777777" w:rsidTr="00187A44">
        <w:trPr>
          <w:trHeight w:val="397"/>
        </w:trPr>
        <w:tc>
          <w:tcPr>
            <w:tcW w:w="1166" w:type="dxa"/>
            <w:hideMark/>
          </w:tcPr>
          <w:p w14:paraId="3417F1E5"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7</w:t>
            </w:r>
            <w:r w:rsidRPr="00C14E71">
              <w:rPr>
                <w:rFonts w:ascii="Arial" w:eastAsia="Times New Roman" w:hAnsi="Arial" w:cs="Arial"/>
                <w:b/>
                <w:color w:val="000000"/>
                <w:kern w:val="24"/>
                <w:sz w:val="24"/>
                <w:szCs w:val="24"/>
                <w:lang w:val="en-US" w:eastAsia="en-GB"/>
              </w:rPr>
              <w:t>​</w:t>
            </w:r>
          </w:p>
        </w:tc>
        <w:tc>
          <w:tcPr>
            <w:tcW w:w="1166" w:type="dxa"/>
            <w:hideMark/>
          </w:tcPr>
          <w:p w14:paraId="15A7B975"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42</w:t>
            </w:r>
            <w:r w:rsidRPr="00C14E71">
              <w:rPr>
                <w:rFonts w:ascii="Arial" w:eastAsia="Times New Roman" w:hAnsi="Arial" w:cs="Arial"/>
                <w:color w:val="000000"/>
                <w:kern w:val="24"/>
                <w:sz w:val="24"/>
                <w:szCs w:val="24"/>
                <w:lang w:val="en-US" w:eastAsia="en-GB"/>
              </w:rPr>
              <w:t>​</w:t>
            </w:r>
          </w:p>
        </w:tc>
      </w:tr>
      <w:tr w:rsidR="009B447B" w:rsidRPr="00C14E71" w14:paraId="0C3CC13E" w14:textId="77777777" w:rsidTr="00187A44">
        <w:trPr>
          <w:trHeight w:val="397"/>
        </w:trPr>
        <w:tc>
          <w:tcPr>
            <w:tcW w:w="1166" w:type="dxa"/>
            <w:hideMark/>
          </w:tcPr>
          <w:p w14:paraId="4E93CF14"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8</w:t>
            </w:r>
            <w:r w:rsidRPr="00C14E71">
              <w:rPr>
                <w:rFonts w:ascii="Arial" w:eastAsia="Times New Roman" w:hAnsi="Arial" w:cs="Arial"/>
                <w:b/>
                <w:color w:val="000000"/>
                <w:kern w:val="24"/>
                <w:sz w:val="24"/>
                <w:szCs w:val="24"/>
                <w:lang w:val="en-US" w:eastAsia="en-GB"/>
              </w:rPr>
              <w:t>​</w:t>
            </w:r>
          </w:p>
        </w:tc>
        <w:tc>
          <w:tcPr>
            <w:tcW w:w="1166" w:type="dxa"/>
            <w:hideMark/>
          </w:tcPr>
          <w:p w14:paraId="177C079D"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21</w:t>
            </w:r>
            <w:r w:rsidRPr="00C14E71">
              <w:rPr>
                <w:rFonts w:ascii="Arial" w:eastAsia="Times New Roman" w:hAnsi="Arial" w:cs="Arial"/>
                <w:color w:val="000000"/>
                <w:kern w:val="24"/>
                <w:sz w:val="24"/>
                <w:szCs w:val="24"/>
                <w:lang w:val="en-US" w:eastAsia="en-GB"/>
              </w:rPr>
              <w:t>​</w:t>
            </w:r>
          </w:p>
        </w:tc>
      </w:tr>
      <w:tr w:rsidR="009B447B" w:rsidRPr="00C14E71" w14:paraId="40A6939A" w14:textId="77777777" w:rsidTr="00187A44">
        <w:trPr>
          <w:trHeight w:val="397"/>
        </w:trPr>
        <w:tc>
          <w:tcPr>
            <w:tcW w:w="1166" w:type="dxa"/>
            <w:hideMark/>
          </w:tcPr>
          <w:p w14:paraId="11CE2BA3"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9</w:t>
            </w:r>
            <w:r w:rsidRPr="00C14E71">
              <w:rPr>
                <w:rFonts w:ascii="Arial" w:eastAsia="Times New Roman" w:hAnsi="Arial" w:cs="Arial"/>
                <w:b/>
                <w:color w:val="000000"/>
                <w:kern w:val="24"/>
                <w:sz w:val="24"/>
                <w:szCs w:val="24"/>
                <w:lang w:val="en-US" w:eastAsia="en-GB"/>
              </w:rPr>
              <w:t>​</w:t>
            </w:r>
          </w:p>
        </w:tc>
        <w:tc>
          <w:tcPr>
            <w:tcW w:w="1166" w:type="dxa"/>
            <w:hideMark/>
          </w:tcPr>
          <w:p w14:paraId="2D6CC3F7"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7</w:t>
            </w:r>
            <w:r w:rsidRPr="00C14E71">
              <w:rPr>
                <w:rFonts w:ascii="Arial" w:eastAsia="Times New Roman" w:hAnsi="Arial" w:cs="Arial"/>
                <w:color w:val="000000"/>
                <w:kern w:val="24"/>
                <w:sz w:val="24"/>
                <w:szCs w:val="24"/>
                <w:lang w:val="en-US" w:eastAsia="en-GB"/>
              </w:rPr>
              <w:t>​</w:t>
            </w:r>
          </w:p>
        </w:tc>
      </w:tr>
      <w:tr w:rsidR="009B447B" w:rsidRPr="00C14E71" w14:paraId="57ACF93C" w14:textId="77777777" w:rsidTr="00187A44">
        <w:trPr>
          <w:trHeight w:val="397"/>
        </w:trPr>
        <w:tc>
          <w:tcPr>
            <w:tcW w:w="1166" w:type="dxa"/>
            <w:hideMark/>
          </w:tcPr>
          <w:p w14:paraId="51794F9D"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10</w:t>
            </w:r>
            <w:r w:rsidRPr="00C14E71">
              <w:rPr>
                <w:rFonts w:ascii="Arial" w:eastAsia="Times New Roman" w:hAnsi="Arial" w:cs="Arial"/>
                <w:b/>
                <w:color w:val="000000"/>
                <w:kern w:val="24"/>
                <w:sz w:val="24"/>
                <w:szCs w:val="24"/>
                <w:lang w:val="en-US" w:eastAsia="en-GB"/>
              </w:rPr>
              <w:t>​</w:t>
            </w:r>
          </w:p>
        </w:tc>
        <w:tc>
          <w:tcPr>
            <w:tcW w:w="1166" w:type="dxa"/>
            <w:hideMark/>
          </w:tcPr>
          <w:p w14:paraId="35F01D9E"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4</w:t>
            </w:r>
            <w:r w:rsidRPr="00C14E71">
              <w:rPr>
                <w:rFonts w:ascii="Arial" w:eastAsia="Times New Roman" w:hAnsi="Arial" w:cs="Arial"/>
                <w:color w:val="000000"/>
                <w:kern w:val="24"/>
                <w:sz w:val="24"/>
                <w:szCs w:val="24"/>
                <w:lang w:val="en-US" w:eastAsia="en-GB"/>
              </w:rPr>
              <w:t>​</w:t>
            </w:r>
          </w:p>
        </w:tc>
      </w:tr>
      <w:tr w:rsidR="009B447B" w:rsidRPr="00C14E71" w14:paraId="0B01068C" w14:textId="77777777" w:rsidTr="00187A44">
        <w:trPr>
          <w:trHeight w:val="397"/>
        </w:trPr>
        <w:tc>
          <w:tcPr>
            <w:tcW w:w="1166" w:type="dxa"/>
            <w:hideMark/>
          </w:tcPr>
          <w:p w14:paraId="21E24D8A"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11</w:t>
            </w:r>
            <w:r w:rsidRPr="00C14E71">
              <w:rPr>
                <w:rFonts w:ascii="Arial" w:eastAsia="Times New Roman" w:hAnsi="Arial" w:cs="Arial"/>
                <w:b/>
                <w:color w:val="000000"/>
                <w:kern w:val="24"/>
                <w:sz w:val="24"/>
                <w:szCs w:val="24"/>
                <w:lang w:val="en-US" w:eastAsia="en-GB"/>
              </w:rPr>
              <w:t>​</w:t>
            </w:r>
          </w:p>
        </w:tc>
        <w:tc>
          <w:tcPr>
            <w:tcW w:w="1166" w:type="dxa"/>
            <w:hideMark/>
          </w:tcPr>
          <w:p w14:paraId="01C55957" w14:textId="77777777" w:rsidR="009B447B" w:rsidRPr="00C14E71" w:rsidRDefault="009B447B" w:rsidP="00187A44">
            <w:pPr>
              <w:jc w:val="center"/>
              <w:textAlignment w:val="baseline"/>
              <w:rPr>
                <w:rFonts w:ascii="Arial" w:eastAsia="Times New Roman" w:hAnsi="Arial" w:cs="Arial"/>
                <w:sz w:val="36"/>
                <w:szCs w:val="36"/>
                <w:lang w:eastAsia="en-GB"/>
              </w:rPr>
            </w:pPr>
            <w:r w:rsidRPr="00C14E71">
              <w:rPr>
                <w:rFonts w:ascii="Aptos" w:eastAsia="Times New Roman" w:hAnsi="Aptos" w:cs="Arial"/>
                <w:color w:val="000000"/>
                <w:kern w:val="24"/>
                <w:sz w:val="24"/>
                <w:szCs w:val="24"/>
                <w:lang w:val="en-US" w:eastAsia="en-GB"/>
              </w:rPr>
              <w:t>2</w:t>
            </w:r>
            <w:r w:rsidRPr="00C14E71">
              <w:rPr>
                <w:rFonts w:ascii="Arial" w:eastAsia="Times New Roman" w:hAnsi="Arial" w:cs="Arial"/>
                <w:color w:val="000000"/>
                <w:kern w:val="24"/>
                <w:sz w:val="24"/>
                <w:szCs w:val="24"/>
                <w:lang w:val="en-US" w:eastAsia="en-GB"/>
              </w:rPr>
              <w:t>​</w:t>
            </w:r>
          </w:p>
        </w:tc>
      </w:tr>
    </w:tbl>
    <w:p w14:paraId="3F56B98B" w14:textId="77777777" w:rsidR="00187A44" w:rsidRDefault="00187A44" w:rsidP="00187A44">
      <w:pPr>
        <w:spacing w:after="100" w:line="480" w:lineRule="auto"/>
        <w:jc w:val="both"/>
        <w:rPr>
          <w:rFonts w:ascii="Times New Roman" w:hAnsi="Times New Roman" w:cs="Times New Roman"/>
          <w:b/>
          <w:sz w:val="20"/>
          <w:szCs w:val="20"/>
        </w:rPr>
      </w:pPr>
    </w:p>
    <w:p w14:paraId="3F73CE67" w14:textId="67C692A9" w:rsidR="009B447B" w:rsidRPr="00FE670E" w:rsidRDefault="00187A44" w:rsidP="000B6E95">
      <w:pPr>
        <w:spacing w:after="100" w:line="480" w:lineRule="auto"/>
        <w:ind w:firstLine="708"/>
        <w:jc w:val="both"/>
        <w:rPr>
          <w:rFonts w:ascii="Times New Roman" w:eastAsia="Times New Roman" w:hAnsi="Times New Roman" w:cs="Times New Roman"/>
          <w:sz w:val="20"/>
          <w:szCs w:val="20"/>
          <w:rPrChange w:id="689" w:author="charlaynew" w:date="2026-10-30T11:19:00Z" w16du:dateUtc="2026-10-30T10:19:00Z">
            <w:rPr>
              <w:rFonts w:ascii="Times New Roman" w:eastAsia="Times New Roman" w:hAnsi="Times New Roman" w:cs="Times New Roman"/>
              <w:sz w:val="24"/>
              <w:szCs w:val="24"/>
            </w:rPr>
          </w:rPrChange>
        </w:rPr>
        <w:pPrChange w:id="690" w:author="charlaynew" w:date="2026-10-30T11:19:00Z" w16du:dateUtc="2026-10-30T10:19:00Z">
          <w:pPr>
            <w:spacing w:after="100" w:line="480" w:lineRule="auto"/>
            <w:ind w:firstLine="720"/>
            <w:jc w:val="both"/>
          </w:pPr>
        </w:pPrChange>
      </w:pPr>
      <w:r>
        <w:rPr>
          <w:rFonts w:ascii="Times New Roman" w:hAnsi="Times New Roman" w:cs="Times New Roman"/>
          <w:b/>
          <w:sz w:val="20"/>
          <w:szCs w:val="20"/>
        </w:rPr>
        <w:t>Table</w:t>
      </w:r>
      <w:r w:rsidR="00B52A08" w:rsidRPr="17DD6A0B">
        <w:rPr>
          <w:rFonts w:ascii="Times New Roman" w:hAnsi="Times New Roman" w:cs="Times New Roman"/>
          <w:b/>
          <w:sz w:val="20"/>
          <w:szCs w:val="20"/>
        </w:rPr>
        <w:t xml:space="preserve"> S.7. </w:t>
      </w:r>
      <w:r w:rsidR="00FA65E9">
        <w:rPr>
          <w:rFonts w:ascii="Times New Roman" w:hAnsi="Times New Roman" w:cs="Times New Roman"/>
          <w:sz w:val="20"/>
          <w:szCs w:val="20"/>
        </w:rPr>
        <w:t xml:space="preserve">Number of </w:t>
      </w:r>
      <w:r w:rsidR="000B6E95">
        <w:rPr>
          <w:rFonts w:ascii="Times New Roman" w:hAnsi="Times New Roman" w:cs="Times New Roman"/>
          <w:sz w:val="20"/>
          <w:szCs w:val="20"/>
        </w:rPr>
        <w:t>re</w:t>
      </w:r>
      <w:r w:rsidR="00446253">
        <w:rPr>
          <w:rFonts w:ascii="Times New Roman" w:hAnsi="Times New Roman" w:cs="Times New Roman"/>
          <w:sz w:val="20"/>
          <w:szCs w:val="20"/>
        </w:rPr>
        <w:t>spondent</w:t>
      </w:r>
      <w:r w:rsidR="000B6E95">
        <w:rPr>
          <w:rFonts w:ascii="Times New Roman" w:hAnsi="Times New Roman" w:cs="Times New Roman"/>
          <w:sz w:val="20"/>
          <w:szCs w:val="20"/>
        </w:rPr>
        <w:t>s who rated each publication</w:t>
      </w:r>
    </w:p>
    <w:p w14:paraId="3F60363A" w14:textId="682902D8" w:rsidR="000B6E95" w:rsidRDefault="00D25D1D" w:rsidP="00A17297">
      <w:pPr>
        <w:spacing w:after="100" w:line="480" w:lineRule="auto"/>
        <w:ind w:firstLine="720"/>
        <w:rPr>
          <w:rFonts w:ascii="Times New Roman" w:hAnsi="Times New Roman" w:cs="Times New Roman"/>
          <w:noProof/>
          <w:sz w:val="24"/>
          <w:szCs w:val="24"/>
        </w:rPr>
      </w:pPr>
      <w:r>
        <w:rPr>
          <w:rFonts w:ascii="Times New Roman" w:eastAsia="Times New Roman" w:hAnsi="Times New Roman" w:cs="Times New Roman"/>
          <w:sz w:val="24"/>
          <w:szCs w:val="24"/>
        </w:rPr>
        <w:t>After these cleaning steps</w:t>
      </w:r>
      <w:r w:rsidR="00446253">
        <w:rPr>
          <w:rFonts w:ascii="Times New Roman" w:eastAsia="Times New Roman" w:hAnsi="Times New Roman" w:cs="Times New Roman"/>
          <w:sz w:val="24"/>
          <w:szCs w:val="24"/>
        </w:rPr>
        <w:t xml:space="preserve"> 37480 publications received </w:t>
      </w:r>
      <w:r>
        <w:rPr>
          <w:rFonts w:ascii="Times New Roman" w:eastAsia="Times New Roman" w:hAnsi="Times New Roman" w:cs="Times New Roman"/>
          <w:sz w:val="24"/>
          <w:szCs w:val="24"/>
        </w:rPr>
        <w:t>valid</w:t>
      </w:r>
      <w:r w:rsidR="00446253">
        <w:rPr>
          <w:rFonts w:ascii="Times New Roman" w:eastAsia="Times New Roman" w:hAnsi="Times New Roman" w:cs="Times New Roman"/>
          <w:sz w:val="24"/>
          <w:szCs w:val="24"/>
        </w:rPr>
        <w:t xml:space="preserve"> ratings by</w:t>
      </w:r>
      <w:r>
        <w:rPr>
          <w:rFonts w:ascii="Times New Roman" w:eastAsia="Times New Roman" w:hAnsi="Times New Roman" w:cs="Times New Roman"/>
          <w:sz w:val="24"/>
          <w:szCs w:val="24"/>
        </w:rPr>
        <w:t xml:space="preserve"> at least one respondent. </w:t>
      </w:r>
      <w:r w:rsidR="00446253">
        <w:rPr>
          <w:rFonts w:ascii="Times New Roman" w:eastAsia="Times New Roman" w:hAnsi="Times New Roman" w:cs="Times New Roman"/>
          <w:sz w:val="24"/>
          <w:szCs w:val="24"/>
        </w:rPr>
        <w:t xml:space="preserve"> </w:t>
      </w:r>
      <w:r w:rsidR="001859D6">
        <w:rPr>
          <w:rFonts w:ascii="Times New Roman" w:eastAsia="Times New Roman" w:hAnsi="Times New Roman" w:cs="Times New Roman"/>
          <w:sz w:val="24"/>
          <w:szCs w:val="24"/>
        </w:rPr>
        <w:t>The modal and median number of ratings provided per reviewer was one; 1.6% of respondents evaluated the maximum number of papers (5).</w:t>
      </w:r>
    </w:p>
    <w:p w14:paraId="773B9A41" w14:textId="3F02DC26" w:rsidR="00A17297" w:rsidRDefault="00A17297" w:rsidP="00A17297">
      <w:pPr>
        <w:spacing w:after="100" w:line="480" w:lineRule="auto"/>
        <w:ind w:firstLine="720"/>
        <w:rPr>
          <w:rFonts w:ascii="Times New Roman" w:hAnsi="Times New Roman" w:cs="Times New Roman"/>
          <w:sz w:val="24"/>
          <w:szCs w:val="24"/>
        </w:rPr>
      </w:pPr>
      <w:r>
        <w:rPr>
          <w:rFonts w:ascii="Times New Roman" w:hAnsi="Times New Roman" w:cs="Times New Roman"/>
          <w:noProof/>
          <w:sz w:val="24"/>
          <w:szCs w:val="24"/>
        </w:rPr>
        <w:t xml:space="preserve">Raters used the whole range of expertise ratings but overall the raters considered themselves somewhat expert on the publications they were provided – with a median expertise of </w:t>
      </w:r>
      <w:commentRangeStart w:id="691"/>
      <w:r>
        <w:rPr>
          <w:rFonts w:ascii="Times New Roman" w:hAnsi="Times New Roman" w:cs="Times New Roman"/>
          <w:noProof/>
          <w:sz w:val="24"/>
          <w:szCs w:val="24"/>
        </w:rPr>
        <w:t>80 (mean of 75)</w:t>
      </w:r>
      <w:r w:rsidR="004A4CEC">
        <w:rPr>
          <w:rFonts w:ascii="Times New Roman" w:hAnsi="Times New Roman" w:cs="Times New Roman"/>
          <w:noProof/>
          <w:sz w:val="24"/>
          <w:szCs w:val="24"/>
        </w:rPr>
        <w:t xml:space="preserve"> (Figure S.7)</w:t>
      </w:r>
      <w:r>
        <w:rPr>
          <w:rFonts w:ascii="Times New Roman" w:hAnsi="Times New Roman" w:cs="Times New Roman"/>
          <w:noProof/>
          <w:sz w:val="24"/>
          <w:szCs w:val="24"/>
        </w:rPr>
        <w:t xml:space="preserve">. </w:t>
      </w:r>
      <w:commentRangeEnd w:id="691"/>
      <w:r w:rsidR="000F1752">
        <w:rPr>
          <w:rStyle w:val="CommentReference"/>
          <w:rFonts w:ascii="Times New Roman" w:hAnsi="Times New Roman" w:cs="Times New Roman"/>
          <w:noProof/>
          <w:sz w:val="24"/>
          <w:szCs w:val="24"/>
        </w:rPr>
        <w:commentReference w:id="691"/>
      </w:r>
      <w:commentRangeStart w:id="693"/>
      <w:commentRangeStart w:id="694"/>
      <w:commentRangeStart w:id="695"/>
      <w:r>
        <w:rPr>
          <w:rFonts w:ascii="Times New Roman" w:hAnsi="Times New Roman" w:cs="Times New Roman"/>
          <w:noProof/>
          <w:sz w:val="24"/>
          <w:szCs w:val="24"/>
        </w:rPr>
        <w:t>No substantial or significant differences in scores were present between raters with high and low self-assessed expertise</w:t>
      </w:r>
      <w:commentRangeEnd w:id="693"/>
      <w:r>
        <w:rPr>
          <w:rStyle w:val="CommentReference"/>
          <w:rFonts w:ascii="Times New Roman" w:hAnsi="Times New Roman" w:cs="Times New Roman"/>
          <w:noProof/>
          <w:sz w:val="24"/>
          <w:szCs w:val="24"/>
        </w:rPr>
        <w:commentReference w:id="693"/>
      </w:r>
      <w:commentRangeEnd w:id="694"/>
      <w:r>
        <w:rPr>
          <w:rStyle w:val="CommentReference"/>
          <w:rFonts w:ascii="Times New Roman" w:hAnsi="Times New Roman" w:cs="Times New Roman"/>
          <w:noProof/>
          <w:sz w:val="24"/>
          <w:szCs w:val="24"/>
        </w:rPr>
        <w:commentReference w:id="694"/>
      </w:r>
      <w:commentRangeEnd w:id="695"/>
      <w:r w:rsidR="003E3590">
        <w:rPr>
          <w:rStyle w:val="CommentReference"/>
          <w:rFonts w:ascii="Times New Roman" w:hAnsi="Times New Roman" w:cs="Times New Roman"/>
          <w:noProof/>
          <w:sz w:val="24"/>
          <w:szCs w:val="24"/>
        </w:rPr>
        <w:commentReference w:id="695"/>
      </w:r>
      <w:r>
        <w:rPr>
          <w:rFonts w:ascii="Times New Roman" w:hAnsi="Times New Roman" w:cs="Times New Roman"/>
          <w:noProof/>
          <w:sz w:val="24"/>
          <w:szCs w:val="24"/>
        </w:rPr>
        <w:t xml:space="preserve">. </w:t>
      </w:r>
      <w:r>
        <w:drawing>
          <wp:inline distT="0" distB="0" distL="0" distR="0" wp14:anchorId="588D2491" wp14:editId="39C0AD89">
            <wp:extent cx="5943600" cy="2975610"/>
            <wp:effectExtent l="0" t="0" r="0" b="0"/>
            <wp:docPr id="125007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70113" name="Picture 1250070113"/>
                    <pic:cNvPicPr/>
                  </pic:nvPicPr>
                  <pic:blipFill>
                    <a:blip r:embed="rId27">
                      <a:extLst>
                        <a:ext uri="{28A0092B-C50C-407E-A947-70E740481C1C}">
                          <a14:useLocalDpi xmlns:a14="http://schemas.microsoft.com/office/drawing/2010/main" val="0"/>
                        </a:ext>
                      </a:extLst>
                    </a:blip>
                    <a:stretch>
                      <a:fillRect/>
                    </a:stretch>
                  </pic:blipFill>
                  <pic:spPr>
                    <a:xfrm>
                      <a:off x="0" y="0"/>
                      <a:ext cx="5943600" cy="2975610"/>
                    </a:xfrm>
                    <a:prstGeom prst="rect">
                      <a:avLst/>
                    </a:prstGeom>
                  </pic:spPr>
                </pic:pic>
              </a:graphicData>
            </a:graphic>
          </wp:inline>
        </w:drawing>
      </w:r>
    </w:p>
    <w:p w14:paraId="4499BA4E" w14:textId="742D7B5E" w:rsidR="00A17297" w:rsidRPr="00FE670E" w:rsidRDefault="00A17297">
      <w:pPr>
        <w:spacing w:after="100" w:line="480" w:lineRule="auto"/>
        <w:jc w:val="both"/>
        <w:rPr>
          <w:rFonts w:ascii="Times New Roman" w:eastAsia="Times New Roman" w:hAnsi="Times New Roman" w:cs="Times New Roman"/>
          <w:sz w:val="20"/>
          <w:szCs w:val="20"/>
          <w:rPrChange w:id="697" w:author="charlaynew" w:date="2026-10-30T11:17:00Z" w16du:dateUtc="2026-10-30T10:17:00Z">
            <w:rPr>
              <w:rFonts w:ascii="Times New Roman" w:eastAsia="Times New Roman" w:hAnsi="Times New Roman" w:cs="Times New Roman"/>
              <w:sz w:val="24"/>
              <w:szCs w:val="24"/>
            </w:rPr>
          </w:rPrChange>
        </w:rPr>
        <w:pPrChange w:id="698" w:author="charlaynew" w:date="2026-10-30T11:16:00Z" w16du:dateUtc="2026-10-30T10:16:00Z">
          <w:pPr>
            <w:spacing w:after="100" w:line="480" w:lineRule="auto"/>
            <w:ind w:firstLine="720"/>
          </w:pPr>
        </w:pPrChange>
      </w:pPr>
      <w:r w:rsidRPr="17DD6A0B">
        <w:rPr>
          <w:rFonts w:ascii="Times New Roman" w:hAnsi="Times New Roman" w:cs="Times New Roman"/>
          <w:b/>
          <w:sz w:val="20"/>
          <w:szCs w:val="20"/>
        </w:rPr>
        <w:t>Figure S.</w:t>
      </w:r>
      <w:r w:rsidR="004D19E7">
        <w:rPr>
          <w:rFonts w:ascii="Times New Roman" w:hAnsi="Times New Roman" w:cs="Times New Roman"/>
          <w:b/>
          <w:sz w:val="20"/>
          <w:szCs w:val="20"/>
        </w:rPr>
        <w:t>8</w:t>
      </w:r>
      <w:r w:rsidRPr="17DD6A0B">
        <w:rPr>
          <w:rFonts w:ascii="Times New Roman" w:hAnsi="Times New Roman" w:cs="Times New Roman"/>
          <w:b/>
          <w:sz w:val="20"/>
          <w:szCs w:val="20"/>
        </w:rPr>
        <w:t xml:space="preserve">. </w:t>
      </w:r>
      <w:r w:rsidRPr="17DD6A0B">
        <w:rPr>
          <w:rFonts w:ascii="Times New Roman" w:hAnsi="Times New Roman" w:cs="Times New Roman"/>
          <w:sz w:val="20"/>
          <w:szCs w:val="20"/>
        </w:rPr>
        <w:t>Self-rated expertise of human raters who answered the survey</w:t>
      </w:r>
    </w:p>
    <w:p w14:paraId="7486ECE9" w14:textId="459FB67B" w:rsidR="00A17297" w:rsidRPr="0033421C" w:rsidRDefault="003E3590" w:rsidP="0033421C">
      <w:pPr>
        <w:spacing w:after="10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B286D6B" wp14:editId="65EEBEF2">
            <wp:extent cx="5476875" cy="4095750"/>
            <wp:effectExtent l="0" t="0" r="9525" b="0"/>
            <wp:docPr id="1739677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77242" name="Picture 1739677242"/>
                    <pic:cNvPicPr/>
                  </pic:nvPicPr>
                  <pic:blipFill>
                    <a:blip r:embed="rId28">
                      <a:extLst>
                        <a:ext uri="{28A0092B-C50C-407E-A947-70E740481C1C}">
                          <a14:useLocalDpi xmlns:a14="http://schemas.microsoft.com/office/drawing/2010/main" val="0"/>
                        </a:ext>
                      </a:extLst>
                    </a:blip>
                    <a:stretch>
                      <a:fillRect/>
                    </a:stretch>
                  </pic:blipFill>
                  <pic:spPr>
                    <a:xfrm>
                      <a:off x="0" y="0"/>
                      <a:ext cx="5476875" cy="4095750"/>
                    </a:xfrm>
                    <a:prstGeom prst="rect">
                      <a:avLst/>
                    </a:prstGeom>
                  </pic:spPr>
                </pic:pic>
              </a:graphicData>
            </a:graphic>
          </wp:inline>
        </w:drawing>
      </w:r>
    </w:p>
    <w:p w14:paraId="56B80246" w14:textId="4F057EF3" w:rsidR="003E3590" w:rsidRDefault="003E3590" w:rsidP="003E3590">
      <w:pPr>
        <w:spacing w:after="100" w:line="480" w:lineRule="auto"/>
        <w:ind w:firstLine="708"/>
        <w:jc w:val="both"/>
        <w:rPr>
          <w:rFonts w:ascii="Times New Roman" w:hAnsi="Times New Roman" w:cs="Times New Roman"/>
          <w:sz w:val="20"/>
          <w:szCs w:val="20"/>
        </w:rPr>
      </w:pPr>
      <w:r w:rsidRPr="17DD6A0B">
        <w:rPr>
          <w:rFonts w:ascii="Times New Roman" w:hAnsi="Times New Roman" w:cs="Times New Roman"/>
          <w:b/>
          <w:sz w:val="20"/>
          <w:szCs w:val="20"/>
        </w:rPr>
        <w:t>Figure S.</w:t>
      </w:r>
      <w:r w:rsidR="004D19E7">
        <w:rPr>
          <w:rFonts w:ascii="Times New Roman" w:hAnsi="Times New Roman" w:cs="Times New Roman"/>
          <w:b/>
          <w:sz w:val="20"/>
          <w:szCs w:val="20"/>
        </w:rPr>
        <w:t>9</w:t>
      </w:r>
      <w:r w:rsidRPr="17DD6A0B">
        <w:rPr>
          <w:rFonts w:ascii="Times New Roman" w:hAnsi="Times New Roman" w:cs="Times New Roman"/>
          <w:b/>
          <w:sz w:val="20"/>
          <w:szCs w:val="20"/>
        </w:rPr>
        <w:t xml:space="preserve">. </w:t>
      </w:r>
      <w:r w:rsidR="00596EFD">
        <w:rPr>
          <w:rFonts w:ascii="Times New Roman" w:hAnsi="Times New Roman" w:cs="Times New Roman"/>
          <w:sz w:val="20"/>
          <w:szCs w:val="20"/>
        </w:rPr>
        <w:t xml:space="preserve">A comparison of </w:t>
      </w:r>
      <w:r w:rsidR="00D60E41">
        <w:rPr>
          <w:rFonts w:ascii="Times New Roman" w:hAnsi="Times New Roman" w:cs="Times New Roman"/>
          <w:sz w:val="20"/>
          <w:szCs w:val="20"/>
        </w:rPr>
        <w:t xml:space="preserve">scores provided by respondents </w:t>
      </w:r>
      <w:r w:rsidR="006A5955">
        <w:rPr>
          <w:rFonts w:ascii="Times New Roman" w:hAnsi="Times New Roman" w:cs="Times New Roman"/>
          <w:sz w:val="20"/>
          <w:szCs w:val="20"/>
        </w:rPr>
        <w:t xml:space="preserve">whose expertise was below (light blue) or above/at (dark blue) the median. The </w:t>
      </w:r>
      <w:r w:rsidR="00EC4F5E">
        <w:rPr>
          <w:rFonts w:ascii="Times New Roman" w:hAnsi="Times New Roman" w:cs="Times New Roman"/>
          <w:sz w:val="20"/>
          <w:szCs w:val="20"/>
        </w:rPr>
        <w:t>light blue dotted bar indicates the mean of the first group, the dark blue bar</w:t>
      </w:r>
      <w:r w:rsidR="00B249C0">
        <w:rPr>
          <w:rFonts w:ascii="Times New Roman" w:hAnsi="Times New Roman" w:cs="Times New Roman"/>
          <w:sz w:val="20"/>
          <w:szCs w:val="20"/>
        </w:rPr>
        <w:t xml:space="preserve"> the mean of all raters, and the purple bar the mean of </w:t>
      </w:r>
      <w:r w:rsidR="00570A98">
        <w:rPr>
          <w:rFonts w:ascii="Times New Roman" w:hAnsi="Times New Roman" w:cs="Times New Roman"/>
          <w:sz w:val="20"/>
          <w:szCs w:val="20"/>
        </w:rPr>
        <w:t>the latter group.</w:t>
      </w:r>
    </w:p>
    <w:p w14:paraId="10AE5FB7" w14:textId="417C6DB6" w:rsidR="00071230" w:rsidRPr="00071230" w:rsidRDefault="001848EA" w:rsidP="00071230">
      <w:pPr>
        <w:spacing w:after="100" w:line="480" w:lineRule="auto"/>
        <w:ind w:firstLine="720"/>
        <w:rPr>
          <w:rFonts w:ascii="Times New Roman" w:hAnsi="Times New Roman" w:cs="Times New Roman"/>
          <w:noProof/>
          <w:sz w:val="24"/>
          <w:szCs w:val="24"/>
          <w:rPrChange w:id="699" w:author="charlaynew" w:date="2026-10-30T10:18:00Z" w16du:dateUtc="2026-10-30T10:18:00Z">
            <w:rPr>
              <w:rFonts w:ascii="Times New Roman" w:eastAsia="Times New Roman" w:hAnsi="Times New Roman" w:cs="Times New Roman"/>
              <w:sz w:val="24"/>
              <w:szCs w:val="24"/>
            </w:rPr>
          </w:rPrChange>
        </w:rPr>
      </w:pPr>
      <w:r>
        <w:rPr>
          <w:rFonts w:ascii="Times New Roman" w:hAnsi="Times New Roman" w:cs="Times New Roman"/>
          <w:noProof/>
          <w:sz w:val="24"/>
          <w:szCs w:val="24"/>
        </w:rPr>
        <w:t>Novelty scores and originality scores</w:t>
      </w:r>
      <w:r w:rsidR="00DD1434">
        <w:rPr>
          <w:rFonts w:ascii="Times New Roman" w:hAnsi="Times New Roman" w:cs="Times New Roman"/>
          <w:noProof/>
          <w:sz w:val="24"/>
          <w:szCs w:val="24"/>
        </w:rPr>
        <w:t xml:space="preserve"> showed a correlation as expected, although not t</w:t>
      </w:r>
      <w:r w:rsidR="00F377D9">
        <w:rPr>
          <w:rFonts w:ascii="Times New Roman" w:hAnsi="Times New Roman" w:cs="Times New Roman"/>
          <w:noProof/>
          <w:sz w:val="24"/>
          <w:szCs w:val="24"/>
        </w:rPr>
        <w:t>he case</w:t>
      </w:r>
      <w:r w:rsidR="00DD1434">
        <w:rPr>
          <w:rFonts w:ascii="Times New Roman" w:hAnsi="Times New Roman" w:cs="Times New Roman"/>
          <w:noProof/>
          <w:sz w:val="24"/>
          <w:szCs w:val="24"/>
        </w:rPr>
        <w:t xml:space="preserve"> for every individual rating</w:t>
      </w:r>
      <w:r w:rsidR="00F377D9">
        <w:rPr>
          <w:rFonts w:ascii="Times New Roman" w:hAnsi="Times New Roman" w:cs="Times New Roman"/>
          <w:noProof/>
          <w:sz w:val="24"/>
          <w:szCs w:val="24"/>
        </w:rPr>
        <w:t>, broadly our</w:t>
      </w:r>
      <w:r w:rsidR="00DD1434">
        <w:rPr>
          <w:rFonts w:ascii="Times New Roman" w:hAnsi="Times New Roman" w:cs="Times New Roman"/>
          <w:noProof/>
          <w:sz w:val="24"/>
          <w:szCs w:val="24"/>
        </w:rPr>
        <w:t xml:space="preserve"> </w:t>
      </w:r>
      <w:r w:rsidR="00051DA5">
        <w:rPr>
          <w:rFonts w:ascii="Times New Roman" w:hAnsi="Times New Roman" w:cs="Times New Roman"/>
          <w:noProof/>
          <w:sz w:val="24"/>
          <w:szCs w:val="24"/>
        </w:rPr>
        <w:t xml:space="preserve">respondents </w:t>
      </w:r>
      <w:r w:rsidR="003431A2">
        <w:rPr>
          <w:rFonts w:ascii="Times New Roman" w:hAnsi="Times New Roman" w:cs="Times New Roman"/>
          <w:noProof/>
          <w:sz w:val="24"/>
          <w:szCs w:val="24"/>
        </w:rPr>
        <w:t>appeared to conceptualise</w:t>
      </w:r>
      <w:r w:rsidR="004A4CEC">
        <w:rPr>
          <w:rFonts w:ascii="Times New Roman" w:hAnsi="Times New Roman" w:cs="Times New Roman"/>
          <w:noProof/>
          <w:sz w:val="24"/>
          <w:szCs w:val="24"/>
        </w:rPr>
        <w:t xml:space="preserve"> these two concepts as linked. However, in contrast, the expected inverse correlation </w:t>
      </w:r>
      <w:r w:rsidR="000D2E09">
        <w:rPr>
          <w:rFonts w:ascii="Times New Roman" w:hAnsi="Times New Roman" w:cs="Times New Roman"/>
          <w:noProof/>
          <w:sz w:val="24"/>
          <w:szCs w:val="24"/>
        </w:rPr>
        <w:t>between similarity and novelty did not appear</w:t>
      </w:r>
      <w:r w:rsidR="00861984">
        <w:rPr>
          <w:rFonts w:ascii="Times New Roman" w:hAnsi="Times New Roman" w:cs="Times New Roman"/>
          <w:noProof/>
          <w:sz w:val="24"/>
          <w:szCs w:val="24"/>
        </w:rPr>
        <w:t>, indicating</w:t>
      </w:r>
      <w:r w:rsidR="000D2E09">
        <w:rPr>
          <w:rFonts w:ascii="Times New Roman" w:hAnsi="Times New Roman" w:cs="Times New Roman"/>
          <w:noProof/>
          <w:sz w:val="24"/>
          <w:szCs w:val="24"/>
        </w:rPr>
        <w:t xml:space="preserve"> </w:t>
      </w:r>
      <w:r w:rsidR="007929D9">
        <w:rPr>
          <w:rFonts w:ascii="Times New Roman" w:hAnsi="Times New Roman" w:cs="Times New Roman"/>
          <w:noProof/>
          <w:sz w:val="24"/>
          <w:szCs w:val="24"/>
        </w:rPr>
        <w:t xml:space="preserve">that the </w:t>
      </w:r>
      <w:r w:rsidR="0030715A">
        <w:rPr>
          <w:rFonts w:ascii="Times New Roman" w:hAnsi="Times New Roman" w:cs="Times New Roman"/>
          <w:noProof/>
          <w:sz w:val="24"/>
          <w:szCs w:val="24"/>
        </w:rPr>
        <w:t>framing</w:t>
      </w:r>
      <w:r w:rsidR="007929D9">
        <w:rPr>
          <w:rFonts w:ascii="Times New Roman" w:hAnsi="Times New Roman" w:cs="Times New Roman"/>
          <w:noProof/>
          <w:sz w:val="24"/>
          <w:szCs w:val="24"/>
        </w:rPr>
        <w:t xml:space="preserve"> of novelty as </w:t>
      </w:r>
      <w:r w:rsidR="002074FB">
        <w:rPr>
          <w:rFonts w:ascii="Times New Roman" w:hAnsi="Times New Roman" w:cs="Times New Roman"/>
          <w:noProof/>
          <w:sz w:val="24"/>
          <w:szCs w:val="24"/>
        </w:rPr>
        <w:t xml:space="preserve">the additive complement of similairty is not </w:t>
      </w:r>
      <w:r w:rsidR="008F2865">
        <w:rPr>
          <w:rFonts w:ascii="Times New Roman" w:hAnsi="Times New Roman" w:cs="Times New Roman"/>
          <w:noProof/>
          <w:sz w:val="24"/>
          <w:szCs w:val="24"/>
        </w:rPr>
        <w:t>consistently held among respondents.</w:t>
      </w:r>
    </w:p>
    <w:p w14:paraId="5527BC57" w14:textId="77777777" w:rsidR="003E3590" w:rsidRPr="0033421C" w:rsidRDefault="003E3590" w:rsidP="0033421C">
      <w:pPr>
        <w:spacing w:after="100" w:line="480" w:lineRule="auto"/>
        <w:ind w:firstLine="720"/>
        <w:jc w:val="both"/>
        <w:rPr>
          <w:rFonts w:ascii="Times New Roman" w:eastAsia="Times New Roman" w:hAnsi="Times New Roman" w:cs="Times New Roman"/>
          <w:sz w:val="24"/>
          <w:szCs w:val="24"/>
        </w:rPr>
      </w:pPr>
    </w:p>
    <w:p w14:paraId="3D26127A" w14:textId="5CA43153" w:rsidR="001D3120" w:rsidRDefault="00EB76E0" w:rsidP="00EB76E0">
      <w:pPr>
        <w:spacing w:after="10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051917" wp14:editId="306169CA">
            <wp:extent cx="3181310" cy="3099738"/>
            <wp:effectExtent l="0" t="0" r="635" b="5715"/>
            <wp:docPr id="44919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0172" name="Picture 449190172"/>
                    <pic:cNvPicPr/>
                  </pic:nvPicPr>
                  <pic:blipFill>
                    <a:blip r:embed="rId29">
                      <a:extLst>
                        <a:ext uri="{28A0092B-C50C-407E-A947-70E740481C1C}">
                          <a14:useLocalDpi xmlns:a14="http://schemas.microsoft.com/office/drawing/2010/main" val="0"/>
                        </a:ext>
                      </a:extLst>
                    </a:blip>
                    <a:stretch>
                      <a:fillRect/>
                    </a:stretch>
                  </pic:blipFill>
                  <pic:spPr>
                    <a:xfrm>
                      <a:off x="0" y="0"/>
                      <a:ext cx="3190807" cy="3108991"/>
                    </a:xfrm>
                    <a:prstGeom prst="rect">
                      <a:avLst/>
                    </a:prstGeom>
                  </pic:spPr>
                </pic:pic>
              </a:graphicData>
            </a:graphic>
          </wp:inline>
        </w:drawing>
      </w:r>
    </w:p>
    <w:p w14:paraId="1E858D2F" w14:textId="31CD0F54" w:rsidR="00EB76E0" w:rsidRDefault="00EB76E0" w:rsidP="00EB76E0">
      <w:pPr>
        <w:spacing w:after="10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D1D844" wp14:editId="143FC1D6">
            <wp:extent cx="2592110" cy="2795242"/>
            <wp:effectExtent l="0" t="0" r="0" b="5715"/>
            <wp:docPr id="649565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65576" name="Picture 649565576"/>
                    <pic:cNvPicPr/>
                  </pic:nvPicPr>
                  <pic:blipFill>
                    <a:blip r:embed="rId30">
                      <a:extLst>
                        <a:ext uri="{28A0092B-C50C-407E-A947-70E740481C1C}">
                          <a14:useLocalDpi xmlns:a14="http://schemas.microsoft.com/office/drawing/2010/main" val="0"/>
                        </a:ext>
                      </a:extLst>
                    </a:blip>
                    <a:stretch>
                      <a:fillRect/>
                    </a:stretch>
                  </pic:blipFill>
                  <pic:spPr>
                    <a:xfrm>
                      <a:off x="0" y="0"/>
                      <a:ext cx="2609944" cy="2814473"/>
                    </a:xfrm>
                    <a:prstGeom prst="rect">
                      <a:avLst/>
                    </a:prstGeom>
                  </pic:spPr>
                </pic:pic>
              </a:graphicData>
            </a:graphic>
          </wp:inline>
        </w:drawing>
      </w:r>
    </w:p>
    <w:p w14:paraId="17786C21" w14:textId="42E397DD" w:rsidR="00EB76E0" w:rsidRDefault="00AA342F" w:rsidP="00457ED7">
      <w:pPr>
        <w:spacing w:after="100"/>
        <w:rPr>
          <w:rFonts w:ascii="Times New Roman" w:hAnsi="Times New Roman" w:cs="Times New Roman"/>
          <w:sz w:val="20"/>
          <w:szCs w:val="20"/>
        </w:rPr>
      </w:pPr>
      <w:r w:rsidRPr="6FF58FE5">
        <w:rPr>
          <w:rFonts w:ascii="Times New Roman" w:hAnsi="Times New Roman" w:cs="Times New Roman"/>
          <w:b/>
          <w:sz w:val="20"/>
          <w:szCs w:val="20"/>
        </w:rPr>
        <w:t>Figure S.</w:t>
      </w:r>
      <w:r w:rsidR="004D19E7">
        <w:rPr>
          <w:rFonts w:ascii="Times New Roman" w:hAnsi="Times New Roman" w:cs="Times New Roman"/>
          <w:b/>
          <w:sz w:val="20"/>
          <w:szCs w:val="20"/>
        </w:rPr>
        <w:t>10</w:t>
      </w:r>
      <w:r w:rsidRPr="6FF58FE5">
        <w:rPr>
          <w:rFonts w:ascii="Times New Roman" w:hAnsi="Times New Roman" w:cs="Times New Roman"/>
          <w:b/>
          <w:sz w:val="20"/>
          <w:szCs w:val="20"/>
        </w:rPr>
        <w:t xml:space="preserve">. </w:t>
      </w:r>
      <w:r w:rsidR="00A55F6F" w:rsidRPr="6FF58FE5">
        <w:rPr>
          <w:rFonts w:ascii="Times New Roman" w:hAnsi="Times New Roman" w:cs="Times New Roman"/>
          <w:sz w:val="20"/>
          <w:szCs w:val="20"/>
        </w:rPr>
        <w:t xml:space="preserve">Novelty scores plotted against </w:t>
      </w:r>
      <w:r w:rsidR="00BA584C" w:rsidRPr="6FF58FE5">
        <w:rPr>
          <w:rFonts w:ascii="Times New Roman" w:hAnsi="Times New Roman" w:cs="Times New Roman"/>
          <w:sz w:val="20"/>
          <w:szCs w:val="20"/>
        </w:rPr>
        <w:t xml:space="preserve">corresponding </w:t>
      </w:r>
      <w:r w:rsidR="00A55F6F" w:rsidRPr="6FF58FE5">
        <w:rPr>
          <w:rFonts w:ascii="Times New Roman" w:hAnsi="Times New Roman" w:cs="Times New Roman"/>
          <w:sz w:val="20"/>
          <w:szCs w:val="20"/>
        </w:rPr>
        <w:t>originality and similarity scores</w:t>
      </w:r>
      <w:r w:rsidR="00BA584C" w:rsidRPr="6FF58FE5">
        <w:rPr>
          <w:rFonts w:ascii="Times New Roman" w:hAnsi="Times New Roman" w:cs="Times New Roman"/>
          <w:sz w:val="20"/>
          <w:szCs w:val="20"/>
        </w:rPr>
        <w:t>.</w:t>
      </w:r>
    </w:p>
    <w:p w14:paraId="37FED9B8" w14:textId="3A66DA5C" w:rsidR="00FA63F1" w:rsidRPr="00FE670E" w:rsidRDefault="00FA63F1" w:rsidP="00FA63F1">
      <w:pPr>
        <w:spacing w:after="100"/>
        <w:rPr>
          <w:rFonts w:ascii="Times New Roman" w:eastAsia="Times New Roman" w:hAnsi="Times New Roman" w:cs="Times New Roman"/>
          <w:sz w:val="20"/>
          <w:szCs w:val="20"/>
          <w:rPrChange w:id="700" w:author="charlaynew" w:date="2026-10-30T10:18:00Z" w16du:dateUtc="2026-10-30T10:18:00Z">
            <w:rPr>
              <w:rFonts w:ascii="Times New Roman" w:eastAsia="Times New Roman" w:hAnsi="Times New Roman" w:cs="Times New Roman"/>
              <w:sz w:val="24"/>
              <w:szCs w:val="24"/>
            </w:rPr>
          </w:rPrChange>
        </w:rPr>
      </w:pPr>
      <w:r>
        <w:rPr>
          <w:rFonts w:ascii="Times New Roman" w:hAnsi="Times New Roman" w:cs="Times New Roman"/>
          <w:sz w:val="20"/>
          <w:szCs w:val="20"/>
        </w:rPr>
        <w:tab/>
      </w:r>
      <w:r w:rsidR="007F7D84">
        <w:rPr>
          <w:rFonts w:ascii="Times New Roman" w:hAnsi="Times New Roman" w:cs="Times New Roman"/>
          <w:noProof/>
          <w:sz w:val="24"/>
          <w:szCs w:val="24"/>
        </w:rPr>
        <w:t>It was also noted that all six subtypes of novelty</w:t>
      </w:r>
      <w:r w:rsidR="003431A2">
        <w:rPr>
          <w:rFonts w:ascii="Times New Roman" w:hAnsi="Times New Roman" w:cs="Times New Roman"/>
          <w:noProof/>
          <w:sz w:val="24"/>
          <w:szCs w:val="24"/>
        </w:rPr>
        <w:t xml:space="preserve"> considered within the survey showed some positive correlation with overall novelty.</w:t>
      </w:r>
    </w:p>
    <w:p w14:paraId="225C465D" w14:textId="5E8AA75B" w:rsidR="00532B4E" w:rsidRDefault="00532B4E" w:rsidP="00532B4E">
      <w:pPr>
        <w:spacing w:after="100" w:line="480" w:lineRule="auto"/>
        <w:ind w:firstLine="720"/>
        <w:jc w:val="center"/>
        <w:rPr>
          <w:rFonts w:ascii="Times New Roman" w:hAnsi="Times New Roman" w:cs="Times New Roman"/>
          <w:b/>
        </w:rPr>
      </w:pPr>
      <w:r>
        <w:rPr>
          <w:noProof/>
        </w:rPr>
        <w:drawing>
          <wp:inline distT="0" distB="0" distL="0" distR="0" wp14:anchorId="646322E7" wp14:editId="00A4681C">
            <wp:extent cx="5676900" cy="5676900"/>
            <wp:effectExtent l="0" t="0" r="0" b="0"/>
            <wp:docPr id="1918966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66104" name="Picture 1918966104"/>
                    <pic:cNvPicPr/>
                  </pic:nvPicPr>
                  <pic:blipFill>
                    <a:blip r:embed="rId31">
                      <a:extLst>
                        <a:ext uri="{28A0092B-C50C-407E-A947-70E740481C1C}">
                          <a14:useLocalDpi xmlns:a14="http://schemas.microsoft.com/office/drawing/2010/main"/>
                        </a:ext>
                      </a:extLst>
                    </a:blip>
                    <a:stretch>
                      <a:fillRect/>
                    </a:stretch>
                  </pic:blipFill>
                  <pic:spPr>
                    <a:xfrm>
                      <a:off x="0" y="0"/>
                      <a:ext cx="5676900" cy="5676900"/>
                    </a:xfrm>
                    <a:prstGeom prst="rect">
                      <a:avLst/>
                    </a:prstGeom>
                  </pic:spPr>
                </pic:pic>
              </a:graphicData>
            </a:graphic>
          </wp:inline>
        </w:drawing>
      </w:r>
    </w:p>
    <w:p w14:paraId="15EB84FE" w14:textId="39F834B3" w:rsidR="00532B4E" w:rsidRDefault="00532B4E" w:rsidP="00457ED7">
      <w:pPr>
        <w:spacing w:after="100"/>
        <w:ind w:firstLine="708"/>
        <w:rPr>
          <w:rFonts w:ascii="Times New Roman" w:eastAsia="Times New Roman" w:hAnsi="Times New Roman" w:cs="Times New Roman"/>
          <w:sz w:val="24"/>
          <w:szCs w:val="24"/>
        </w:rPr>
        <w:pPrChange w:id="701" w:author="charlaynew" w:date="2026-10-30T11:18:00Z" w16du:dateUtc="2026-10-30T10:18:00Z">
          <w:pPr>
            <w:spacing w:after="100" w:line="480" w:lineRule="auto"/>
            <w:ind w:firstLine="720"/>
          </w:pPr>
        </w:pPrChange>
      </w:pPr>
      <w:r w:rsidRPr="68757065">
        <w:rPr>
          <w:rFonts w:ascii="Times New Roman" w:hAnsi="Times New Roman" w:cs="Times New Roman"/>
          <w:b/>
        </w:rPr>
        <w:t>Figure S.</w:t>
      </w:r>
      <w:r w:rsidR="00457ED7">
        <w:rPr>
          <w:rFonts w:ascii="Times New Roman" w:hAnsi="Times New Roman" w:cs="Times New Roman"/>
          <w:b/>
        </w:rPr>
        <w:t>11</w:t>
      </w:r>
      <w:r w:rsidRPr="68757065">
        <w:rPr>
          <w:rFonts w:ascii="Times New Roman" w:hAnsi="Times New Roman" w:cs="Times New Roman"/>
          <w:b/>
        </w:rPr>
        <w:t xml:space="preserve">. </w:t>
      </w:r>
      <w:r>
        <w:rPr>
          <w:rFonts w:ascii="Times New Roman" w:hAnsi="Times New Roman" w:cs="Times New Roman"/>
        </w:rPr>
        <w:t>Novelty scores plotted against scores for subcategories of novelty (context, contribution, data, findings, method and theory)</w:t>
      </w:r>
    </w:p>
    <w:p w14:paraId="04E82C60" w14:textId="53195CC7" w:rsidR="00CE2FF3" w:rsidRDefault="00CE2FF3" w:rsidP="00CE2FF3">
      <w:pPr>
        <w:pStyle w:val="Heading1"/>
      </w:pPr>
      <w:commentRangeStart w:id="702"/>
      <w:r>
        <w:t>S.</w:t>
      </w:r>
      <w:r w:rsidR="006B3770">
        <w:t>16</w:t>
      </w:r>
      <w:ins w:id="703" w:author="charlaynew" w:date="2026-10-29T21:02:00Z" w16du:dateUtc="2026-10-29T21:02:09Z">
        <w:r w:rsidR="694DF3B3">
          <w:t>.</w:t>
        </w:r>
      </w:ins>
      <w:r>
        <w:t xml:space="preserve"> </w:t>
      </w:r>
      <w:commentRangeEnd w:id="702"/>
      <w:r>
        <w:rPr>
          <w:rStyle w:val="CommentReference"/>
          <w:sz w:val="28"/>
          <w:szCs w:val="28"/>
        </w:rPr>
        <w:commentReference w:id="702"/>
      </w:r>
      <w:r w:rsidR="00895254">
        <w:t>Competition Evaluation</w:t>
      </w:r>
    </w:p>
    <w:p w14:paraId="30457FEF" w14:textId="77777777" w:rsidR="004C36CD" w:rsidRPr="00D17DB2" w:rsidRDefault="004C36CD" w:rsidP="00D17DB2">
      <w:pPr>
        <w:tabs>
          <w:tab w:val="left" w:pos="5428"/>
        </w:tabs>
        <w:spacing w:after="100" w:line="480" w:lineRule="auto"/>
        <w:ind w:firstLine="720"/>
        <w:jc w:val="both"/>
        <w:rPr>
          <w:rFonts w:ascii="Times New Roman" w:eastAsia="Times New Roman" w:hAnsi="Times New Roman" w:cs="Times New Roman"/>
          <w:sz w:val="24"/>
          <w:szCs w:val="24"/>
        </w:rPr>
      </w:pPr>
      <w:commentRangeStart w:id="704"/>
      <w:r w:rsidRPr="00D17DB2">
        <w:rPr>
          <w:rFonts w:ascii="Times New Roman" w:eastAsia="Times New Roman" w:hAnsi="Times New Roman" w:cs="Times New Roman"/>
          <w:sz w:val="24"/>
          <w:szCs w:val="24"/>
        </w:rPr>
        <w:t>Continuous</w:t>
      </w:r>
      <w:commentRangeEnd w:id="704"/>
      <w:r w:rsidRPr="00D17DB2">
        <w:rPr>
          <w:rStyle w:val="CommentReference"/>
          <w:rFonts w:ascii="Times New Roman" w:eastAsia="Times New Roman" w:hAnsi="Times New Roman" w:cs="Times New Roman"/>
          <w:sz w:val="24"/>
          <w:szCs w:val="24"/>
        </w:rPr>
        <w:commentReference w:id="704"/>
      </w:r>
      <w:r w:rsidRPr="00D17DB2">
        <w:rPr>
          <w:rFonts w:ascii="Times New Roman" w:eastAsia="Times New Roman" w:hAnsi="Times New Roman" w:cs="Times New Roman"/>
          <w:sz w:val="24"/>
          <w:szCs w:val="24"/>
        </w:rPr>
        <w:t xml:space="preserve">-score evaluation assessed how closely algorithmic novelty scores corresponded to human assessments using median absolute error (MedAE), </w:t>
      </w:r>
      <w:commentRangeStart w:id="705"/>
      <w:commentRangeStart w:id="706"/>
      <w:commentRangeStart w:id="707"/>
      <w:commentRangeStart w:id="708"/>
      <w:r w:rsidRPr="00D17DB2">
        <w:rPr>
          <w:rFonts w:ascii="Times New Roman" w:eastAsia="Times New Roman" w:hAnsi="Times New Roman" w:cs="Times New Roman"/>
          <w:sz w:val="24"/>
          <w:szCs w:val="24"/>
        </w:rPr>
        <w:t>Spearman's rank correlation</w:t>
      </w:r>
      <w:commentRangeEnd w:id="705"/>
      <w:r w:rsidRPr="00D17DB2">
        <w:rPr>
          <w:rStyle w:val="CommentReference"/>
          <w:rFonts w:ascii="Times New Roman" w:eastAsia="Times New Roman" w:hAnsi="Times New Roman" w:cs="Times New Roman"/>
          <w:sz w:val="24"/>
          <w:szCs w:val="24"/>
        </w:rPr>
        <w:commentReference w:id="705"/>
      </w:r>
      <w:commentRangeEnd w:id="706"/>
      <w:r w:rsidRPr="00D17DB2">
        <w:rPr>
          <w:rStyle w:val="CommentReference"/>
          <w:rFonts w:ascii="Times New Roman" w:eastAsia="Times New Roman" w:hAnsi="Times New Roman" w:cs="Times New Roman"/>
          <w:sz w:val="24"/>
          <w:szCs w:val="24"/>
        </w:rPr>
        <w:commentReference w:id="706"/>
      </w:r>
      <w:commentRangeEnd w:id="707"/>
      <w:r w:rsidRPr="00D17DB2">
        <w:rPr>
          <w:rStyle w:val="CommentReference"/>
          <w:rFonts w:ascii="Times New Roman" w:eastAsia="Times New Roman" w:hAnsi="Times New Roman" w:cs="Times New Roman"/>
          <w:sz w:val="24"/>
          <w:szCs w:val="24"/>
        </w:rPr>
        <w:commentReference w:id="707"/>
      </w:r>
      <w:commentRangeEnd w:id="708"/>
      <w:r w:rsidRPr="00D17DB2">
        <w:rPr>
          <w:rStyle w:val="CommentReference"/>
          <w:rFonts w:ascii="Times New Roman" w:eastAsia="Times New Roman" w:hAnsi="Times New Roman" w:cs="Times New Roman"/>
          <w:sz w:val="24"/>
          <w:szCs w:val="24"/>
        </w:rPr>
        <w:commentReference w:id="708"/>
      </w:r>
      <w:r w:rsidRPr="00D17DB2">
        <w:rPr>
          <w:rFonts w:ascii="Times New Roman" w:eastAsia="Times New Roman" w:hAnsi="Times New Roman" w:cs="Times New Roman"/>
          <w:sz w:val="24"/>
          <w:szCs w:val="24"/>
        </w:rPr>
        <w:t xml:space="preserve">, and Kendall's tau. This is particularly relevant when the magnitude of novelty matters, rather than simply whether one paper is more novel than another. </w:t>
      </w:r>
      <w:commentRangeStart w:id="709"/>
      <w:commentRangeStart w:id="710"/>
      <w:r w:rsidRPr="00D17DB2">
        <w:rPr>
          <w:rFonts w:ascii="Times New Roman" w:eastAsia="Times New Roman" w:hAnsi="Times New Roman" w:cs="Times New Roman"/>
          <w:sz w:val="24"/>
          <w:szCs w:val="24"/>
        </w:rPr>
        <w:t>Ranking evaluation examined how well algorithms reproduced the ordering of papers based on human judgments, using median rank displacement (MedRD), Kendall's tau, linear weighted kappa (LWK), and quadratic weighted kappa (QWK). This perspective is especially relevant for prioritization tasks, such as identifying the most novel papers or selecting promising research proposals. Finally, LOOC, examined the robustness of evaluations by assessing whether the field-level consensus remained stable when individual contributions were omitted.</w:t>
      </w:r>
      <w:commentRangeEnd w:id="709"/>
      <w:r w:rsidRPr="00D17DB2">
        <w:rPr>
          <w:rStyle w:val="CommentReference"/>
          <w:rFonts w:ascii="Times New Roman" w:eastAsia="Times New Roman" w:hAnsi="Times New Roman" w:cs="Times New Roman"/>
          <w:sz w:val="24"/>
          <w:szCs w:val="24"/>
        </w:rPr>
        <w:commentReference w:id="709"/>
      </w:r>
      <w:commentRangeEnd w:id="710"/>
      <w:r w:rsidRPr="00D17DB2">
        <w:rPr>
          <w:rStyle w:val="CommentReference"/>
          <w:rFonts w:ascii="Times New Roman" w:eastAsia="Times New Roman" w:hAnsi="Times New Roman" w:cs="Times New Roman"/>
          <w:sz w:val="24"/>
          <w:szCs w:val="24"/>
        </w:rPr>
        <w:commentReference w:id="710"/>
      </w:r>
    </w:p>
    <w:p w14:paraId="4BEBE126" w14:textId="13474597" w:rsidR="00A67EF3" w:rsidRDefault="00A67EF3" w:rsidP="00A31B6A">
      <w:pPr>
        <w:tabs>
          <w:tab w:val="left" w:pos="5428"/>
        </w:tabs>
        <w:spacing w:after="100" w:line="480" w:lineRule="auto"/>
        <w:ind w:firstLine="720"/>
        <w:jc w:val="both"/>
        <w:rPr>
          <w:rFonts w:ascii="Times New Roman" w:eastAsia="Times New Roman" w:hAnsi="Times New Roman" w:cs="Times New Roman"/>
          <w:sz w:val="24"/>
          <w:szCs w:val="24"/>
        </w:rPr>
      </w:pPr>
    </w:p>
    <w:p w14:paraId="29832CD6" w14:textId="77777777" w:rsidR="001B6E9F" w:rsidRDefault="001B6E9F" w:rsidP="00A67EF3">
      <w:pPr>
        <w:tabs>
          <w:tab w:val="left" w:pos="5428"/>
        </w:tabs>
        <w:spacing w:after="100" w:line="480" w:lineRule="auto"/>
        <w:jc w:val="both"/>
        <w:rPr>
          <w:rFonts w:ascii="Times New Roman" w:eastAsia="Times New Roman" w:hAnsi="Times New Roman" w:cs="Times New Roman"/>
          <w:sz w:val="24"/>
          <w:szCs w:val="24"/>
        </w:rPr>
      </w:pPr>
    </w:p>
    <w:p w14:paraId="61B7F47B" w14:textId="77777777" w:rsidR="004D131F" w:rsidRDefault="004D131F" w:rsidP="00A67EF3">
      <w:pPr>
        <w:tabs>
          <w:tab w:val="left" w:pos="5428"/>
        </w:tabs>
        <w:spacing w:after="100" w:line="480" w:lineRule="auto"/>
        <w:jc w:val="both"/>
      </w:pPr>
    </w:p>
    <w:p w14:paraId="7410E717" w14:textId="3CD83A52" w:rsidR="570B4614" w:rsidRDefault="7C798777" w:rsidP="2596B76B">
      <w:pPr>
        <w:spacing w:after="160" w:line="278" w:lineRule="auto"/>
        <w:jc w:val="center"/>
      </w:pPr>
      <w:r w:rsidRPr="2596B76B">
        <w:rPr>
          <w:rFonts w:ascii="Times New Roman" w:eastAsia="Times New Roman" w:hAnsi="Times New Roman" w:cs="Times New Roman"/>
          <w:sz w:val="20"/>
          <w:szCs w:val="20"/>
        </w:rPr>
        <w:t xml:space="preserve"> </w:t>
      </w:r>
    </w:p>
    <w:p w14:paraId="0B99BF87" w14:textId="77777777" w:rsidR="0083100B" w:rsidRDefault="0083100B">
      <w:pPr>
        <w:pStyle w:val="Heading1"/>
        <w:rPr>
          <w:rFonts w:ascii="Times New Roman" w:hAnsi="Times New Roman" w:cs="Times New Roman"/>
        </w:rPr>
        <w:sectPr w:rsidR="0083100B" w:rsidSect="00DA58D6">
          <w:footerReference w:type="default" r:id="rId32"/>
          <w:pgSz w:w="12240" w:h="15840" w:code="1"/>
          <w:pgMar w:top="1440" w:right="1440" w:bottom="1440" w:left="1440" w:header="708" w:footer="708" w:gutter="0"/>
          <w:cols w:space="720"/>
          <w:docGrid w:linePitch="360"/>
        </w:sectPr>
      </w:pPr>
    </w:p>
    <w:p w14:paraId="4C27DE89" w14:textId="77777777" w:rsidR="00396531" w:rsidRPr="00DA58D6" w:rsidRDefault="00D2577A">
      <w:pPr>
        <w:pStyle w:val="Heading1"/>
        <w:rPr>
          <w:rFonts w:ascii="Times New Roman" w:hAnsi="Times New Roman" w:cs="Times New Roman"/>
        </w:rPr>
      </w:pPr>
      <w:r w:rsidRPr="00DA58D6">
        <w:rPr>
          <w:rFonts w:ascii="Times New Roman" w:hAnsi="Times New Roman" w:cs="Times New Roman"/>
        </w:rPr>
        <w:t>References</w:t>
      </w:r>
    </w:p>
    <w:p w14:paraId="51393333" w14:textId="16048F14"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Arts S, Melluso N, Veugelers R (2025) Beyond citations: Measuring novel scientific ideas and their impact in publication text. </w:t>
      </w:r>
      <w:r w:rsidRPr="00DA58D6">
        <w:rPr>
          <w:rFonts w:ascii="Times New Roman" w:hAnsi="Times New Roman" w:cs="Times New Roman"/>
          <w:i/>
        </w:rPr>
        <w:t>Rev. Econom. Statist.</w:t>
      </w:r>
      <w:r w:rsidRPr="00DA58D6">
        <w:rPr>
          <w:rFonts w:ascii="Times New Roman" w:hAnsi="Times New Roman" w:cs="Times New Roman"/>
        </w:rPr>
        <w:t>, ePub ahead of print</w:t>
      </w:r>
      <w:del w:id="711" w:author="charlaynew" w:date="2026-10-30T10:24:00Z" w16du:dateUtc="2026-10-30T10:24:30Z">
        <w:r w:rsidRPr="00DA58D6">
          <w:rPr>
            <w:rFonts w:ascii="Times New Roman" w:hAnsi="Times New Roman" w:cs="Times New Roman"/>
          </w:rPr>
          <w:delText xml:space="preserve">, </w:delText>
        </w:r>
      </w:del>
      <w:r>
        <w:fldChar w:fldCharType="begin"/>
      </w:r>
      <w:r>
        <w:instrText>HYPERLINK "https://doi.org/10.1162/rest_a_01561"</w:instrText>
      </w:r>
      <w:r>
        <w:fldChar w:fldCharType="separate"/>
      </w:r>
      <w:del w:id="712" w:author="charlaynew" w:date="2026-10-30T10:24:00Z" w16du:dateUtc="2026-10-30T10:24:30Z">
        <w:r w:rsidRPr="5F73ED74" w:rsidDel="00857F46">
          <w:rPr>
            <w:rStyle w:val="Hyperlink"/>
            <w:rFonts w:ascii="Times New Roman" w:hAnsi="Times New Roman" w:cs="Times New Roman"/>
          </w:rPr>
          <w:delText>https://doi.org/10.1162/rest_a_01561</w:delText>
        </w:r>
      </w:del>
      <w:r>
        <w:fldChar w:fldCharType="end"/>
      </w:r>
      <w:r w:rsidRPr="5F73ED74">
        <w:rPr>
          <w:rFonts w:ascii="Times New Roman" w:hAnsi="Times New Roman" w:cs="Times New Roman"/>
        </w:rPr>
        <w:t>.</w:t>
      </w:r>
    </w:p>
    <w:p w14:paraId="1A6E0991" w14:textId="036FB0FD"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Atıl B, Aykent S, Chittams A, Fu L, Passonneau RJ, Radcliffe E, Rajagopal GR, Sloan A, Tudrej T, Ture F, Wu Z, Xu L, Baldwin B (2025) Non-determinism of “deterministic” LLM system settings in hosted environments. </w:t>
      </w:r>
      <w:r w:rsidRPr="00DA58D6">
        <w:rPr>
          <w:rFonts w:ascii="Times New Roman" w:hAnsi="Times New Roman" w:cs="Times New Roman"/>
          <w:i/>
        </w:rPr>
        <w:t>Proc. 5th Workshop Evaluation Comparison NLP Systems (Eval4NLP 2025)</w:t>
      </w:r>
      <w:r w:rsidRPr="00DA58D6">
        <w:rPr>
          <w:rFonts w:ascii="Times New Roman" w:hAnsi="Times New Roman" w:cs="Times New Roman"/>
        </w:rPr>
        <w:t xml:space="preserve"> (Association for Computational Linguistics, Mumbai, India)</w:t>
      </w:r>
      <w:del w:id="713" w:author="charlaynew" w:date="2026-10-30T10:24:00Z" w16du:dateUtc="2026-10-30T10:24:37Z">
        <w:r w:rsidRPr="00DA58D6">
          <w:rPr>
            <w:rFonts w:ascii="Times New Roman" w:hAnsi="Times New Roman" w:cs="Times New Roman"/>
          </w:rPr>
          <w:delText xml:space="preserve">, </w:delText>
        </w:r>
      </w:del>
      <w:r>
        <w:fldChar w:fldCharType="begin"/>
      </w:r>
      <w:r>
        <w:instrText>HYPERLINK "https://doi.org/10.18653/v1/2025.eval4nlp-1.12"</w:instrText>
      </w:r>
      <w:r>
        <w:fldChar w:fldCharType="separate"/>
      </w:r>
      <w:del w:id="714" w:author="charlaynew" w:date="2026-10-30T10:24:00Z" w16du:dateUtc="2026-10-30T10:24:37Z">
        <w:r w:rsidRPr="23226CDC" w:rsidDel="00857F46">
          <w:rPr>
            <w:rStyle w:val="Hyperlink"/>
            <w:rFonts w:ascii="Times New Roman" w:hAnsi="Times New Roman" w:cs="Times New Roman"/>
          </w:rPr>
          <w:delText>https://doi.org/10.18653/v1/2025.eval4nlp-1.12</w:delText>
        </w:r>
      </w:del>
      <w:r>
        <w:fldChar w:fldCharType="end"/>
      </w:r>
      <w:r w:rsidRPr="23226CDC">
        <w:rPr>
          <w:rFonts w:ascii="Times New Roman" w:hAnsi="Times New Roman" w:cs="Times New Roman"/>
        </w:rPr>
        <w:t xml:space="preserve">. </w:t>
      </w:r>
    </w:p>
    <w:p w14:paraId="46BF96B7"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Azzalini A (1985) A class of distributions which includes the normal ones. </w:t>
      </w:r>
      <w:r w:rsidRPr="00DA58D6">
        <w:rPr>
          <w:rFonts w:ascii="Times New Roman" w:hAnsi="Times New Roman" w:cs="Times New Roman"/>
          <w:i/>
        </w:rPr>
        <w:t>Scand. J. Statist.</w:t>
      </w:r>
      <w:r w:rsidRPr="00DA58D6">
        <w:rPr>
          <w:rFonts w:ascii="Times New Roman" w:hAnsi="Times New Roman" w:cs="Times New Roman"/>
        </w:rPr>
        <w:t xml:space="preserve"> 12(2):171–178.</w:t>
      </w:r>
    </w:p>
    <w:p w14:paraId="46B6538E" w14:textId="4A1F0C58"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Boudreau KJ, Guinan EC, Lakhani KR, Riedl C (2016) Looking across and looking beyond the knowledge frontier: Intellectual distance, novelty, and resource allocation in science. </w:t>
      </w:r>
      <w:r w:rsidRPr="00DA58D6">
        <w:rPr>
          <w:rFonts w:ascii="Times New Roman" w:hAnsi="Times New Roman" w:cs="Times New Roman"/>
          <w:i/>
        </w:rPr>
        <w:t>Management Sci.</w:t>
      </w:r>
      <w:r w:rsidRPr="00DA58D6">
        <w:rPr>
          <w:rFonts w:ascii="Times New Roman" w:hAnsi="Times New Roman" w:cs="Times New Roman"/>
        </w:rPr>
        <w:t xml:space="preserve"> 62(10):2765–2783</w:t>
      </w:r>
      <w:del w:id="715" w:author="charlaynew" w:date="2026-10-30T10:24:00Z" w16du:dateUtc="2026-10-30T10:24:43Z">
        <w:r w:rsidRPr="00DA58D6">
          <w:rPr>
            <w:rFonts w:ascii="Times New Roman" w:hAnsi="Times New Roman" w:cs="Times New Roman"/>
          </w:rPr>
          <w:delText xml:space="preserve">, </w:delText>
        </w:r>
      </w:del>
      <w:r>
        <w:fldChar w:fldCharType="begin"/>
      </w:r>
      <w:r>
        <w:instrText>HYPERLINK "https://doi.org/10.1287/mnsc.2015.2285"</w:instrText>
      </w:r>
      <w:r>
        <w:fldChar w:fldCharType="separate"/>
      </w:r>
      <w:del w:id="716" w:author="charlaynew" w:date="2026-10-30T10:24:00Z" w16du:dateUtc="2026-10-30T10:24:43Z">
        <w:r w:rsidRPr="4E1143CA" w:rsidDel="00857F46">
          <w:rPr>
            <w:rStyle w:val="Hyperlink"/>
            <w:rFonts w:ascii="Times New Roman" w:hAnsi="Times New Roman" w:cs="Times New Roman"/>
          </w:rPr>
          <w:delText>https://doi.org/10.1287/mnsc.2015.2285</w:delText>
        </w:r>
      </w:del>
      <w:r>
        <w:fldChar w:fldCharType="end"/>
      </w:r>
      <w:r w:rsidRPr="4E1143CA">
        <w:rPr>
          <w:rFonts w:ascii="Times New Roman" w:hAnsi="Times New Roman" w:cs="Times New Roman"/>
        </w:rPr>
        <w:t xml:space="preserve">. </w:t>
      </w:r>
    </w:p>
    <w:p w14:paraId="366C0A69"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Amodei D (2020) Language models are few-shot learners. </w:t>
      </w:r>
      <w:r w:rsidRPr="00DA58D6">
        <w:rPr>
          <w:rFonts w:ascii="Times New Roman" w:hAnsi="Times New Roman" w:cs="Times New Roman"/>
          <w:i/>
        </w:rPr>
        <w:t>Adv. Neural Inform. Processing Systems</w:t>
      </w:r>
      <w:r w:rsidRPr="00DA58D6">
        <w:rPr>
          <w:rFonts w:ascii="Times New Roman" w:hAnsi="Times New Roman" w:cs="Times New Roman"/>
        </w:rPr>
        <w:t xml:space="preserve"> 33:1877–1901.</w:t>
      </w:r>
    </w:p>
    <w:p w14:paraId="44A894BC" w14:textId="0072F70B" w:rsidR="0009264A" w:rsidRPr="00DA58D6" w:rsidRDefault="0009264A" w:rsidP="005905D5">
      <w:pPr>
        <w:pStyle w:val="Reference"/>
        <w:jc w:val="both"/>
        <w:rPr>
          <w:rFonts w:ascii="Times New Roman" w:hAnsi="Times New Roman" w:cs="Times New Roman"/>
        </w:rPr>
      </w:pPr>
      <w:r w:rsidRPr="0009264A">
        <w:rPr>
          <w:rFonts w:ascii="Times New Roman" w:hAnsi="Times New Roman" w:cs="Times New Roman"/>
        </w:rPr>
        <w:t>Bruine de Bruin, W.</w:t>
      </w:r>
      <w:r w:rsidR="00023202">
        <w:rPr>
          <w:rFonts w:ascii="Times New Roman" w:hAnsi="Times New Roman" w:cs="Times New Roman"/>
        </w:rPr>
        <w:t>,</w:t>
      </w:r>
      <w:r w:rsidRPr="0009264A">
        <w:rPr>
          <w:rFonts w:ascii="Times New Roman" w:hAnsi="Times New Roman" w:cs="Times New Roman"/>
        </w:rPr>
        <w:t xml:space="preserve"> Carman, K.G. (2018), Measuring Subjective Probabilities: The Effect of Response Mode on the Use of Focal Responses, Validity, and Respondents’ Evaluations. </w:t>
      </w:r>
      <w:r w:rsidRPr="00E55C3D">
        <w:rPr>
          <w:rFonts w:ascii="Times New Roman" w:hAnsi="Times New Roman" w:cs="Times New Roman"/>
          <w:i/>
        </w:rPr>
        <w:t>Risk Analysis</w:t>
      </w:r>
      <w:r w:rsidRPr="0009264A">
        <w:rPr>
          <w:rFonts w:ascii="Times New Roman" w:hAnsi="Times New Roman" w:cs="Times New Roman"/>
        </w:rPr>
        <w:t>, 38: 2128-2143.</w:t>
      </w:r>
    </w:p>
    <w:p w14:paraId="7B6A97C9" w14:textId="77777777" w:rsidR="00857F4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Cohen J (1968) Weighted kappa: Nominal scale agreement with provision for scaled disagreement or partial credit. </w:t>
      </w:r>
      <w:r w:rsidRPr="00DA58D6">
        <w:rPr>
          <w:rFonts w:ascii="Times New Roman" w:hAnsi="Times New Roman" w:cs="Times New Roman"/>
          <w:i/>
        </w:rPr>
        <w:t>Psych. Bull.</w:t>
      </w:r>
      <w:r w:rsidRPr="00DA58D6">
        <w:rPr>
          <w:rFonts w:ascii="Times New Roman" w:hAnsi="Times New Roman" w:cs="Times New Roman"/>
        </w:rPr>
        <w:t xml:space="preserve"> 70(4):213–220</w:t>
      </w:r>
      <w:del w:id="717" w:author="charlaynew" w:date="2026-10-30T10:24:00Z" w16du:dateUtc="2026-10-30T10:24:52Z">
        <w:r w:rsidRPr="00DA58D6">
          <w:rPr>
            <w:rFonts w:ascii="Times New Roman" w:hAnsi="Times New Roman" w:cs="Times New Roman"/>
          </w:rPr>
          <w:delText xml:space="preserve">, </w:delText>
        </w:r>
      </w:del>
      <w:r>
        <w:fldChar w:fldCharType="begin"/>
      </w:r>
      <w:r>
        <w:instrText>HYPERLINK "https://doi.org/10.1037/h0026256"</w:instrText>
      </w:r>
      <w:r>
        <w:fldChar w:fldCharType="separate"/>
      </w:r>
      <w:del w:id="718" w:author="charlaynew" w:date="2026-10-30T10:24:00Z" w16du:dateUtc="2026-10-30T10:24:52Z">
        <w:r w:rsidRPr="5FAE672A" w:rsidDel="00857F46">
          <w:rPr>
            <w:rStyle w:val="Hyperlink"/>
            <w:rFonts w:ascii="Times New Roman" w:hAnsi="Times New Roman" w:cs="Times New Roman"/>
          </w:rPr>
          <w:delText>https://doi.org/10.1037/h0026256</w:delText>
        </w:r>
      </w:del>
      <w:r>
        <w:fldChar w:fldCharType="end"/>
      </w:r>
      <w:r w:rsidRPr="5FAE672A">
        <w:rPr>
          <w:rFonts w:ascii="Times New Roman" w:hAnsi="Times New Roman" w:cs="Times New Roman"/>
        </w:rPr>
        <w:t>.</w:t>
      </w:r>
    </w:p>
    <w:p w14:paraId="4702FED7" w14:textId="254F105B" w:rsidR="007E2C99" w:rsidRPr="00DA58D6" w:rsidRDefault="007E2C99" w:rsidP="00583786">
      <w:pPr>
        <w:pStyle w:val="Reference"/>
        <w:jc w:val="both"/>
        <w:rPr>
          <w:rFonts w:ascii="Times New Roman" w:hAnsi="Times New Roman" w:cs="Times New Roman"/>
        </w:rPr>
      </w:pPr>
      <w:r w:rsidRPr="00583786">
        <w:rPr>
          <w:rFonts w:ascii="Times New Roman" w:hAnsi="Times New Roman" w:cs="Times New Roman"/>
          <w:lang w:val="en-US"/>
        </w:rPr>
        <w:t xml:space="preserve">Dahlin KB, Behrens DM (2005) When is an invention really radical? </w:t>
      </w:r>
      <w:r w:rsidRPr="007E2C99">
        <w:rPr>
          <w:rFonts w:ascii="Times New Roman" w:hAnsi="Times New Roman" w:cs="Times New Roman"/>
          <w:lang w:val="de-DE"/>
        </w:rPr>
        <w:t>Defining and measuring technological radicalness. Res. Policy 34(5):717–737.</w:t>
      </w:r>
    </w:p>
    <w:p w14:paraId="434DF713" w14:textId="73E2B235"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Dubois Y, Galambosi B, Liang P, Hashimoto TB (2024) Length-controlled AlpacaEval: A simple way to debias automatic evaluators. </w:t>
      </w:r>
      <w:r w:rsidRPr="00DA58D6">
        <w:rPr>
          <w:rFonts w:ascii="Times New Roman" w:hAnsi="Times New Roman" w:cs="Times New Roman"/>
          <w:i/>
        </w:rPr>
        <w:t>Proc. 1st Conf. Language Modeling (COLM 2024)</w:t>
      </w:r>
      <w:r w:rsidRPr="00DA58D6">
        <w:rPr>
          <w:rFonts w:ascii="Times New Roman" w:hAnsi="Times New Roman" w:cs="Times New Roman"/>
        </w:rPr>
        <w:t xml:space="preserve"> (Philadelphia), </w:t>
      </w:r>
      <w:hyperlink r:id="rId33">
        <w:r w:rsidRPr="0C732CC9">
          <w:rPr>
            <w:rStyle w:val="Hyperlink"/>
            <w:rFonts w:ascii="Times New Roman" w:hAnsi="Times New Roman" w:cs="Times New Roman"/>
          </w:rPr>
          <w:t>https://arxiv.org/abs/2404.04475</w:t>
        </w:r>
      </w:hyperlink>
      <w:r w:rsidRPr="0C732CC9">
        <w:rPr>
          <w:rFonts w:ascii="Times New Roman" w:hAnsi="Times New Roman" w:cs="Times New Roman"/>
        </w:rPr>
        <w:t>.</w:t>
      </w:r>
      <w:r w:rsidR="00E05BC4" w:rsidRPr="0C732CC9">
        <w:rPr>
          <w:rFonts w:ascii="Times New Roman" w:hAnsi="Times New Roman" w:cs="Times New Roman"/>
        </w:rPr>
        <w:t xml:space="preserve"> </w:t>
      </w:r>
    </w:p>
    <w:p w14:paraId="75C69916"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Fischhoff B (1975) Hindsight ≠ foresight: The effect of outcome knowledge on judgment under uncertainty. </w:t>
      </w:r>
      <w:r w:rsidRPr="00DA58D6">
        <w:rPr>
          <w:rFonts w:ascii="Times New Roman" w:hAnsi="Times New Roman" w:cs="Times New Roman"/>
          <w:i/>
        </w:rPr>
        <w:t>J. Experiment. Psych. Human Perception Performance</w:t>
      </w:r>
      <w:r w:rsidRPr="00DA58D6">
        <w:rPr>
          <w:rFonts w:ascii="Times New Roman" w:hAnsi="Times New Roman" w:cs="Times New Roman"/>
        </w:rPr>
        <w:t xml:space="preserve"> 1(3):288–299</w:t>
      </w:r>
      <w:del w:id="719" w:author="charlaynew" w:date="2026-10-30T10:25:00Z" w16du:dateUtc="2026-10-30T10:25:00Z">
        <w:r w:rsidRPr="00DA58D6">
          <w:rPr>
            <w:rFonts w:ascii="Times New Roman" w:hAnsi="Times New Roman" w:cs="Times New Roman"/>
          </w:rPr>
          <w:delText xml:space="preserve">, </w:delText>
        </w:r>
      </w:del>
      <w:r>
        <w:fldChar w:fldCharType="begin"/>
      </w:r>
      <w:r>
        <w:instrText>HYPERLINK "https://doi.org/10.1037/0096-1523.1.3.288"</w:instrText>
      </w:r>
      <w:r>
        <w:fldChar w:fldCharType="separate"/>
      </w:r>
      <w:del w:id="720" w:author="charlaynew" w:date="2026-10-30T10:25:00Z" w16du:dateUtc="2026-10-30T10:25:00Z">
        <w:r w:rsidRPr="5FAE672A" w:rsidDel="00857F46">
          <w:rPr>
            <w:rStyle w:val="Hyperlink"/>
            <w:rFonts w:ascii="Times New Roman" w:hAnsi="Times New Roman" w:cs="Times New Roman"/>
          </w:rPr>
          <w:delText>https://doi.org/10.1037/0096-1523.1.3.288</w:delText>
        </w:r>
      </w:del>
      <w:r>
        <w:fldChar w:fldCharType="end"/>
      </w:r>
      <w:r w:rsidRPr="5FAE672A">
        <w:rPr>
          <w:rFonts w:ascii="Times New Roman" w:hAnsi="Times New Roman" w:cs="Times New Roman"/>
        </w:rPr>
        <w:t>.</w:t>
      </w:r>
    </w:p>
    <w:p w14:paraId="21E934F2" w14:textId="628D61CE"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Gibney E (2025) Scientists hide messages in papers to game AI peer review. </w:t>
      </w:r>
      <w:r w:rsidRPr="5FAE672A">
        <w:rPr>
          <w:rFonts w:ascii="Times New Roman" w:hAnsi="Times New Roman" w:cs="Times New Roman"/>
          <w:i/>
          <w:iCs/>
        </w:rPr>
        <w:t>Nature</w:t>
      </w:r>
      <w:r w:rsidRPr="5FAE672A">
        <w:rPr>
          <w:rFonts w:ascii="Times New Roman" w:hAnsi="Times New Roman" w:cs="Times New Roman"/>
        </w:rPr>
        <w:t xml:space="preserve"> 643(8073):887–888</w:t>
      </w:r>
      <w:del w:id="721" w:author="charlaynew" w:date="2026-10-30T10:25:00Z" w16du:dateUtc="2026-10-30T10:25:08Z">
        <w:r w:rsidRPr="5FAE672A" w:rsidDel="00857F46">
          <w:rPr>
            <w:rFonts w:ascii="Times New Roman" w:hAnsi="Times New Roman" w:cs="Times New Roman"/>
          </w:rPr>
          <w:delText xml:space="preserve">, </w:delText>
        </w:r>
      </w:del>
      <w:r>
        <w:fldChar w:fldCharType="begin"/>
      </w:r>
      <w:r>
        <w:instrText>HYPERLINK "https://doi.org/10.1038/d41586-025-02172-y"</w:instrText>
      </w:r>
      <w:r>
        <w:fldChar w:fldCharType="separate"/>
      </w:r>
      <w:del w:id="722" w:author="charlaynew" w:date="2026-10-30T10:25:00Z" w16du:dateUtc="2026-10-30T10:25:08Z">
        <w:r w:rsidRPr="5FAE672A" w:rsidDel="00857F46">
          <w:rPr>
            <w:rStyle w:val="Hyperlink"/>
            <w:rFonts w:ascii="Times New Roman" w:hAnsi="Times New Roman" w:cs="Times New Roman"/>
          </w:rPr>
          <w:delText>https://doi.org/10.1038/d41586-025-02172-y</w:delText>
        </w:r>
      </w:del>
      <w:r>
        <w:fldChar w:fldCharType="end"/>
      </w:r>
      <w:r w:rsidRPr="5FAE672A">
        <w:rPr>
          <w:rFonts w:ascii="Times New Roman" w:hAnsi="Times New Roman" w:cs="Times New Roman"/>
        </w:rPr>
        <w:t xml:space="preserve">. </w:t>
      </w:r>
    </w:p>
    <w:p w14:paraId="5ADBFCAB"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González-Pereira B, Guerrero-Bote VP, Moya-Anegón F (2010) A new approach to the metric of journals’ scientific prestige: The SJR indicator. </w:t>
      </w:r>
      <w:r w:rsidRPr="00DA58D6">
        <w:rPr>
          <w:rFonts w:ascii="Times New Roman" w:hAnsi="Times New Roman" w:cs="Times New Roman"/>
          <w:i/>
        </w:rPr>
        <w:t>J. Informetrics</w:t>
      </w:r>
      <w:r w:rsidRPr="00DA58D6">
        <w:rPr>
          <w:rFonts w:ascii="Times New Roman" w:hAnsi="Times New Roman" w:cs="Times New Roman"/>
        </w:rPr>
        <w:t xml:space="preserve"> 4(3):379–391</w:t>
      </w:r>
      <w:del w:id="723" w:author="charlaynew" w:date="2026-10-30T10:25:00Z" w16du:dateUtc="2026-10-30T10:25:15Z">
        <w:r w:rsidRPr="00DA58D6">
          <w:rPr>
            <w:rFonts w:ascii="Times New Roman" w:hAnsi="Times New Roman" w:cs="Times New Roman"/>
          </w:rPr>
          <w:delText xml:space="preserve">, </w:delText>
        </w:r>
      </w:del>
      <w:r>
        <w:fldChar w:fldCharType="begin"/>
      </w:r>
      <w:r>
        <w:instrText>HYPERLINK "https://doi.org/10.1016/j.joi.2010.03.002"</w:instrText>
      </w:r>
      <w:r>
        <w:fldChar w:fldCharType="separate"/>
      </w:r>
      <w:del w:id="724" w:author="charlaynew" w:date="2026-10-30T10:25:00Z" w16du:dateUtc="2026-10-30T10:25:15Z">
        <w:r w:rsidRPr="628A096D" w:rsidDel="00857F46">
          <w:rPr>
            <w:rStyle w:val="Hyperlink"/>
            <w:rFonts w:ascii="Times New Roman" w:hAnsi="Times New Roman" w:cs="Times New Roman"/>
          </w:rPr>
          <w:delText>https://doi.org/10.1016/j.joi.2010.03.002</w:delText>
        </w:r>
      </w:del>
      <w:r>
        <w:fldChar w:fldCharType="end"/>
      </w:r>
      <w:r w:rsidRPr="628A096D">
        <w:rPr>
          <w:rFonts w:ascii="Times New Roman" w:hAnsi="Times New Roman" w:cs="Times New Roman"/>
        </w:rPr>
        <w:t>.</w:t>
      </w:r>
    </w:p>
    <w:p w14:paraId="44790B0E" w14:textId="41A2F3D1"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Goodhart CAE (1984) Problems of monetary management: The U.K. experience. </w:t>
      </w:r>
      <w:r w:rsidRPr="00DA58D6">
        <w:rPr>
          <w:rFonts w:ascii="Times New Roman" w:hAnsi="Times New Roman" w:cs="Times New Roman"/>
          <w:i/>
        </w:rPr>
        <w:t>Monetary Theory and Practice: The U.K. Experience</w:t>
      </w:r>
      <w:r w:rsidRPr="00DA58D6">
        <w:rPr>
          <w:rFonts w:ascii="Times New Roman" w:hAnsi="Times New Roman" w:cs="Times New Roman"/>
        </w:rPr>
        <w:t xml:space="preserve"> (Macmillan, London), 91–121</w:t>
      </w:r>
      <w:del w:id="725" w:author="charlaynew" w:date="2026-10-30T10:25:00Z" w16du:dateUtc="2026-10-30T10:25:30Z">
        <w:r w:rsidRPr="00DA58D6">
          <w:rPr>
            <w:rFonts w:ascii="Times New Roman" w:hAnsi="Times New Roman" w:cs="Times New Roman"/>
          </w:rPr>
          <w:delText xml:space="preserve">, </w:delText>
        </w:r>
      </w:del>
      <w:r>
        <w:fldChar w:fldCharType="begin"/>
      </w:r>
      <w:r>
        <w:instrText>HYPERLINK "https://doi.org/10.1007/978-1-349-17295-5_4"</w:instrText>
      </w:r>
      <w:r>
        <w:fldChar w:fldCharType="separate"/>
      </w:r>
      <w:del w:id="726" w:author="charlaynew" w:date="2026-10-30T10:25:00Z" w16du:dateUtc="2026-10-30T10:25:30Z">
        <w:r w:rsidRPr="439CE9A3" w:rsidDel="00857F46">
          <w:rPr>
            <w:rStyle w:val="Hyperlink"/>
            <w:rFonts w:ascii="Times New Roman" w:hAnsi="Times New Roman" w:cs="Times New Roman"/>
          </w:rPr>
          <w:delText>https://doi.org/10.1007/978-1-349-17295-5_4</w:delText>
        </w:r>
      </w:del>
      <w:r>
        <w:fldChar w:fldCharType="end"/>
      </w:r>
      <w:r w:rsidRPr="00DA58D6">
        <w:rPr>
          <w:rFonts w:ascii="Times New Roman" w:hAnsi="Times New Roman" w:cs="Times New Roman"/>
        </w:rPr>
        <w:t xml:space="preserve">. </w:t>
      </w:r>
    </w:p>
    <w:p w14:paraId="4601A5B6" w14:textId="1F3FEAF1" w:rsidR="00317B52" w:rsidRPr="00DA58D6" w:rsidRDefault="00317B52" w:rsidP="005905D5">
      <w:pPr>
        <w:pStyle w:val="Reference"/>
        <w:jc w:val="both"/>
        <w:rPr>
          <w:rFonts w:ascii="Times New Roman" w:hAnsi="Times New Roman" w:cs="Times New Roman"/>
        </w:rPr>
      </w:pPr>
      <w:r w:rsidRPr="00317B52">
        <w:rPr>
          <w:rFonts w:ascii="Times New Roman" w:hAnsi="Times New Roman" w:cs="Times New Roman"/>
        </w:rPr>
        <w:t>Leahey E, Lee J, Funk RJ (2023) What types of novelty are most disruptive? Amer. Sociol. Rev. 88(3):562–597</w:t>
      </w:r>
      <w:del w:id="727" w:author="charlaynew" w:date="2026-10-30T10:25:00Z" w16du:dateUtc="2026-10-30T10:25:38Z">
        <w:r w:rsidRPr="00317B52">
          <w:rPr>
            <w:rFonts w:ascii="Times New Roman" w:hAnsi="Times New Roman" w:cs="Times New Roman"/>
          </w:rPr>
          <w:delText>, https://doi.org/10.1177/00031224231168074</w:delText>
        </w:r>
      </w:del>
      <w:r w:rsidRPr="00317B52">
        <w:rPr>
          <w:rFonts w:ascii="Times New Roman" w:hAnsi="Times New Roman" w:cs="Times New Roman"/>
        </w:rPr>
        <w:t>.</w:t>
      </w:r>
    </w:p>
    <w:p w14:paraId="0B39D745" w14:textId="732DA562"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Liang W, Zhang Y, Cao H, Wang B, Ding DY, Yang X, Vodrahalli K, He S, Smith DS, Yin Y, McFarland DA, Zou J (2024) Can large language models provide useful feedback on research papers? A large-scale empirical analysis. </w:t>
      </w:r>
      <w:r w:rsidRPr="00DA58D6">
        <w:rPr>
          <w:rFonts w:ascii="Times New Roman" w:hAnsi="Times New Roman" w:cs="Times New Roman"/>
          <w:i/>
        </w:rPr>
        <w:t>NEJM AI</w:t>
      </w:r>
      <w:r w:rsidRPr="00DA58D6">
        <w:rPr>
          <w:rFonts w:ascii="Times New Roman" w:hAnsi="Times New Roman" w:cs="Times New Roman"/>
        </w:rPr>
        <w:t xml:space="preserve"> 1(8):AIoa2400196</w:t>
      </w:r>
      <w:del w:id="728" w:author="charlaynew" w:date="2026-10-30T10:25:00Z" w16du:dateUtc="2026-10-30T10:25:48Z">
        <w:r w:rsidRPr="00DA58D6">
          <w:rPr>
            <w:rFonts w:ascii="Times New Roman" w:hAnsi="Times New Roman" w:cs="Times New Roman"/>
          </w:rPr>
          <w:delText xml:space="preserve">, </w:delText>
        </w:r>
      </w:del>
      <w:r>
        <w:fldChar w:fldCharType="begin"/>
      </w:r>
      <w:r>
        <w:instrText>HYPERLINK "https://doi.org/10.1056/AIoa2400196"</w:instrText>
      </w:r>
      <w:r>
        <w:fldChar w:fldCharType="separate"/>
      </w:r>
      <w:del w:id="729" w:author="charlaynew" w:date="2026-10-30T10:25:00Z" w16du:dateUtc="2026-10-30T10:25:48Z">
        <w:r w:rsidRPr="4E788791" w:rsidDel="00857F46">
          <w:rPr>
            <w:rStyle w:val="Hyperlink"/>
            <w:rFonts w:ascii="Times New Roman" w:hAnsi="Times New Roman" w:cs="Times New Roman"/>
          </w:rPr>
          <w:delText>https://doi.org/10.1056/AIoa2400196</w:delText>
        </w:r>
      </w:del>
      <w:r>
        <w:fldChar w:fldCharType="end"/>
      </w:r>
      <w:r w:rsidRPr="4E788791">
        <w:rPr>
          <w:rFonts w:ascii="Times New Roman" w:hAnsi="Times New Roman" w:cs="Times New Roman"/>
        </w:rPr>
        <w:t xml:space="preserve">. </w:t>
      </w:r>
    </w:p>
    <w:p w14:paraId="45043B92" w14:textId="60EF822B"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Lord CG, Lepper MR, Preston E (1984) Considering the opposite: A corrective strategy for social judgment. </w:t>
      </w:r>
      <w:r w:rsidRPr="00DA58D6">
        <w:rPr>
          <w:rFonts w:ascii="Times New Roman" w:hAnsi="Times New Roman" w:cs="Times New Roman"/>
          <w:i/>
        </w:rPr>
        <w:t>J. Personality Soc. Psych.</w:t>
      </w:r>
      <w:r w:rsidRPr="00DA58D6">
        <w:rPr>
          <w:rFonts w:ascii="Times New Roman" w:hAnsi="Times New Roman" w:cs="Times New Roman"/>
        </w:rPr>
        <w:t xml:space="preserve"> 47(6):1231–1243</w:t>
      </w:r>
      <w:del w:id="730" w:author="charlaynew" w:date="2026-10-30T10:25:00Z" w16du:dateUtc="2026-10-30T10:25:44Z">
        <w:r w:rsidRPr="00DA58D6">
          <w:rPr>
            <w:rFonts w:ascii="Times New Roman" w:hAnsi="Times New Roman" w:cs="Times New Roman"/>
          </w:rPr>
          <w:delText xml:space="preserve">, </w:delText>
        </w:r>
      </w:del>
      <w:r>
        <w:fldChar w:fldCharType="begin"/>
      </w:r>
      <w:r>
        <w:instrText>HYPERLINK "https://doi.org/10.1037/0022-3514.47.6.1231"</w:instrText>
      </w:r>
      <w:r>
        <w:fldChar w:fldCharType="separate"/>
      </w:r>
      <w:del w:id="731" w:author="charlaynew" w:date="2026-10-30T10:25:00Z" w16du:dateUtc="2026-10-30T10:25:44Z">
        <w:r w:rsidRPr="719FC302" w:rsidDel="00857F46">
          <w:rPr>
            <w:rStyle w:val="Hyperlink"/>
            <w:rFonts w:ascii="Times New Roman" w:hAnsi="Times New Roman" w:cs="Times New Roman"/>
          </w:rPr>
          <w:delText>https://doi.org/10.1037/0022-3514.47.6.1231</w:delText>
        </w:r>
      </w:del>
      <w:r>
        <w:fldChar w:fldCharType="end"/>
      </w:r>
      <w:r w:rsidRPr="719FC302">
        <w:rPr>
          <w:rFonts w:ascii="Times New Roman" w:hAnsi="Times New Roman" w:cs="Times New Roman"/>
        </w:rPr>
        <w:t xml:space="preserve">. </w:t>
      </w:r>
    </w:p>
    <w:p w14:paraId="69B53EB4" w14:textId="1EFAD4E7" w:rsidR="00106111" w:rsidRPr="00DA58D6" w:rsidRDefault="00106111" w:rsidP="005905D5">
      <w:pPr>
        <w:pStyle w:val="Reference"/>
        <w:jc w:val="both"/>
        <w:rPr>
          <w:rFonts w:ascii="Times New Roman" w:hAnsi="Times New Roman" w:cs="Times New Roman"/>
        </w:rPr>
      </w:pPr>
      <w:r w:rsidRPr="00106111">
        <w:rPr>
          <w:rFonts w:ascii="Times New Roman" w:hAnsi="Times New Roman" w:cs="Times New Roman"/>
        </w:rPr>
        <w:t>Matsumoto K, Shibayama S, Kang B, Igami M (2021) Introducing a novelty indicator for scientific research: Validating the knowledge-based combinatorial approach. Scientometrics 126(8):6891–6915, https://doi.org/10.1007/s11192-021-04049-z.</w:t>
      </w:r>
    </w:p>
    <w:p w14:paraId="3444786A" w14:textId="03BB19C5" w:rsidR="00890163" w:rsidRPr="00F43261" w:rsidRDefault="00890163" w:rsidP="005905D5">
      <w:pPr>
        <w:pStyle w:val="Reference"/>
        <w:jc w:val="both"/>
        <w:rPr>
          <w:del w:id="732" w:author="charlaynew" w:date="2026-10-30T10:25:00Z" w16du:dateUtc="2026-10-30T10:25:53Z"/>
          <w:rFonts w:ascii="Times New Roman" w:hAnsi="Times New Roman" w:cs="Times New Roman"/>
          <w:lang w:val="fr-FR"/>
        </w:rPr>
      </w:pPr>
      <w:r w:rsidRPr="00890163">
        <w:rPr>
          <w:rFonts w:ascii="Times New Roman" w:hAnsi="Times New Roman" w:cs="Times New Roman"/>
        </w:rPr>
        <w:t>Merton, R. K. (1968)</w:t>
      </w:r>
      <w:del w:id="733" w:author="charlaynew" w:date="2026-10-29T18:59:00Z" w16du:dateUtc="2026-10-29T18:59:09Z">
        <w:r w:rsidRPr="00890163">
          <w:rPr>
            <w:rFonts w:ascii="Times New Roman" w:hAnsi="Times New Roman" w:cs="Times New Roman"/>
          </w:rPr>
          <w:delText>.</w:delText>
        </w:r>
      </w:del>
      <w:r w:rsidRPr="00890163">
        <w:rPr>
          <w:rFonts w:ascii="Times New Roman" w:hAnsi="Times New Roman" w:cs="Times New Roman"/>
        </w:rPr>
        <w:t xml:space="preserve"> The Matthew Effect in Science. </w:t>
      </w:r>
      <w:r w:rsidRPr="00F43261">
        <w:rPr>
          <w:rFonts w:ascii="Times New Roman" w:hAnsi="Times New Roman" w:cs="Times New Roman"/>
          <w:i/>
          <w:lang w:val="fr-FR"/>
        </w:rPr>
        <w:t>Science, 159</w:t>
      </w:r>
      <w:r w:rsidRPr="00F43261">
        <w:rPr>
          <w:rFonts w:ascii="Times New Roman" w:hAnsi="Times New Roman" w:cs="Times New Roman"/>
          <w:lang w:val="fr-FR"/>
        </w:rPr>
        <w:t>(3810), 56–63</w:t>
      </w:r>
      <w:ins w:id="734" w:author="charlaynew" w:date="2026-10-30T10:25:00Z" w16du:dateUtc="2026-10-30T10:25:55Z">
        <w:r w:rsidR="5D9EB853" w:rsidRPr="4E788791">
          <w:rPr>
            <w:rFonts w:ascii="Times New Roman" w:hAnsi="Times New Roman" w:cs="Times New Roman"/>
            <w:lang w:val="fr-FR"/>
          </w:rPr>
          <w:t>.</w:t>
        </w:r>
      </w:ins>
      <w:del w:id="735" w:author="charlaynew" w:date="2026-10-30T10:25:00Z" w16du:dateUtc="2026-10-30T10:25:53Z">
        <w:r w:rsidRPr="4E788791" w:rsidDel="00890163">
          <w:rPr>
            <w:rFonts w:ascii="Times New Roman" w:hAnsi="Times New Roman" w:cs="Times New Roman"/>
            <w:lang w:val="fr-FR"/>
          </w:rPr>
          <w:delText xml:space="preserve">. </w:delText>
        </w:r>
      </w:del>
      <w:r>
        <w:fldChar w:fldCharType="begin"/>
      </w:r>
      <w:r>
        <w:instrText>HYPERLINK "https://doi.org/10.1126/science.159.3810.56"</w:instrText>
      </w:r>
      <w:r>
        <w:fldChar w:fldCharType="separate"/>
      </w:r>
      <w:del w:id="736" w:author="charlaynew" w:date="2026-10-30T10:25:00Z" w16du:dateUtc="2026-10-30T10:25:53Z">
        <w:r w:rsidRPr="4E788791" w:rsidDel="00890163">
          <w:rPr>
            <w:rStyle w:val="Hyperlink"/>
            <w:rFonts w:ascii="Times New Roman" w:hAnsi="Times New Roman" w:cs="Times New Roman"/>
            <w:lang w:val="fr-FR"/>
          </w:rPr>
          <w:delText>https://doi.org/10.1126/science.159.3810.56</w:delText>
        </w:r>
      </w:del>
      <w:r>
        <w:fldChar w:fldCharType="end"/>
      </w:r>
    </w:p>
    <w:p w14:paraId="746041DD" w14:textId="77777777" w:rsidR="00857F4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Nelder JA, Mead R (1965) A simplex method for function minimization. </w:t>
      </w:r>
      <w:r w:rsidRPr="00DA58D6">
        <w:rPr>
          <w:rFonts w:ascii="Times New Roman" w:hAnsi="Times New Roman" w:cs="Times New Roman"/>
          <w:i/>
        </w:rPr>
        <w:t>Comput. J.</w:t>
      </w:r>
      <w:r w:rsidRPr="00DA58D6">
        <w:rPr>
          <w:rFonts w:ascii="Times New Roman" w:hAnsi="Times New Roman" w:cs="Times New Roman"/>
        </w:rPr>
        <w:t xml:space="preserve"> 7(4):308–313</w:t>
      </w:r>
      <w:del w:id="737" w:author="charlaynew" w:date="2026-10-30T10:26:00Z" w16du:dateUtc="2026-10-30T10:26:04Z">
        <w:r w:rsidRPr="00DA58D6">
          <w:rPr>
            <w:rFonts w:ascii="Times New Roman" w:hAnsi="Times New Roman" w:cs="Times New Roman"/>
          </w:rPr>
          <w:delText xml:space="preserve">, </w:delText>
        </w:r>
      </w:del>
      <w:r>
        <w:fldChar w:fldCharType="begin"/>
      </w:r>
      <w:r>
        <w:instrText>HYPERLINK "https://doi.org/10.1093/comjnl/7.4.308"</w:instrText>
      </w:r>
      <w:r>
        <w:fldChar w:fldCharType="separate"/>
      </w:r>
      <w:del w:id="738" w:author="charlaynew" w:date="2026-10-30T10:26:00Z" w16du:dateUtc="2026-10-30T10:26:04Z">
        <w:r w:rsidRPr="4E788791" w:rsidDel="00857F46">
          <w:rPr>
            <w:rStyle w:val="Hyperlink"/>
            <w:rFonts w:ascii="Times New Roman" w:hAnsi="Times New Roman" w:cs="Times New Roman"/>
          </w:rPr>
          <w:delText>https://doi.org/10.1093/comjnl/7.4.308</w:delText>
        </w:r>
      </w:del>
      <w:r>
        <w:fldChar w:fldCharType="end"/>
      </w:r>
      <w:r w:rsidRPr="4E788791">
        <w:rPr>
          <w:rFonts w:ascii="Times New Roman" w:hAnsi="Times New Roman" w:cs="Times New Roman"/>
        </w:rPr>
        <w:t>.</w:t>
      </w:r>
    </w:p>
    <w:p w14:paraId="0ECAF31B" w14:textId="2D742527" w:rsidR="003658E4" w:rsidRPr="00DA58D6" w:rsidRDefault="003658E4" w:rsidP="005905D5">
      <w:pPr>
        <w:pStyle w:val="Reference"/>
        <w:jc w:val="both"/>
        <w:rPr>
          <w:rFonts w:ascii="Times New Roman" w:hAnsi="Times New Roman" w:cs="Times New Roman"/>
        </w:rPr>
      </w:pPr>
      <w:r w:rsidRPr="003658E4">
        <w:rPr>
          <w:rFonts w:ascii="Times New Roman" w:hAnsi="Times New Roman" w:cs="Times New Roman"/>
        </w:rPr>
        <w:t xml:space="preserve">Neumann M, King D, Beltagy I, Ammar W (2019) ScispaCy: Fast and robust models for biomedical natural language processing. </w:t>
      </w:r>
      <w:r w:rsidRPr="003658E4">
        <w:rPr>
          <w:rFonts w:ascii="Times New Roman" w:hAnsi="Times New Roman" w:cs="Times New Roman"/>
          <w:i/>
          <w:iCs/>
        </w:rPr>
        <w:t>Proc. 18th BioNLP Workshop Shared Task</w:t>
      </w:r>
      <w:r w:rsidRPr="003658E4">
        <w:rPr>
          <w:rFonts w:ascii="Times New Roman" w:hAnsi="Times New Roman" w:cs="Times New Roman"/>
        </w:rPr>
        <w:t xml:space="preserve"> (Association for Computational Linguistics, Florence, Italy), 319–327</w:t>
      </w:r>
      <w:del w:id="739" w:author="charlaynew" w:date="2026-10-30T10:26:00Z" w16du:dateUtc="2026-10-30T10:26:08Z">
        <w:r w:rsidRPr="003658E4">
          <w:rPr>
            <w:rFonts w:ascii="Times New Roman" w:hAnsi="Times New Roman" w:cs="Times New Roman"/>
          </w:rPr>
          <w:delText xml:space="preserve">, </w:delText>
        </w:r>
      </w:del>
      <w:r>
        <w:fldChar w:fldCharType="begin"/>
      </w:r>
      <w:r>
        <w:instrText>HYPERLINK "https://doi.org/10.18653/v1/W19-5034"</w:instrText>
      </w:r>
      <w:r>
        <w:fldChar w:fldCharType="separate"/>
      </w:r>
      <w:del w:id="740" w:author="charlaynew" w:date="2026-10-30T10:26:00Z" w16du:dateUtc="2026-10-30T10:26:08Z">
        <w:r w:rsidRPr="003658E4">
          <w:rPr>
            <w:rStyle w:val="Hyperlink"/>
            <w:rFonts w:ascii="Times New Roman" w:hAnsi="Times New Roman" w:cs="Times New Roman"/>
          </w:rPr>
          <w:delText>https://doi.org/10.18653/v1/W19-5034</w:delText>
        </w:r>
      </w:del>
      <w:r>
        <w:fldChar w:fldCharType="end"/>
      </w:r>
      <w:r w:rsidRPr="003658E4">
        <w:rPr>
          <w:rFonts w:ascii="Times New Roman" w:hAnsi="Times New Roman" w:cs="Times New Roman"/>
        </w:rPr>
        <w:t>.</w:t>
      </w:r>
    </w:p>
    <w:p w14:paraId="2BCBAAEE" w14:textId="519DDCAE" w:rsidR="00857F46" w:rsidRPr="00DA58D6" w:rsidRDefault="00857F46" w:rsidP="005905D5">
      <w:pPr>
        <w:pStyle w:val="Reference"/>
        <w:jc w:val="both"/>
        <w:rPr>
          <w:rFonts w:ascii="Times New Roman" w:hAnsi="Times New Roman" w:cs="Times New Roman"/>
        </w:rPr>
      </w:pPr>
      <w:r w:rsidRPr="00F43261">
        <w:rPr>
          <w:rFonts w:ascii="Times New Roman" w:hAnsi="Times New Roman" w:cs="Times New Roman"/>
          <w:lang w:val="it-IT"/>
        </w:rPr>
        <w:t xml:space="preserve">OpenAI (2025a) GPT-5 model documentation. </w:t>
      </w:r>
      <w:r w:rsidRPr="0C732CC9">
        <w:rPr>
          <w:rFonts w:ascii="Times New Roman" w:hAnsi="Times New Roman" w:cs="Times New Roman"/>
        </w:rPr>
        <w:t xml:space="preserve">Accessed October 26, 2026, </w:t>
      </w:r>
      <w:hyperlink r:id="rId34">
        <w:r w:rsidRPr="0C732CC9">
          <w:rPr>
            <w:rStyle w:val="Hyperlink"/>
            <w:rFonts w:ascii="Times New Roman" w:hAnsi="Times New Roman" w:cs="Times New Roman"/>
          </w:rPr>
          <w:t>https://platform.openai.com/docs/models/gpt-5</w:t>
        </w:r>
      </w:hyperlink>
      <w:r w:rsidRPr="0C732CC9">
        <w:rPr>
          <w:rFonts w:ascii="Times New Roman" w:hAnsi="Times New Roman" w:cs="Times New Roman"/>
        </w:rPr>
        <w:t xml:space="preserve">. </w:t>
      </w:r>
    </w:p>
    <w:p w14:paraId="3F6938D0" w14:textId="29D8B1A3" w:rsidR="00857F46" w:rsidRPr="00DA58D6" w:rsidRDefault="00857F46" w:rsidP="005905D5">
      <w:pPr>
        <w:pStyle w:val="Reference"/>
        <w:jc w:val="both"/>
        <w:rPr>
          <w:rFonts w:ascii="Times New Roman" w:hAnsi="Times New Roman" w:cs="Times New Roman"/>
        </w:rPr>
      </w:pPr>
      <w:r w:rsidRPr="00F43261">
        <w:rPr>
          <w:rFonts w:ascii="Times New Roman" w:hAnsi="Times New Roman" w:cs="Times New Roman"/>
          <w:lang w:val="it-IT"/>
        </w:rPr>
        <w:t xml:space="preserve">OpenAI (2025b) GPT-5 nano model documentation. </w:t>
      </w:r>
      <w:r w:rsidRPr="0C732CC9">
        <w:rPr>
          <w:rFonts w:ascii="Times New Roman" w:hAnsi="Times New Roman" w:cs="Times New Roman"/>
        </w:rPr>
        <w:t xml:space="preserve">Accessed October 26, 2026, </w:t>
      </w:r>
      <w:hyperlink r:id="rId35">
        <w:r w:rsidRPr="0C732CC9">
          <w:rPr>
            <w:rStyle w:val="Hyperlink"/>
            <w:rFonts w:ascii="Times New Roman" w:hAnsi="Times New Roman" w:cs="Times New Roman"/>
          </w:rPr>
          <w:t>https://platform.openai.com/docs/models/gpt-5-nano</w:t>
        </w:r>
      </w:hyperlink>
      <w:r w:rsidRPr="0C732CC9">
        <w:rPr>
          <w:rFonts w:ascii="Times New Roman" w:hAnsi="Times New Roman" w:cs="Times New Roman"/>
        </w:rPr>
        <w:t xml:space="preserve">. </w:t>
      </w:r>
    </w:p>
    <w:p w14:paraId="42B560EC"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OpenAI (2025c) GPT-5 system card. Report, OpenAI, San Francisco. Accessed October 26, 2026, </w:t>
      </w:r>
      <w:hyperlink r:id="rId36">
        <w:r w:rsidRPr="0C732CC9">
          <w:rPr>
            <w:rStyle w:val="Hyperlink"/>
            <w:rFonts w:ascii="Times New Roman" w:hAnsi="Times New Roman" w:cs="Times New Roman"/>
          </w:rPr>
          <w:t>https://openai.com/index/gpt-5-system-card/</w:t>
        </w:r>
      </w:hyperlink>
      <w:r w:rsidRPr="0C732CC9">
        <w:rPr>
          <w:rFonts w:ascii="Times New Roman" w:hAnsi="Times New Roman" w:cs="Times New Roman"/>
        </w:rPr>
        <w:t>.</w:t>
      </w:r>
    </w:p>
    <w:p w14:paraId="0DF65E9C" w14:textId="42438BE1"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Ouyang S, Zhang JM, Harman M, Wang M (2025) An empirical study of the non-determinism of ChatGPT in code generation. </w:t>
      </w:r>
      <w:r w:rsidRPr="00DA58D6">
        <w:rPr>
          <w:rFonts w:ascii="Times New Roman" w:hAnsi="Times New Roman" w:cs="Times New Roman"/>
          <w:i/>
        </w:rPr>
        <w:t>ACM Trans. Software Engrg. Methodology</w:t>
      </w:r>
      <w:r w:rsidRPr="00DA58D6">
        <w:rPr>
          <w:rFonts w:ascii="Times New Roman" w:hAnsi="Times New Roman" w:cs="Times New Roman"/>
        </w:rPr>
        <w:t xml:space="preserve"> 34(2):Article 42, 1–28</w:t>
      </w:r>
      <w:del w:id="741" w:author="charlaynew" w:date="2026-10-30T10:24:00Z" w16du:dateUtc="2026-10-30T10:24:14Z">
        <w:r w:rsidRPr="00DA58D6">
          <w:rPr>
            <w:rFonts w:ascii="Times New Roman" w:hAnsi="Times New Roman" w:cs="Times New Roman"/>
          </w:rPr>
          <w:delText xml:space="preserve">, </w:delText>
        </w:r>
      </w:del>
      <w:r>
        <w:fldChar w:fldCharType="begin"/>
      </w:r>
      <w:r>
        <w:instrText>HYPERLINK "https://doi.org/10.1145/3697010"</w:instrText>
      </w:r>
      <w:r>
        <w:fldChar w:fldCharType="separate"/>
      </w:r>
      <w:del w:id="742" w:author="charlaynew" w:date="2026-10-30T10:24:00Z" w16du:dateUtc="2026-10-30T10:24:14Z">
        <w:r w:rsidRPr="3FFEC98C" w:rsidDel="00857F46">
          <w:rPr>
            <w:rStyle w:val="Hyperlink"/>
            <w:rFonts w:ascii="Times New Roman" w:hAnsi="Times New Roman" w:cs="Times New Roman"/>
          </w:rPr>
          <w:delText>https://doi.org/10.1145/3697010</w:delText>
        </w:r>
      </w:del>
      <w:r>
        <w:fldChar w:fldCharType="end"/>
      </w:r>
      <w:r w:rsidRPr="3FFEC98C">
        <w:rPr>
          <w:rFonts w:ascii="Times New Roman" w:hAnsi="Times New Roman" w:cs="Times New Roman"/>
        </w:rPr>
        <w:t xml:space="preserve">. </w:t>
      </w:r>
    </w:p>
    <w:p w14:paraId="3F984024" w14:textId="39136FF4"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Panickssery A, Bowman SR, Feng S (2024) LLM evaluators recognize and favor their own generations. </w:t>
      </w:r>
      <w:r w:rsidRPr="00DA58D6">
        <w:rPr>
          <w:rFonts w:ascii="Times New Roman" w:hAnsi="Times New Roman" w:cs="Times New Roman"/>
          <w:i/>
        </w:rPr>
        <w:t>Adv. Neural Inform. Processing Systems</w:t>
      </w:r>
      <w:r w:rsidRPr="00DA58D6">
        <w:rPr>
          <w:rFonts w:ascii="Times New Roman" w:hAnsi="Times New Roman" w:cs="Times New Roman"/>
        </w:rPr>
        <w:t xml:space="preserve"> 37 (Curran Associates, Red Hook, NY)</w:t>
      </w:r>
      <w:del w:id="743" w:author="charlaynew" w:date="2026-10-30T10:24:00Z" w16du:dateUtc="2026-10-30T10:24:08Z">
        <w:r w:rsidRPr="00DA58D6">
          <w:rPr>
            <w:rFonts w:ascii="Times New Roman" w:hAnsi="Times New Roman" w:cs="Times New Roman"/>
          </w:rPr>
          <w:delText xml:space="preserve">, </w:delText>
        </w:r>
      </w:del>
      <w:r>
        <w:fldChar w:fldCharType="begin"/>
      </w:r>
      <w:r>
        <w:instrText>HYPERLINK "https://doi.org/10.52202/079017-2197"</w:instrText>
      </w:r>
      <w:r>
        <w:fldChar w:fldCharType="separate"/>
      </w:r>
      <w:del w:id="744" w:author="charlaynew" w:date="2026-10-30T10:24:00Z" w16du:dateUtc="2026-10-30T10:24:08Z">
        <w:r w:rsidRPr="77411424" w:rsidDel="00857F46">
          <w:rPr>
            <w:rStyle w:val="Hyperlink"/>
            <w:rFonts w:ascii="Times New Roman" w:hAnsi="Times New Roman" w:cs="Times New Roman"/>
          </w:rPr>
          <w:delText>https://doi.org/10.52202/079017-2197</w:delText>
        </w:r>
      </w:del>
      <w:r>
        <w:fldChar w:fldCharType="end"/>
      </w:r>
      <w:r w:rsidRPr="77411424">
        <w:rPr>
          <w:rFonts w:ascii="Times New Roman" w:hAnsi="Times New Roman" w:cs="Times New Roman"/>
        </w:rPr>
        <w:t xml:space="preserve">. </w:t>
      </w:r>
    </w:p>
    <w:p w14:paraId="4EE18B21" w14:textId="1105BC73" w:rsidR="00857F4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Pier EL, Brauer M, Filut A, Kaatz A, Raclaw J, Nathan MJ, Ford CE, Carnes M (2018) Low agreement among reviewers evaluating the same NIH grant applications. </w:t>
      </w:r>
      <w:r w:rsidRPr="0C732CC9">
        <w:rPr>
          <w:rFonts w:ascii="Times New Roman" w:hAnsi="Times New Roman" w:cs="Times New Roman"/>
          <w:i/>
        </w:rPr>
        <w:t>Proc. Natl. Acad. Sci. USA</w:t>
      </w:r>
      <w:r w:rsidRPr="0C732CC9">
        <w:rPr>
          <w:rFonts w:ascii="Times New Roman" w:hAnsi="Times New Roman" w:cs="Times New Roman"/>
        </w:rPr>
        <w:t xml:space="preserve"> 115(12):2952–2957</w:t>
      </w:r>
      <w:del w:id="745" w:author="charlaynew" w:date="2026-10-30T10:24:00Z" w16du:dateUtc="2026-10-30T10:24:04Z">
        <w:r w:rsidRPr="0C732CC9">
          <w:rPr>
            <w:rFonts w:ascii="Times New Roman" w:hAnsi="Times New Roman" w:cs="Times New Roman"/>
          </w:rPr>
          <w:delText xml:space="preserve">, </w:delText>
        </w:r>
      </w:del>
      <w:r>
        <w:fldChar w:fldCharType="begin"/>
      </w:r>
      <w:r>
        <w:instrText>HYPERLINK "https://doi.org/10.1073/pnas.1714379115"</w:instrText>
      </w:r>
      <w:r>
        <w:fldChar w:fldCharType="separate"/>
      </w:r>
      <w:del w:id="746" w:author="charlaynew" w:date="2026-10-30T10:24:00Z" w16du:dateUtc="2026-10-30T10:24:04Z">
        <w:r w:rsidRPr="606EF9BD" w:rsidDel="00857F46">
          <w:rPr>
            <w:rStyle w:val="Hyperlink"/>
            <w:rFonts w:ascii="Times New Roman" w:hAnsi="Times New Roman" w:cs="Times New Roman"/>
          </w:rPr>
          <w:delText>https://doi.org/10.1073/pnas.1714379115</w:delText>
        </w:r>
      </w:del>
      <w:r>
        <w:fldChar w:fldCharType="end"/>
      </w:r>
      <w:r w:rsidRPr="606EF9BD">
        <w:rPr>
          <w:rFonts w:ascii="Times New Roman" w:hAnsi="Times New Roman" w:cs="Times New Roman"/>
        </w:rPr>
        <w:t xml:space="preserve">. </w:t>
      </w:r>
    </w:p>
    <w:p w14:paraId="3EBF1E90" w14:textId="276DE8B3" w:rsidR="00857F46" w:rsidRPr="00DA58D6" w:rsidRDefault="00857F46" w:rsidP="009B1172">
      <w:pPr>
        <w:pStyle w:val="Reference"/>
        <w:jc w:val="both"/>
        <w:rPr>
          <w:rFonts w:ascii="Times New Roman" w:hAnsi="Times New Roman" w:cs="Times New Roman"/>
        </w:rPr>
      </w:pPr>
      <w:r w:rsidRPr="00DA58D6">
        <w:rPr>
          <w:rFonts w:ascii="Times New Roman" w:hAnsi="Times New Roman" w:cs="Times New Roman"/>
        </w:rPr>
        <w:t xml:space="preserve">Priem J, Piwowar H, Orr R (2022) OpenAlex: A fully-open index of scholarly works, authors, venues, institutions, and concepts. </w:t>
      </w:r>
      <w:r w:rsidRPr="442469FA">
        <w:rPr>
          <w:rFonts w:ascii="Times New Roman" w:hAnsi="Times New Roman" w:cs="Times New Roman"/>
        </w:rPr>
        <w:t>Preprint</w:t>
      </w:r>
      <w:del w:id="747" w:author="charlaynew" w:date="2026-10-30T10:23:00Z" w16du:dateUtc="2026-10-30T10:23:32Z">
        <w:r w:rsidRPr="442469FA" w:rsidDel="00857F46">
          <w:rPr>
            <w:rFonts w:ascii="Times New Roman" w:hAnsi="Times New Roman" w:cs="Times New Roman"/>
          </w:rPr>
          <w:delText xml:space="preserve">, </w:delText>
        </w:r>
      </w:del>
      <w:r>
        <w:fldChar w:fldCharType="begin"/>
      </w:r>
      <w:r>
        <w:instrText>HYPERLINK "https://doi.org/10.48550/arXiv.2205.01833"</w:instrText>
      </w:r>
      <w:r>
        <w:fldChar w:fldCharType="separate"/>
      </w:r>
      <w:del w:id="748" w:author="charlaynew" w:date="2026-10-30T10:23:00Z" w16du:dateUtc="2026-10-30T10:23:32Z">
        <w:r w:rsidRPr="442469FA" w:rsidDel="00857F46">
          <w:rPr>
            <w:rStyle w:val="Hyperlink"/>
            <w:rFonts w:ascii="Times New Roman" w:hAnsi="Times New Roman" w:cs="Times New Roman"/>
          </w:rPr>
          <w:delText>https://doi.org/10.48550/arXiv.2205.01833</w:delText>
        </w:r>
      </w:del>
      <w:r>
        <w:fldChar w:fldCharType="end"/>
      </w:r>
      <w:del w:id="749" w:author="charlaynew" w:date="2026-10-30T10:23:00Z" w16du:dateUtc="2026-10-30T10:23:32Z">
        <w:r w:rsidRPr="442469FA" w:rsidDel="00857F46">
          <w:rPr>
            <w:rFonts w:ascii="Times New Roman" w:hAnsi="Times New Roman" w:cs="Times New Roman"/>
          </w:rPr>
          <w:delText>.</w:delText>
        </w:r>
      </w:del>
      <w:ins w:id="750" w:author="charlaynew" w:date="2026-10-30T10:23:00Z" w16du:dateUtc="2026-10-30T10:23:49Z">
        <w:r w:rsidR="675BE9DD" w:rsidRPr="084B88E1">
          <w:rPr>
            <w:rFonts w:ascii="Times New Roman" w:hAnsi="Times New Roman" w:cs="Times New Roman"/>
          </w:rPr>
          <w:t>.</w:t>
        </w:r>
      </w:ins>
    </w:p>
    <w:p w14:paraId="53C69AB3" w14:textId="4A838E19" w:rsidR="00857F46" w:rsidRPr="00DA58D6" w:rsidRDefault="00857F46" w:rsidP="00044DCA">
      <w:pPr>
        <w:pStyle w:val="Reference"/>
        <w:jc w:val="both"/>
        <w:rPr>
          <w:rFonts w:ascii="Times New Roman" w:hAnsi="Times New Roman" w:cs="Times New Roman"/>
        </w:rPr>
      </w:pPr>
      <w:r w:rsidRPr="00DA58D6">
        <w:rPr>
          <w:rFonts w:ascii="Times New Roman" w:hAnsi="Times New Roman" w:cs="Times New Roman"/>
        </w:rPr>
        <w:t xml:space="preserve">Runco MA, Jaeger GJ (2012) The standard definition of creativity. </w:t>
      </w:r>
      <w:r w:rsidRPr="00DA58D6">
        <w:rPr>
          <w:rFonts w:ascii="Times New Roman" w:hAnsi="Times New Roman" w:cs="Times New Roman"/>
          <w:i/>
        </w:rPr>
        <w:t>Creativity Res. J.</w:t>
      </w:r>
      <w:r w:rsidRPr="00DA58D6">
        <w:rPr>
          <w:rFonts w:ascii="Times New Roman" w:hAnsi="Times New Roman" w:cs="Times New Roman"/>
        </w:rPr>
        <w:t xml:space="preserve"> </w:t>
      </w:r>
      <w:r w:rsidRPr="77411424">
        <w:rPr>
          <w:rFonts w:ascii="Times New Roman" w:hAnsi="Times New Roman" w:cs="Times New Roman"/>
        </w:rPr>
        <w:t>24(1):92–96</w:t>
      </w:r>
      <w:del w:id="751" w:author="charlaynew" w:date="2026-10-30T10:23:00Z" w16du:dateUtc="2026-10-30T10:23:59Z">
        <w:r w:rsidRPr="77411424" w:rsidDel="00857F46">
          <w:rPr>
            <w:rFonts w:ascii="Times New Roman" w:hAnsi="Times New Roman" w:cs="Times New Roman"/>
          </w:rPr>
          <w:delText xml:space="preserve">, </w:delText>
        </w:r>
      </w:del>
      <w:r>
        <w:fldChar w:fldCharType="begin"/>
      </w:r>
      <w:del w:id="752" w:author="charlaynew" w:date="2026-10-30T10:23:00Z" w16du:dateUtc="2026-10-30T10:23:33Z">
        <w:r>
          <w:delInstrText>HYPERLINK "https://doi.org/10.1080/10400419.2012.650092"</w:delInstrText>
        </w:r>
      </w:del>
      <w:r>
        <w:fldChar w:fldCharType="separate"/>
      </w:r>
      <w:del w:id="753" w:author="charlaynew" w:date="2026-10-30T10:23:00Z" w16du:dateUtc="2026-10-30T10:23:59Z">
        <w:r w:rsidRPr="77411424" w:rsidDel="00857F46">
          <w:rPr>
            <w:rStyle w:val="Hyperlink"/>
            <w:rFonts w:ascii="Times New Roman" w:hAnsi="Times New Roman" w:cs="Times New Roman"/>
          </w:rPr>
          <w:delText>https://doi.org/10.1080/10400419.2012.650092</w:delText>
        </w:r>
      </w:del>
      <w:r>
        <w:fldChar w:fldCharType="end"/>
      </w:r>
      <w:r w:rsidRPr="77411424">
        <w:rPr>
          <w:rFonts w:ascii="Times New Roman" w:hAnsi="Times New Roman" w:cs="Times New Roman"/>
        </w:rPr>
        <w:t xml:space="preserve">. </w:t>
      </w:r>
    </w:p>
    <w:p w14:paraId="4C153626"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Shibayama S, Yin D, Matsumoto K (2021) Measuring novelty in science with word embedding. </w:t>
      </w:r>
      <w:r w:rsidRPr="4D34DC3B">
        <w:rPr>
          <w:rFonts w:ascii="Times New Roman" w:hAnsi="Times New Roman" w:cs="Times New Roman"/>
          <w:i/>
          <w:iCs/>
        </w:rPr>
        <w:t>PLoS One</w:t>
      </w:r>
      <w:r w:rsidRPr="4D34DC3B">
        <w:rPr>
          <w:rFonts w:ascii="Times New Roman" w:hAnsi="Times New Roman" w:cs="Times New Roman"/>
        </w:rPr>
        <w:t xml:space="preserve"> 16(7):e0254034</w:t>
      </w:r>
      <w:del w:id="754" w:author="charlaynew" w:date="2026-10-30T10:26:00Z" w16du:dateUtc="2026-10-30T10:26:46Z">
        <w:r w:rsidRPr="4D34DC3B" w:rsidDel="00857F46">
          <w:rPr>
            <w:rFonts w:ascii="Times New Roman" w:hAnsi="Times New Roman" w:cs="Times New Roman"/>
          </w:rPr>
          <w:delText xml:space="preserve">, </w:delText>
        </w:r>
      </w:del>
      <w:r>
        <w:fldChar w:fldCharType="begin"/>
      </w:r>
      <w:r>
        <w:instrText>HYPERLINK "https://doi.org/10.1371/journal.pone.0254034"</w:instrText>
      </w:r>
      <w:r>
        <w:fldChar w:fldCharType="separate"/>
      </w:r>
      <w:del w:id="755" w:author="charlaynew" w:date="2026-10-30T10:26:00Z" w16du:dateUtc="2026-10-30T10:26:46Z">
        <w:r w:rsidRPr="4D34DC3B" w:rsidDel="00857F46">
          <w:rPr>
            <w:rStyle w:val="Hyperlink"/>
            <w:rFonts w:ascii="Times New Roman" w:hAnsi="Times New Roman" w:cs="Times New Roman"/>
          </w:rPr>
          <w:delText>https://doi.org/10.1371/journal.pone.0254034</w:delText>
        </w:r>
      </w:del>
      <w:r>
        <w:fldChar w:fldCharType="end"/>
      </w:r>
      <w:r w:rsidRPr="4D34DC3B">
        <w:rPr>
          <w:rFonts w:ascii="Times New Roman" w:hAnsi="Times New Roman" w:cs="Times New Roman"/>
        </w:rPr>
        <w:t>.</w:t>
      </w:r>
    </w:p>
    <w:p w14:paraId="10D3163A" w14:textId="3651FF00"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Strathern M (1997) </w:t>
      </w:r>
      <w:ins w:id="756" w:author="charlaynew" w:date="2026-10-30T10:31:00Z" w16du:dateUtc="2026-10-30T10:31:11Z">
        <w:r w:rsidR="7B99AF05" w:rsidRPr="0E17BC57">
          <w:rPr>
            <w:rFonts w:ascii="Times New Roman" w:hAnsi="Times New Roman" w:cs="Times New Roman"/>
          </w:rPr>
          <w:t>“</w:t>
        </w:r>
      </w:ins>
      <w:del w:id="757" w:author="charlaynew" w:date="2026-10-30T10:29:00Z" w16du:dateUtc="2026-10-30T10:29:05Z">
        <w:r w:rsidRPr="0E17BC57" w:rsidDel="00857F46">
          <w:rPr>
            <w:rFonts w:ascii="Times New Roman" w:hAnsi="Times New Roman" w:cs="Times New Roman"/>
          </w:rPr>
          <w:delText>‘</w:delText>
        </w:r>
      </w:del>
      <w:r w:rsidRPr="00DA58D6">
        <w:rPr>
          <w:rFonts w:ascii="Times New Roman" w:hAnsi="Times New Roman" w:cs="Times New Roman"/>
        </w:rPr>
        <w:t xml:space="preserve">Improving </w:t>
      </w:r>
      <w:r w:rsidRPr="0E17BC57">
        <w:rPr>
          <w:rFonts w:ascii="Times New Roman" w:hAnsi="Times New Roman" w:cs="Times New Roman"/>
        </w:rPr>
        <w:t>ratings</w:t>
      </w:r>
      <w:ins w:id="758" w:author="charlaynew" w:date="2026-10-30T10:31:00Z" w16du:dateUtc="2026-10-30T10:31:17Z">
        <w:r w:rsidR="1982B00C" w:rsidRPr="0E17BC57">
          <w:rPr>
            <w:rFonts w:ascii="Times New Roman" w:hAnsi="Times New Roman" w:cs="Times New Roman"/>
          </w:rPr>
          <w:t>”</w:t>
        </w:r>
      </w:ins>
      <w:del w:id="759" w:author="charlaynew" w:date="2026-10-30T10:29:00Z" w16du:dateUtc="2026-10-30T10:29:10Z">
        <w:r w:rsidRPr="0E17BC57" w:rsidDel="00857F46">
          <w:rPr>
            <w:rFonts w:ascii="Times New Roman" w:hAnsi="Times New Roman" w:cs="Times New Roman"/>
          </w:rPr>
          <w:delText>’</w:delText>
        </w:r>
      </w:del>
      <w:r w:rsidRPr="0E17BC57">
        <w:rPr>
          <w:rFonts w:ascii="Times New Roman" w:hAnsi="Times New Roman" w:cs="Times New Roman"/>
        </w:rPr>
        <w:t>:</w:t>
      </w:r>
      <w:r w:rsidRPr="00DA58D6">
        <w:rPr>
          <w:rFonts w:ascii="Times New Roman" w:hAnsi="Times New Roman" w:cs="Times New Roman"/>
        </w:rPr>
        <w:t xml:space="preserve"> Audit in the British </w:t>
      </w:r>
      <w:del w:id="760" w:author="charlaynew" w:date="2026-10-30T10:29:00Z" w16du:dateUtc="2026-10-30T10:29:36Z">
        <w:r w:rsidRPr="48D05C3A" w:rsidDel="00857F46">
          <w:rPr>
            <w:rFonts w:ascii="Times New Roman" w:hAnsi="Times New Roman" w:cs="Times New Roman"/>
          </w:rPr>
          <w:delText>U</w:delText>
        </w:r>
      </w:del>
      <w:ins w:id="761" w:author="charlaynew" w:date="2026-10-30T10:29:00Z" w16du:dateUtc="2026-10-30T10:29:36Z">
        <w:r w:rsidR="56603CD6" w:rsidRPr="48D05C3A">
          <w:rPr>
            <w:rFonts w:ascii="Times New Roman" w:hAnsi="Times New Roman" w:cs="Times New Roman"/>
          </w:rPr>
          <w:t>u</w:t>
        </w:r>
      </w:ins>
      <w:r w:rsidRPr="48D05C3A">
        <w:rPr>
          <w:rFonts w:ascii="Times New Roman" w:hAnsi="Times New Roman" w:cs="Times New Roman"/>
        </w:rPr>
        <w:t>niversity</w:t>
      </w:r>
      <w:r w:rsidRPr="00DA58D6">
        <w:rPr>
          <w:rFonts w:ascii="Times New Roman" w:hAnsi="Times New Roman" w:cs="Times New Roman"/>
        </w:rPr>
        <w:t xml:space="preserve"> system. </w:t>
      </w:r>
      <w:r w:rsidRPr="00DA58D6">
        <w:rPr>
          <w:rFonts w:ascii="Times New Roman" w:hAnsi="Times New Roman" w:cs="Times New Roman"/>
          <w:i/>
        </w:rPr>
        <w:t>Eur</w:t>
      </w:r>
      <w:del w:id="762" w:author="charlaynew" w:date="2026-10-30T10:29:00Z" w16du:dateUtc="2026-10-30T10:29:59Z">
        <w:r w:rsidRPr="00DA58D6">
          <w:rPr>
            <w:rFonts w:ascii="Times New Roman" w:hAnsi="Times New Roman" w:cs="Times New Roman"/>
            <w:i/>
          </w:rPr>
          <w:delText>opean</w:delText>
        </w:r>
      </w:del>
      <w:ins w:id="763" w:author="charlaynew" w:date="2026-10-30T10:29:00Z" w16du:dateUtc="2026-10-30T10:29:59Z">
        <w:r w:rsidR="00A59E31" w:rsidRPr="069CF25C">
          <w:rPr>
            <w:rFonts w:ascii="Times New Roman" w:hAnsi="Times New Roman" w:cs="Times New Roman"/>
            <w:i/>
            <w:iCs/>
          </w:rPr>
          <w:t>.</w:t>
        </w:r>
      </w:ins>
      <w:r w:rsidRPr="00DA58D6">
        <w:rPr>
          <w:rFonts w:ascii="Times New Roman" w:hAnsi="Times New Roman" w:cs="Times New Roman"/>
          <w:i/>
        </w:rPr>
        <w:t xml:space="preserve"> Rev.</w:t>
      </w:r>
      <w:r w:rsidRPr="00DA58D6">
        <w:rPr>
          <w:rFonts w:ascii="Times New Roman" w:hAnsi="Times New Roman" w:cs="Times New Roman"/>
        </w:rPr>
        <w:t xml:space="preserve"> </w:t>
      </w:r>
      <w:r w:rsidRPr="0C732CC9">
        <w:rPr>
          <w:rFonts w:ascii="Times New Roman" w:hAnsi="Times New Roman" w:cs="Times New Roman"/>
        </w:rPr>
        <w:t xml:space="preserve">5(3):305–321, </w:t>
      </w:r>
      <w:hyperlink r:id="rId37">
        <w:r w:rsidRPr="0C732CC9">
          <w:rPr>
            <w:rStyle w:val="Hyperlink"/>
            <w:rFonts w:ascii="Times New Roman" w:hAnsi="Times New Roman" w:cs="Times New Roman"/>
          </w:rPr>
          <w:t>https://doi.org/10.1002/(SICI)1234-981X(199707)5:3</w:t>
        </w:r>
      </w:hyperlink>
      <w:r w:rsidRPr="0C732CC9">
        <w:rPr>
          <w:rFonts w:ascii="Times New Roman" w:hAnsi="Times New Roman" w:cs="Times New Roman"/>
        </w:rPr>
        <w:t xml:space="preserve">&lt;305::AID-EURO184&gt;3.0.CO;2-4. </w:t>
      </w:r>
    </w:p>
    <w:p w14:paraId="0D087309" w14:textId="4BF24F6F"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Thelwall M (2025) Evaluating research quality with large language models: An analysis of ChatGPT’s effectiveness with different settings and inputs. </w:t>
      </w:r>
      <w:r w:rsidRPr="00DA58D6">
        <w:rPr>
          <w:rFonts w:ascii="Times New Roman" w:hAnsi="Times New Roman" w:cs="Times New Roman"/>
          <w:i/>
        </w:rPr>
        <w:t>J. Data Inform. Sci.</w:t>
      </w:r>
      <w:r w:rsidRPr="00DA58D6">
        <w:rPr>
          <w:rFonts w:ascii="Times New Roman" w:hAnsi="Times New Roman" w:cs="Times New Roman"/>
        </w:rPr>
        <w:t xml:space="preserve"> 10(1):1–25</w:t>
      </w:r>
      <w:del w:id="764" w:author="charlaynew" w:date="2026-10-30T10:27:00Z" w16du:dateUtc="2026-10-30T10:27:17Z">
        <w:r w:rsidRPr="00DA58D6">
          <w:rPr>
            <w:rFonts w:ascii="Times New Roman" w:hAnsi="Times New Roman" w:cs="Times New Roman"/>
          </w:rPr>
          <w:delText xml:space="preserve">, </w:delText>
        </w:r>
      </w:del>
      <w:r>
        <w:fldChar w:fldCharType="begin"/>
      </w:r>
      <w:r>
        <w:instrText>HYPERLINK "https://doi.org/10.2478/jdis-2025-0011"</w:instrText>
      </w:r>
      <w:r>
        <w:fldChar w:fldCharType="separate"/>
      </w:r>
      <w:del w:id="765" w:author="charlaynew" w:date="2026-10-30T10:27:00Z" w16du:dateUtc="2026-10-30T10:27:17Z">
        <w:r w:rsidRPr="49A91FD8" w:rsidDel="00857F46">
          <w:rPr>
            <w:rStyle w:val="Hyperlink"/>
            <w:rFonts w:ascii="Times New Roman" w:hAnsi="Times New Roman" w:cs="Times New Roman"/>
          </w:rPr>
          <w:delText>https://doi.org/10.2478/jdis-2025-0011</w:delText>
        </w:r>
      </w:del>
      <w:r>
        <w:fldChar w:fldCharType="end"/>
      </w:r>
      <w:r w:rsidRPr="49A91FD8">
        <w:rPr>
          <w:rFonts w:ascii="Times New Roman" w:hAnsi="Times New Roman" w:cs="Times New Roman"/>
        </w:rPr>
        <w:t xml:space="preserve">. </w:t>
      </w:r>
    </w:p>
    <w:p w14:paraId="492248BE" w14:textId="0ABFDAC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Tian K, Mitchell E, Zhou A, Sharma A, Rafailov R, Yao H, Finn C, Manning CD (2023) Just ask for calibration: Strategies for eliciting calibrated confidence scores from language models fine-tuned with human feedback. </w:t>
      </w:r>
      <w:r w:rsidRPr="00DA58D6">
        <w:rPr>
          <w:rFonts w:ascii="Times New Roman" w:hAnsi="Times New Roman" w:cs="Times New Roman"/>
          <w:i/>
        </w:rPr>
        <w:t>Proc. 2023 Conf. Empirical Methods Natural Language Processing (EMNLP 2023)</w:t>
      </w:r>
      <w:r w:rsidRPr="00DA58D6">
        <w:rPr>
          <w:rFonts w:ascii="Times New Roman" w:hAnsi="Times New Roman" w:cs="Times New Roman"/>
        </w:rPr>
        <w:t xml:space="preserve"> (Association for Computational Linguistics, Singapore), 5433–5442</w:t>
      </w:r>
      <w:del w:id="766" w:author="charlaynew" w:date="2026-10-30T10:27:00Z" w16du:dateUtc="2026-10-30T10:27:22Z">
        <w:r w:rsidRPr="00DA58D6">
          <w:rPr>
            <w:rFonts w:ascii="Times New Roman" w:hAnsi="Times New Roman" w:cs="Times New Roman"/>
          </w:rPr>
          <w:delText xml:space="preserve">, </w:delText>
        </w:r>
      </w:del>
      <w:r>
        <w:fldChar w:fldCharType="begin"/>
      </w:r>
      <w:r>
        <w:instrText>HYPERLINK "https://doi.org/10.18653/v1/2023.emnlp-main.330"</w:instrText>
      </w:r>
      <w:r>
        <w:fldChar w:fldCharType="separate"/>
      </w:r>
      <w:del w:id="767" w:author="charlaynew" w:date="2026-10-30T10:27:00Z" w16du:dateUtc="2026-10-30T10:27:22Z">
        <w:r w:rsidRPr="11810C5E" w:rsidDel="00857F46">
          <w:rPr>
            <w:rStyle w:val="Hyperlink"/>
            <w:rFonts w:ascii="Times New Roman" w:hAnsi="Times New Roman" w:cs="Times New Roman"/>
          </w:rPr>
          <w:delText>https://doi.org/10.18653/v1/2023.emnlp-main.330</w:delText>
        </w:r>
      </w:del>
      <w:r>
        <w:fldChar w:fldCharType="end"/>
      </w:r>
      <w:r w:rsidRPr="11810C5E">
        <w:rPr>
          <w:rFonts w:ascii="Times New Roman" w:hAnsi="Times New Roman" w:cs="Times New Roman"/>
        </w:rPr>
        <w:t xml:space="preserve">. </w:t>
      </w:r>
    </w:p>
    <w:p w14:paraId="434D74F1"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Uzzi B, Mukherjee S, Stringer M, Jones B (2013) Atypical combinations and scientific impact. </w:t>
      </w:r>
      <w:r w:rsidRPr="11810C5E">
        <w:rPr>
          <w:rFonts w:ascii="Times New Roman" w:hAnsi="Times New Roman" w:cs="Times New Roman"/>
          <w:i/>
          <w:iCs/>
        </w:rPr>
        <w:t>Science</w:t>
      </w:r>
      <w:r w:rsidRPr="11810C5E">
        <w:rPr>
          <w:rFonts w:ascii="Times New Roman" w:hAnsi="Times New Roman" w:cs="Times New Roman"/>
        </w:rPr>
        <w:t xml:space="preserve"> 342(6157):468–472</w:t>
      </w:r>
      <w:del w:id="768" w:author="charlaynew" w:date="2026-10-30T10:27:00Z" w16du:dateUtc="2026-10-30T10:27:29Z">
        <w:r w:rsidRPr="11810C5E" w:rsidDel="00857F46">
          <w:rPr>
            <w:rFonts w:ascii="Times New Roman" w:hAnsi="Times New Roman" w:cs="Times New Roman"/>
          </w:rPr>
          <w:delText xml:space="preserve">, </w:delText>
        </w:r>
      </w:del>
      <w:r>
        <w:fldChar w:fldCharType="begin"/>
      </w:r>
      <w:r>
        <w:instrText>HYPERLINK "https://doi.org/10.1126/science.1240474"</w:instrText>
      </w:r>
      <w:r>
        <w:fldChar w:fldCharType="separate"/>
      </w:r>
      <w:del w:id="769" w:author="charlaynew" w:date="2026-10-30T10:27:00Z" w16du:dateUtc="2026-10-30T10:27:29Z">
        <w:r w:rsidRPr="11810C5E" w:rsidDel="00857F46">
          <w:rPr>
            <w:rStyle w:val="Hyperlink"/>
            <w:rFonts w:ascii="Times New Roman" w:hAnsi="Times New Roman" w:cs="Times New Roman"/>
          </w:rPr>
          <w:delText>https://doi.org/10.1126/science.1240474</w:delText>
        </w:r>
      </w:del>
      <w:r>
        <w:fldChar w:fldCharType="end"/>
      </w:r>
      <w:r w:rsidRPr="11810C5E">
        <w:rPr>
          <w:rFonts w:ascii="Times New Roman" w:hAnsi="Times New Roman" w:cs="Times New Roman"/>
        </w:rPr>
        <w:t>.</w:t>
      </w:r>
    </w:p>
    <w:p w14:paraId="0D8C2C2D"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Vinkers CH, Tijdink JK, Otte WM (2015) Use of positive and negative words in scientific PubMed abstracts between 1974 and 2014: Retrospective analysis. </w:t>
      </w:r>
      <w:r w:rsidRPr="75BFD288">
        <w:rPr>
          <w:rFonts w:ascii="Times New Roman" w:hAnsi="Times New Roman" w:cs="Times New Roman"/>
          <w:i/>
          <w:iCs/>
        </w:rPr>
        <w:t>BMJ</w:t>
      </w:r>
      <w:r w:rsidRPr="75BFD288">
        <w:rPr>
          <w:rFonts w:ascii="Times New Roman" w:hAnsi="Times New Roman" w:cs="Times New Roman"/>
        </w:rPr>
        <w:t xml:space="preserve"> 351:h6467</w:t>
      </w:r>
      <w:del w:id="770" w:author="charlaynew" w:date="2026-10-30T10:27:00Z" w16du:dateUtc="2026-10-30T10:27:34Z">
        <w:r w:rsidRPr="75BFD288" w:rsidDel="00857F46">
          <w:rPr>
            <w:rFonts w:ascii="Times New Roman" w:hAnsi="Times New Roman" w:cs="Times New Roman"/>
          </w:rPr>
          <w:delText xml:space="preserve">, </w:delText>
        </w:r>
      </w:del>
      <w:r>
        <w:fldChar w:fldCharType="begin"/>
      </w:r>
      <w:r>
        <w:instrText>HYPERLINK "https://doi.org/10.1136/bmj.h6467"</w:instrText>
      </w:r>
      <w:r>
        <w:fldChar w:fldCharType="separate"/>
      </w:r>
      <w:del w:id="771" w:author="charlaynew" w:date="2026-10-30T10:27:00Z" w16du:dateUtc="2026-10-30T10:27:34Z">
        <w:r w:rsidRPr="75BFD288" w:rsidDel="00857F46">
          <w:rPr>
            <w:rStyle w:val="Hyperlink"/>
            <w:rFonts w:ascii="Times New Roman" w:hAnsi="Times New Roman" w:cs="Times New Roman"/>
          </w:rPr>
          <w:delText>https://doi.org/10.1136/bmj.h6467</w:delText>
        </w:r>
      </w:del>
      <w:r>
        <w:fldChar w:fldCharType="end"/>
      </w:r>
      <w:r w:rsidRPr="75BFD288">
        <w:rPr>
          <w:rFonts w:ascii="Times New Roman" w:hAnsi="Times New Roman" w:cs="Times New Roman"/>
        </w:rPr>
        <w:t>.</w:t>
      </w:r>
    </w:p>
    <w:p w14:paraId="55878008" w14:textId="10C4BBE2"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Wang J, Veugelers R, Stephan P (2017) Bias against novelty in science: A cautionary tale for users of bibliometric indicators. </w:t>
      </w:r>
      <w:r w:rsidRPr="00DA58D6">
        <w:rPr>
          <w:rFonts w:ascii="Times New Roman" w:hAnsi="Times New Roman" w:cs="Times New Roman"/>
          <w:i/>
        </w:rPr>
        <w:t>Res. Policy</w:t>
      </w:r>
      <w:r w:rsidRPr="00DA58D6">
        <w:rPr>
          <w:rFonts w:ascii="Times New Roman" w:hAnsi="Times New Roman" w:cs="Times New Roman"/>
        </w:rPr>
        <w:t xml:space="preserve"> 46(8):1416–1436,</w:t>
      </w:r>
      <w:del w:id="772" w:author="charlaynew" w:date="2026-10-30T10:27:00Z" w16du:dateUtc="2026-10-30T10:27:39Z">
        <w:r w:rsidRPr="00DA58D6">
          <w:rPr>
            <w:rFonts w:ascii="Times New Roman" w:hAnsi="Times New Roman" w:cs="Times New Roman"/>
          </w:rPr>
          <w:delText xml:space="preserve"> </w:delText>
        </w:r>
      </w:del>
      <w:r>
        <w:fldChar w:fldCharType="begin"/>
      </w:r>
      <w:r>
        <w:instrText>HYPERLINK "https://doi.org/10.1016/j.respol.2017.06.006"</w:instrText>
      </w:r>
      <w:r>
        <w:fldChar w:fldCharType="separate"/>
      </w:r>
      <w:del w:id="773" w:author="charlaynew" w:date="2026-10-30T10:27:00Z" w16du:dateUtc="2026-10-30T10:27:39Z">
        <w:r w:rsidRPr="5995CDF9" w:rsidDel="00857F46">
          <w:rPr>
            <w:rStyle w:val="Hyperlink"/>
            <w:rFonts w:ascii="Times New Roman" w:hAnsi="Times New Roman" w:cs="Times New Roman"/>
          </w:rPr>
          <w:delText>https://doi.org/10.1016/j.respol.2017.06.006</w:delText>
        </w:r>
      </w:del>
      <w:r>
        <w:fldChar w:fldCharType="end"/>
      </w:r>
      <w:r w:rsidRPr="5995CDF9">
        <w:rPr>
          <w:rFonts w:ascii="Times New Roman" w:hAnsi="Times New Roman" w:cs="Times New Roman"/>
        </w:rPr>
        <w:t xml:space="preserve">. </w:t>
      </w:r>
    </w:p>
    <w:p w14:paraId="4E87A7DF"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Wei J, Wang X, Schuurmans D, Bosma M, Ichter B, Xia F, Chi E, Le QV, Zhou D (2022) Chain-of-thought prompting elicits reasoning in large language models. </w:t>
      </w:r>
      <w:r w:rsidRPr="00DA58D6">
        <w:rPr>
          <w:rFonts w:ascii="Times New Roman" w:hAnsi="Times New Roman" w:cs="Times New Roman"/>
          <w:i/>
        </w:rPr>
        <w:t>Adv. Neural Inform. Processing Systems</w:t>
      </w:r>
      <w:r w:rsidRPr="00DA58D6">
        <w:rPr>
          <w:rFonts w:ascii="Times New Roman" w:hAnsi="Times New Roman" w:cs="Times New Roman"/>
        </w:rPr>
        <w:t xml:space="preserve"> 35:24824–24837.</w:t>
      </w:r>
    </w:p>
    <w:p w14:paraId="4D7C7D17" w14:textId="633C149F" w:rsidR="00DB4C17" w:rsidRPr="00DA58D6" w:rsidRDefault="00DB4C17" w:rsidP="005905D5">
      <w:pPr>
        <w:pStyle w:val="Reference"/>
        <w:jc w:val="both"/>
        <w:rPr>
          <w:del w:id="774" w:author="charlaynew" w:date="2026-10-30T10:27:00Z" w16du:dateUtc="2026-10-30T10:27:49Z"/>
          <w:rFonts w:ascii="Times New Roman" w:hAnsi="Times New Roman" w:cs="Times New Roman"/>
        </w:rPr>
      </w:pPr>
      <w:r w:rsidRPr="00DB4C17">
        <w:rPr>
          <w:rFonts w:ascii="Times New Roman" w:hAnsi="Times New Roman" w:cs="Times New Roman"/>
        </w:rPr>
        <w:t>Wuestman</w:t>
      </w:r>
      <w:del w:id="775" w:author="charlaynew" w:date="2026-10-29T19:03:00Z" w16du:dateUtc="2026-10-29T19:03:03Z">
        <w:r w:rsidRPr="00DB4C17">
          <w:rPr>
            <w:rFonts w:ascii="Times New Roman" w:hAnsi="Times New Roman" w:cs="Times New Roman"/>
          </w:rPr>
          <w:delText>,</w:delText>
        </w:r>
      </w:del>
      <w:r w:rsidRPr="00DB4C17">
        <w:rPr>
          <w:rFonts w:ascii="Times New Roman" w:hAnsi="Times New Roman" w:cs="Times New Roman"/>
        </w:rPr>
        <w:t xml:space="preserve"> M</w:t>
      </w:r>
      <w:del w:id="776" w:author="charlaynew" w:date="2026-10-29T19:03:00Z" w16du:dateUtc="2026-10-29T19:03:14Z">
        <w:r w:rsidRPr="00DB4C17">
          <w:rPr>
            <w:rFonts w:ascii="Times New Roman" w:hAnsi="Times New Roman" w:cs="Times New Roman"/>
          </w:rPr>
          <w:delText>.</w:delText>
        </w:r>
      </w:del>
      <w:r w:rsidRPr="00DB4C17">
        <w:rPr>
          <w:rFonts w:ascii="Times New Roman" w:hAnsi="Times New Roman" w:cs="Times New Roman"/>
        </w:rPr>
        <w:t>, Hoekman</w:t>
      </w:r>
      <w:del w:id="777" w:author="charlaynew" w:date="2026-10-29T19:03:00Z" w16du:dateUtc="2026-10-29T19:03:16Z">
        <w:r w:rsidRPr="00DB4C17">
          <w:rPr>
            <w:rFonts w:ascii="Times New Roman" w:hAnsi="Times New Roman" w:cs="Times New Roman"/>
          </w:rPr>
          <w:delText>,</w:delText>
        </w:r>
      </w:del>
      <w:r w:rsidRPr="00DB4C17">
        <w:rPr>
          <w:rFonts w:ascii="Times New Roman" w:hAnsi="Times New Roman" w:cs="Times New Roman"/>
        </w:rPr>
        <w:t xml:space="preserve"> J</w:t>
      </w:r>
      <w:del w:id="778" w:author="charlaynew" w:date="2026-10-29T19:03:00Z" w16du:dateUtc="2026-10-29T19:03:18Z">
        <w:r w:rsidRPr="00DB4C17">
          <w:rPr>
            <w:rFonts w:ascii="Times New Roman" w:hAnsi="Times New Roman" w:cs="Times New Roman"/>
          </w:rPr>
          <w:delText>.</w:delText>
        </w:r>
      </w:del>
      <w:r w:rsidRPr="00DB4C17">
        <w:rPr>
          <w:rFonts w:ascii="Times New Roman" w:hAnsi="Times New Roman" w:cs="Times New Roman"/>
        </w:rPr>
        <w:t xml:space="preserve">, </w:t>
      </w:r>
      <w:del w:id="779" w:author="charlaynew" w:date="2026-10-29T19:03:00Z" w16du:dateUtc="2026-10-29T19:03:38Z">
        <w:r w:rsidRPr="00DB4C17">
          <w:rPr>
            <w:rFonts w:ascii="Times New Roman" w:hAnsi="Times New Roman" w:cs="Times New Roman"/>
          </w:rPr>
          <w:delText xml:space="preserve">&amp; </w:delText>
        </w:r>
      </w:del>
      <w:r w:rsidRPr="00DB4C17">
        <w:rPr>
          <w:rFonts w:ascii="Times New Roman" w:hAnsi="Times New Roman" w:cs="Times New Roman"/>
        </w:rPr>
        <w:t>Frenken</w:t>
      </w:r>
      <w:del w:id="780" w:author="charlaynew" w:date="2026-10-29T19:03:00Z" w16du:dateUtc="2026-10-29T19:03:41Z">
        <w:r w:rsidRPr="00DB4C17">
          <w:rPr>
            <w:rFonts w:ascii="Times New Roman" w:hAnsi="Times New Roman" w:cs="Times New Roman"/>
          </w:rPr>
          <w:delText>,</w:delText>
        </w:r>
      </w:del>
      <w:r w:rsidRPr="00DB4C17">
        <w:rPr>
          <w:rFonts w:ascii="Times New Roman" w:hAnsi="Times New Roman" w:cs="Times New Roman"/>
        </w:rPr>
        <w:t xml:space="preserve"> K</w:t>
      </w:r>
      <w:del w:id="781" w:author="charlaynew" w:date="2026-10-29T19:03:00Z" w16du:dateUtc="2026-10-29T19:03:47Z">
        <w:r w:rsidRPr="00DB4C17">
          <w:rPr>
            <w:rFonts w:ascii="Times New Roman" w:hAnsi="Times New Roman" w:cs="Times New Roman"/>
          </w:rPr>
          <w:delText>.</w:delText>
        </w:r>
      </w:del>
      <w:r w:rsidRPr="00DB4C17">
        <w:rPr>
          <w:rFonts w:ascii="Times New Roman" w:hAnsi="Times New Roman" w:cs="Times New Roman"/>
        </w:rPr>
        <w:t xml:space="preserve"> (2020)</w:t>
      </w:r>
      <w:del w:id="782" w:author="charlaynew" w:date="2026-10-29T19:03:00Z" w16du:dateUtc="2026-10-29T19:03:49Z">
        <w:r w:rsidRPr="00DB4C17">
          <w:rPr>
            <w:rFonts w:ascii="Times New Roman" w:hAnsi="Times New Roman" w:cs="Times New Roman"/>
          </w:rPr>
          <w:delText>.</w:delText>
        </w:r>
      </w:del>
      <w:r w:rsidRPr="00DB4C17">
        <w:rPr>
          <w:rFonts w:ascii="Times New Roman" w:hAnsi="Times New Roman" w:cs="Times New Roman"/>
        </w:rPr>
        <w:t xml:space="preserve"> A typology of scientific breakthroughs. </w:t>
      </w:r>
      <w:r w:rsidRPr="00DB4C17">
        <w:rPr>
          <w:rFonts w:ascii="Times New Roman" w:hAnsi="Times New Roman" w:cs="Times New Roman"/>
          <w:i/>
          <w:iCs/>
        </w:rPr>
        <w:t>Quantitative Science Studies, 1</w:t>
      </w:r>
      <w:r w:rsidRPr="00DB4C17">
        <w:rPr>
          <w:rFonts w:ascii="Times New Roman" w:hAnsi="Times New Roman" w:cs="Times New Roman"/>
        </w:rPr>
        <w:t xml:space="preserve">(3), 1203–1222. </w:t>
      </w:r>
      <w:del w:id="783" w:author="charlaynew" w:date="2026-10-30T10:27:00Z" w16du:dateUtc="2026-10-30T10:27:49Z">
        <w:r>
          <w:rPr>
            <w:rFonts w:ascii="Times New Roman" w:hAnsi="Times New Roman" w:cs="Times New Roman"/>
          </w:rPr>
          <w:delText xml:space="preserve">DOI: </w:delText>
        </w:r>
        <w:r w:rsidRPr="00DB4C17">
          <w:rPr>
            <w:rFonts w:ascii="Times New Roman" w:hAnsi="Times New Roman" w:cs="Times New Roman"/>
          </w:rPr>
          <w:delText>10.1162/qss_a_00079</w:delText>
        </w:r>
      </w:del>
    </w:p>
    <w:p w14:paraId="358211F9" w14:textId="61482EDA" w:rsidR="00857F4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Xiong M, Hu Z, Lu X, Li Y, Fu J, He J, Hooi B (2024) Can LLMs express their uncertainty? An empirical evaluation of confidence elicitation in LLMs. </w:t>
      </w:r>
      <w:r w:rsidRPr="00DA58D6">
        <w:rPr>
          <w:rFonts w:ascii="Times New Roman" w:hAnsi="Times New Roman" w:cs="Times New Roman"/>
          <w:i/>
        </w:rPr>
        <w:t>Proc. 12th Internat. Conf. Learn. Representations (ICLR 2024)</w:t>
      </w:r>
      <w:r w:rsidRPr="00DA58D6">
        <w:rPr>
          <w:rFonts w:ascii="Times New Roman" w:hAnsi="Times New Roman" w:cs="Times New Roman"/>
        </w:rPr>
        <w:t xml:space="preserve"> (OpenReview.net, Vienna), </w:t>
      </w:r>
      <w:r>
        <w:fldChar w:fldCharType="begin"/>
      </w:r>
      <w:r>
        <w:instrText>HYPERLINK "https://arxiv.org/abs/2306.13063" \h</w:instrText>
      </w:r>
      <w:r>
        <w:fldChar w:fldCharType="separate"/>
      </w:r>
      <w:r w:rsidRPr="4985DBE4">
        <w:rPr>
          <w:rStyle w:val="Hyperlink"/>
          <w:rFonts w:ascii="Times New Roman" w:hAnsi="Times New Roman" w:cs="Times New Roman"/>
          <w:color w:val="000000" w:themeColor="text1"/>
          <w:u w:val="none"/>
          <w:rPrChange w:id="784" w:author="charlaynew" w:date="2026-10-30T11:28:00Z" w16du:dateUtc="2026-10-30T10:28:00Z">
            <w:rPr>
              <w:rStyle w:val="Hyperlink"/>
              <w:rFonts w:ascii="Times New Roman" w:hAnsi="Times New Roman" w:cs="Times New Roman"/>
            </w:rPr>
          </w:rPrChange>
        </w:rPr>
        <w:t>https://arxiv.org/abs/2306.13063</w:t>
      </w:r>
      <w:r>
        <w:fldChar w:fldCharType="end"/>
      </w:r>
      <w:r w:rsidRPr="39957FF5">
        <w:rPr>
          <w:rFonts w:ascii="Times New Roman" w:hAnsi="Times New Roman" w:cs="Times New Roman"/>
          <w:color w:val="000000" w:themeColor="text1"/>
          <w:rPrChange w:id="785" w:author="charlaynew" w:date="2026-10-30T11:28:00Z" w16du:dateUtc="2026-10-30T10:28:00Z">
            <w:rPr>
              <w:rFonts w:ascii="Times New Roman" w:hAnsi="Times New Roman" w:cs="Times New Roman"/>
            </w:rPr>
          </w:rPrChange>
        </w:rPr>
        <w:t xml:space="preserve">. </w:t>
      </w:r>
    </w:p>
    <w:p w14:paraId="2006A48E" w14:textId="74CB14F9" w:rsidR="001D7872" w:rsidRPr="00DA58D6" w:rsidRDefault="001D7872" w:rsidP="005905D5">
      <w:pPr>
        <w:pStyle w:val="Reference"/>
        <w:jc w:val="both"/>
        <w:rPr>
          <w:rFonts w:ascii="Times New Roman" w:hAnsi="Times New Roman" w:cs="Times New Roman"/>
        </w:rPr>
      </w:pPr>
      <w:r w:rsidRPr="001D7872">
        <w:rPr>
          <w:rFonts w:ascii="Times New Roman" w:hAnsi="Times New Roman" w:cs="Times New Roman"/>
        </w:rPr>
        <w:t>Zhang Y, Li M, Long D, Zhang X, Lin H, Yang B, Xie P, Yang A, Liu D, Lin J, Huang F, Zhou J (2025) Qwen3 Embedding: Advancing text embedding and reranking through foundation models. Preprint</w:t>
      </w:r>
      <w:del w:id="786" w:author="charlaynew" w:date="2026-10-30T10:28:00Z" w16du:dateUtc="2026-10-30T10:28:26Z">
        <w:r w:rsidRPr="001D7872">
          <w:rPr>
            <w:rFonts w:ascii="Times New Roman" w:hAnsi="Times New Roman" w:cs="Times New Roman"/>
          </w:rPr>
          <w:delText>, https://doi.org/10.48550/arXiv.2506.05176</w:delText>
        </w:r>
      </w:del>
      <w:r w:rsidRPr="001D7872">
        <w:rPr>
          <w:rFonts w:ascii="Times New Roman" w:hAnsi="Times New Roman" w:cs="Times New Roman"/>
        </w:rPr>
        <w:t>.</w:t>
      </w:r>
    </w:p>
    <w:p w14:paraId="59F859FE" w14:textId="77777777" w:rsidR="00857F46" w:rsidRPr="00DA58D6" w:rsidRDefault="00857F46" w:rsidP="005905D5">
      <w:pPr>
        <w:pStyle w:val="Reference"/>
        <w:jc w:val="both"/>
        <w:rPr>
          <w:rFonts w:ascii="Times New Roman" w:hAnsi="Times New Roman" w:cs="Times New Roman"/>
        </w:rPr>
      </w:pPr>
      <w:r w:rsidRPr="00DA58D6">
        <w:rPr>
          <w:rFonts w:ascii="Times New Roman" w:hAnsi="Times New Roman" w:cs="Times New Roman"/>
        </w:rPr>
        <w:t xml:space="preserve">Zheng L, Chiang W-L, Sheng Y, Zhuang S, Wu Z, Zhuang Y, Lin Z, Li Z, Li D, Xing EP, Zhang H, Gonzalez JE, Stoica I (2023) Judging LLM-as-a-judge with MT-Bench and Chatbot Arena. </w:t>
      </w:r>
      <w:r w:rsidRPr="00DA58D6">
        <w:rPr>
          <w:rFonts w:ascii="Times New Roman" w:hAnsi="Times New Roman" w:cs="Times New Roman"/>
          <w:i/>
        </w:rPr>
        <w:t>Adv. Neural Inform. Processing Systems</w:t>
      </w:r>
      <w:r w:rsidRPr="00DA58D6">
        <w:rPr>
          <w:rFonts w:ascii="Times New Roman" w:hAnsi="Times New Roman" w:cs="Times New Roman"/>
        </w:rPr>
        <w:t xml:space="preserve"> 36 (Datasets and Benchmarks Track):46595–46623. </w:t>
      </w:r>
    </w:p>
    <w:p w14:paraId="309105A9" w14:textId="297A3B14" w:rsidR="00396531" w:rsidRPr="00DA58D6" w:rsidRDefault="00396531" w:rsidP="00857F46">
      <w:pPr>
        <w:pStyle w:val="Reference"/>
        <w:rPr>
          <w:rFonts w:ascii="Times New Roman" w:hAnsi="Times New Roman" w:cs="Times New Roman"/>
        </w:rPr>
      </w:pPr>
    </w:p>
    <w:sectPr w:rsidR="00396531" w:rsidRPr="00DA58D6" w:rsidSect="00DA58D6">
      <w:footerReference w:type="default" r:id="rId38"/>
      <w:pgSz w:w="12240" w:h="15840" w:code="1"/>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25T23:00:00Z" w:initials="CL">
    <w:p w14:paraId="35A7428A" w14:textId="77777777" w:rsidR="00396531" w:rsidRDefault="00CD2C13">
      <w:r>
        <w:rPr>
          <w:rStyle w:val="FuzeileZchn"/>
        </w:rPr>
        <w:annotationRef/>
      </w:r>
      <w:r w:rsidR="00D2577A">
        <w:t>Sprache: Ich habe durchgehend auf amerikanisches Englisch vereinheitlicht (INFORMS/Organization Science): optimize, organizers, rigor, analyze. Zahlen mit Tausenderkomma, Prozent ohne Leerzeichen (58.2%), Gedankenstrich als Halbgeviert.</w:t>
      </w:r>
    </w:p>
    <w:p w14:paraId="6CB0863E" w14:textId="77777777" w:rsidR="00396531" w:rsidRDefault="00D2577A">
      <w:r>
        <w:t>"The authors of the indicator" habe ich zu "The developers of LENS" geändert: "authors" ist im Paper mehrdeutig (Autor:innen des Papers vs. Entwickler des Indikators).</w:t>
      </w:r>
    </w:p>
  </w:comment>
  <w:comment w:id="13" w:author="Weinand, Jann" w:date="2026-10-28T08:38:00Z" w:initials="JW">
    <w:p w14:paraId="3B423DD7" w14:textId="77777777" w:rsidR="007A626A" w:rsidRDefault="007A626A" w:rsidP="007A626A">
      <w:pPr>
        <w:pStyle w:val="CommentText"/>
      </w:pPr>
      <w:r>
        <w:annotationRef/>
      </w:r>
      <w:r>
        <w:t>Is it really scientific to write „paper“? I think it would be better if we replace this throughout with „publication“ and/or „study“</w:t>
      </w:r>
    </w:p>
  </w:comment>
  <w:comment w:id="14" w:author="Weinand, Jann" w:date="2026-10-27T17:36:00Z" w:initials="JW">
    <w:p w14:paraId="7440C4DE" w14:textId="77777777" w:rsidR="001E3DC1" w:rsidRDefault="001E3DC1" w:rsidP="001E3DC1">
      <w:pPr>
        <w:pStyle w:val="CommentText"/>
      </w:pPr>
      <w:r>
        <w:annotationRef/>
      </w:r>
      <w:r>
        <w:t>Should we define/establish Sarah‘s term „birthday score“ here?</w:t>
      </w:r>
    </w:p>
  </w:comment>
  <w:comment w:id="17" w:author="Weinand, Jann" w:date="2026-10-27T17:36:00Z" w:initials="JW">
    <w:p w14:paraId="41935035" w14:textId="77777777" w:rsidR="001E3DC1" w:rsidRDefault="001E3DC1" w:rsidP="001E3DC1">
      <w:pPr>
        <w:pStyle w:val="CommentText"/>
      </w:pPr>
      <w:r>
        <w:annotationRef/>
      </w:r>
      <w:r>
        <w:t>Of?</w:t>
      </w:r>
    </w:p>
  </w:comment>
  <w:comment w:id="23" w:author="Hartono, Titan" w:date="2026-10-26T13:48:00Z" w:initials="HT">
    <w:p w14:paraId="0912547D" w14:textId="2AFAF9CE" w:rsidR="004642FB" w:rsidRDefault="004642FB">
      <w:pPr>
        <w:pStyle w:val="CommentText"/>
      </w:pPr>
      <w:r>
        <w:rPr>
          <w:rStyle w:val="FuzeileZchn"/>
        </w:rPr>
        <w:annotationRef/>
      </w:r>
      <w:r w:rsidRPr="786F0E66">
        <w:t>One concern: since LLM is trained on general knowledge/ broad training, when we do the novelty scores in retrospect/ looking at scores from past publications, how do we ensure that this general knowledge 'does not leak'?</w:t>
      </w:r>
    </w:p>
  </w:comment>
  <w:comment w:id="24" w:author="Kieling, Samuel" w:date="2026-10-26T14:37:00Z" w:initials="SK">
    <w:p w14:paraId="552698BD" w14:textId="77777777" w:rsidR="009B52E1" w:rsidRDefault="009B52E1" w:rsidP="009B52E1">
      <w:pPr>
        <w:pStyle w:val="CommentText"/>
      </w:pPr>
      <w:r>
        <w:rPr>
          <w:rStyle w:val="FuzeileZchn"/>
        </w:rPr>
        <w:annotationRef/>
      </w:r>
      <w:r>
        <w:t>I added a refernce to the limitation section</w:t>
      </w:r>
    </w:p>
  </w:comment>
  <w:comment w:id="18" w:author="Claude" w:date="2026-10-25T23:00:00Z" w:initials="CL">
    <w:p w14:paraId="4B1AD7C2" w14:textId="77777777" w:rsidR="00396531" w:rsidRDefault="00CD2C13">
      <w:r>
        <w:rPr>
          <w:rStyle w:val="FuzeileZchn"/>
        </w:rPr>
        <w:annotationRef/>
      </w:r>
      <w:r w:rsidR="00D2577A">
        <w:t>Deine Notiz "muss prägnanter werden" habe ich entfernt und den Punkt gestrafft. "Trained on all publicly available texts" habe ich abgeschwächt ("large parts of"), das wäre sonst angreifbar.</w:t>
      </w:r>
    </w:p>
    <w:p w14:paraId="5FD40238" w14:textId="77777777" w:rsidR="00396531" w:rsidRDefault="00D2577A">
      <w:r>
        <w:t>Noch kürzere Alternative zum Einsetzen:</w:t>
      </w:r>
    </w:p>
    <w:p w14:paraId="636608E4" w14:textId="77777777" w:rsidR="00396531" w:rsidRDefault="00D2577A">
      <w:r>
        <w:t>"State-of-the-art LLMs have seen discussions of most fields across time. They can therefore approximate a field's state at publication and, trained to fit the bulk of human text, tend toward a consensus judgment – an advantage when evaluated against a diverse expert panel."</w:t>
      </w:r>
    </w:p>
    <w:p w14:paraId="5C6FF7E8" w14:textId="77777777" w:rsidR="00396531" w:rsidRDefault="00D2577A">
      <w:r>
        <w:t>Die Grenze dieser Annahme (Trainings-Cutoff) steht jetzt in A.11.</w:t>
      </w:r>
    </w:p>
  </w:comment>
  <w:comment w:id="25" w:author="Kieling, Samuel" w:date="2026-10-26T10:27:00Z" w:initials="SK">
    <w:p w14:paraId="0F3AB7E1" w14:textId="77777777" w:rsidR="007845CA" w:rsidRDefault="007845CA" w:rsidP="007845CA">
      <w:r>
        <w:rPr>
          <w:rStyle w:val="FuzeileZchn"/>
        </w:rPr>
        <w:annotationRef/>
      </w:r>
      <w:r>
        <w:t>Ist das wirklich so?</w:t>
      </w:r>
    </w:p>
  </w:comment>
  <w:comment w:id="26" w:author="Göpfert, Jan-Maris" w:date="2026-10-27T11:15:00Z" w:initials="JG">
    <w:p w14:paraId="1905DF26" w14:textId="77777777" w:rsidR="00033F3A" w:rsidRDefault="00033F3A" w:rsidP="00033F3A">
      <w:pPr>
        <w:pStyle w:val="CommentText"/>
      </w:pPr>
      <w:r>
        <w:annotationRef/>
      </w:r>
      <w:r>
        <w:t>Hat Liang et al. 2024 die Frage geklärt? Das Argument ist nachvollziehabar, aber vereinfacht glaube ich zu sehr. Wäre schöne eine gute Quelle dafür zu haben.</w:t>
      </w:r>
    </w:p>
  </w:comment>
  <w:comment w:id="27" w:author="Kieling, Samuel" w:date="2026-10-28T09:10:00Z" w:initials="SK">
    <w:p w14:paraId="59C5A74C" w14:textId="77777777" w:rsidR="00AF50FA" w:rsidRDefault="00AF50FA" w:rsidP="00AF50FA">
      <w:pPr>
        <w:pStyle w:val="CommentText"/>
      </w:pPr>
      <w:r>
        <w:annotationRef/>
      </w:r>
      <w:r>
        <w:t>Nur den letzten teil nicht das mit dem training objective. Könnte auch quatsch sein. Immerhin muss sich ein llm ja auh für eine argumentationslinie entscheiden. Alledings sind das hier ja auch alles hypothesen. Ist die Frage inwieweit wir die beweisen müssen (?)</w:t>
      </w:r>
    </w:p>
  </w:comment>
  <w:comment w:id="19" w:author="Göpfert, Jan-Maris" w:date="2026-10-28T17:10:00Z" w:initials="JG">
    <w:p w14:paraId="780B0C45" w14:textId="77777777" w:rsidR="00666D76" w:rsidRDefault="001A673C" w:rsidP="00666D76">
      <w:pPr>
        <w:pStyle w:val="CommentText"/>
      </w:pPr>
      <w:r>
        <w:rPr>
          <w:rStyle w:val="CommentReference"/>
        </w:rPr>
        <w:annotationRef/>
      </w:r>
      <w:r w:rsidR="00666D76">
        <w:t>Not sure about this point. 1) I do not have access to the referenced article, so I can‘t check it. 2) Why weighted consensus? 3) LLMs tend to approximate human raters well but they also tend to underrepresent the diversity of expert opinions, which is fine because here we want to say that LLMs are well suited to approximating a panel’s aggregate judgment but then we should maybe also say that they are not so well suited to mimic the diversity of the panel. For both we need good references.</w:t>
      </w:r>
    </w:p>
  </w:comment>
  <w:comment w:id="20" w:author="Sarah Otner" w:date="2026-10-29T09:41:00Z" w:initials="SO">
    <w:p w14:paraId="6702047C" w14:textId="77777777" w:rsidR="00263B89" w:rsidRPr="00FE670E" w:rsidRDefault="00263B89" w:rsidP="00263B89">
      <w:pPr>
        <w:pStyle w:val="Revision"/>
        <w:rPr>
          <w:lang w:val="en-US"/>
        </w:rPr>
      </w:pPr>
      <w:r w:rsidRPr="00FE670E">
        <w:rPr>
          <w:rStyle w:val="CommentReference"/>
          <w:lang w:val="en-US"/>
        </w:rPr>
        <w:annotationRef/>
      </w:r>
      <w:r w:rsidRPr="00FE670E">
        <w:rPr>
          <w:lang w:val="en-US"/>
        </w:rPr>
        <w:t>For (1), Boudreau and Pier are definitely right &amp; are excellent sources I use all the time.</w:t>
      </w:r>
    </w:p>
  </w:comment>
  <w:comment w:id="40" w:author="Weinand, Jann" w:date="2026-10-27T17:48:00Z" w:initials="JW">
    <w:p w14:paraId="1DC38313" w14:textId="77777777" w:rsidR="001177D7" w:rsidRDefault="001177D7" w:rsidP="001177D7">
      <w:pPr>
        <w:pStyle w:val="CommentText"/>
      </w:pPr>
      <w:r>
        <w:annotationRef/>
      </w:r>
      <w:r>
        <w:t xml:space="preserve">The figure looks great! Why is the last step colored red? Could we have it less alarming, e.g. in green? </w:t>
      </w:r>
    </w:p>
  </w:comment>
  <w:comment w:id="50" w:author="Sarah Otner" w:date="2026-10-28T14:56:00Z" w:initials="SO">
    <w:p w14:paraId="70B2BA10" w14:textId="5E50FCEE" w:rsidR="00F82B93" w:rsidRDefault="00F82B93" w:rsidP="00F82B93">
      <w:pPr>
        <w:pStyle w:val="CommentText"/>
      </w:pPr>
      <w:r>
        <w:rPr>
          <w:rStyle w:val="CommentReference"/>
        </w:rPr>
        <w:annotationRef/>
      </w:r>
      <w:r>
        <w:fldChar w:fldCharType="begin"/>
      </w:r>
      <w:r>
        <w:instrText>HYPERLINK "mailto:dam33@sussex.ac.uk"</w:instrText>
      </w:r>
      <w:bookmarkStart w:id="51" w:name="_@_035972777C1E4332A0575CEE1F9B0390Z"/>
      <w:r>
        <w:fldChar w:fldCharType="separate"/>
      </w:r>
      <w:bookmarkEnd w:id="51"/>
      <w:r w:rsidRPr="00F82B93">
        <w:rPr>
          <w:rStyle w:val="Mention"/>
          <w:noProof/>
        </w:rPr>
        <w:t>@Duncan Moore</w:t>
      </w:r>
      <w:r>
        <w:fldChar w:fldCharType="end"/>
      </w:r>
      <w:r>
        <w:t xml:space="preserve"> check wording of footnote.</w:t>
      </w:r>
    </w:p>
  </w:comment>
  <w:comment w:id="44" w:author="Göpfert, Jan-Maris" w:date="2026-10-26T12:11:00Z" w:initials="JG">
    <w:p w14:paraId="08FB100D" w14:textId="77777777" w:rsidR="00B5033A" w:rsidRDefault="00B5033A" w:rsidP="00B5033A">
      <w:r>
        <w:rPr>
          <w:rStyle w:val="FuzeileZchn"/>
        </w:rPr>
        <w:annotationRef/>
      </w:r>
      <w:r>
        <w:t>I am not sure how to handle that we used the Elsevier API. Simply not write about it?</w:t>
      </w:r>
    </w:p>
  </w:comment>
  <w:comment w:id="45" w:author="Weinand, Jann" w:date="2026-10-27T17:45:00Z" w:initials="JW">
    <w:p w14:paraId="6F020461" w14:textId="77777777" w:rsidR="006B30C6" w:rsidRDefault="006B30C6" w:rsidP="006B30C6">
      <w:pPr>
        <w:pStyle w:val="CommentText"/>
      </w:pPr>
      <w:r>
        <w:annotationRef/>
      </w:r>
      <w:r>
        <w:t>Okay as stated</w:t>
      </w:r>
    </w:p>
  </w:comment>
  <w:comment w:id="54" w:author="Göpfert, Jan-Maris" w:date="2026-10-26T12:14:00Z" w:initials="JG">
    <w:p w14:paraId="32C3FDC4" w14:textId="77777777" w:rsidR="008236C4" w:rsidRDefault="008236C4" w:rsidP="008236C4">
      <w:r>
        <w:rPr>
          <w:rStyle w:val="FuzeileZchn"/>
        </w:rPr>
        <w:annotationRef/>
      </w:r>
      <w:r>
        <w:t>Should we add our criteria to determine what work is relevant?</w:t>
      </w:r>
    </w:p>
  </w:comment>
  <w:comment w:id="55" w:author="Sarah Otner" w:date="2026-10-28T14:52:00Z" w:initials="SO">
    <w:p w14:paraId="3D79B618" w14:textId="77777777" w:rsidR="004C57B3" w:rsidRDefault="004C57B3" w:rsidP="004C57B3">
      <w:pPr>
        <w:pStyle w:val="CommentText"/>
      </w:pPr>
      <w:r>
        <w:rPr>
          <w:rStyle w:val="CommentReference"/>
        </w:rPr>
        <w:annotationRef/>
      </w:r>
      <w:r>
        <w:t>You don’t have to “give it away” if it should be proprietary. But you could give a small example “(e.g., X, Y)” for illustration?</w:t>
      </w:r>
    </w:p>
  </w:comment>
  <w:comment w:id="57" w:author="Claude" w:date="2026-10-25T23:00:00Z" w:initials="CL">
    <w:p w14:paraId="4E865A65" w14:textId="77777777" w:rsidR="00396531" w:rsidRDefault="00CD2C13">
      <w:r>
        <w:rPr>
          <w:rStyle w:val="FuzeileZchn"/>
        </w:rPr>
        <w:annotationRef/>
      </w:r>
      <w:r w:rsidR="00D2577A">
        <w:t>Begriff: Das Intervall ist die selbstberichtete Unsicherheit des Modells, kein statistisches Konfidenzintervall. Vorschlag: durchgehend "95% uncertainty interval" (A.2, A.3, Tabelle A.3, A.9). Das nimmt Gutachtern die Angriffsfläche.</w:t>
      </w:r>
    </w:p>
  </w:comment>
  <w:comment w:id="82" w:author="Claude" w:date="2026-10-25T23:00:00Z" w:initials="CL">
    <w:p w14:paraId="1346A9BD" w14:textId="77777777" w:rsidR="00396531" w:rsidRDefault="00CD2C13">
      <w:r>
        <w:rPr>
          <w:rStyle w:val="FuzeileZchn"/>
        </w:rPr>
        <w:annotationRef/>
      </w:r>
      <w:r w:rsidR="00D2577A">
        <w:t>Konsistenz mit dem Text: Referenzen ohne Abstract werden laut A.2 automatisch ausgeschlossen, also bekommt der Filter nicht "all references".</w:t>
      </w:r>
    </w:p>
  </w:comment>
  <w:comment w:id="95" w:author="Claude" w:date="2026-10-25T23:00:00Z" w:initials="CL">
    <w:p w14:paraId="18EA715C" w14:textId="77777777" w:rsidR="00396531" w:rsidRDefault="00CD2C13">
      <w:r>
        <w:rPr>
          <w:rStyle w:val="FuzeileZchn"/>
        </w:rPr>
        <w:annotationRef/>
      </w:r>
      <w:r w:rsidR="00D2577A">
        <w:t>Text und Tabelle widersprachen sich (Text 58.4/40.2, Tabelle 58.2/40.4). Aus den Fallzahlen in Tabelle A.4 ergibt sich: 58,214 / 40,338 / 1,230 von 99,999 Papern (99,782 bewertet + 210 ohne Input + 7 nicht verarbeitet) = 58.2% / 40.3% / 1.2% / 0.2%. Bitte prüfen, ob der Nenner 100,000 ist.</w:t>
      </w:r>
    </w:p>
  </w:comment>
  <w:comment w:id="127" w:author="Claude" w:date="2026-10-25T23:00:00Z" w:initials="CL">
    <w:p w14:paraId="750B84A6" w14:textId="77777777" w:rsidR="00396531" w:rsidRDefault="00CD2C13">
      <w:r>
        <w:rPr>
          <w:rStyle w:val="FuzeileZchn"/>
        </w:rPr>
        <w:annotationRef/>
      </w:r>
      <w:r w:rsidR="00D2577A">
        <w:t>Rechnung prüfen: 40.2 / 48.7 = 83%, nicht 62%. Entweder stimmt der Anteil oder die 40.2 nicht.</w:t>
      </w:r>
    </w:p>
  </w:comment>
  <w:comment w:id="130" w:author="Weinand, Jann" w:date="2026-10-27T17:54:00Z" w:initials="JW">
    <w:p w14:paraId="21BFED24" w14:textId="77777777" w:rsidR="006B6F1D" w:rsidRDefault="006B6F1D" w:rsidP="006B6F1D">
      <w:pPr>
        <w:pStyle w:val="CommentText"/>
      </w:pPr>
      <w:r>
        <w:annotationRef/>
      </w:r>
      <w:r>
        <w:t>How does this work?</w:t>
      </w:r>
    </w:p>
  </w:comment>
  <w:comment w:id="133" w:author="Sarah Otner" w:date="2026-10-29T09:35:00Z" w:initials="SO">
    <w:p w14:paraId="63F92651" w14:textId="77777777" w:rsidR="00C814A8" w:rsidRPr="00FE670E" w:rsidRDefault="00C814A8" w:rsidP="00C814A8">
      <w:pPr>
        <w:pStyle w:val="Revision"/>
        <w:rPr>
          <w:lang w:val="en-US"/>
        </w:rPr>
      </w:pPr>
      <w:r w:rsidRPr="00FE670E">
        <w:rPr>
          <w:rStyle w:val="CommentReference"/>
          <w:lang w:val="en-US"/>
        </w:rPr>
        <w:annotationRef/>
      </w:r>
      <w:r w:rsidRPr="00FE670E">
        <w:rPr>
          <w:lang w:val="en-US"/>
        </w:rPr>
        <w:t>And as compute costs come down over time (is this actually happening?).</w:t>
      </w:r>
    </w:p>
  </w:comment>
  <w:comment w:id="134" w:author="Kieling, Samuel" w:date="2026-10-29T11:14:00Z" w:initials="SK">
    <w:p w14:paraId="2155F3B7" w14:textId="77777777" w:rsidR="00BC2223" w:rsidRDefault="00BC2223" w:rsidP="00BC2223">
      <w:pPr>
        <w:pStyle w:val="CommentText"/>
      </w:pPr>
      <w:r>
        <w:rPr>
          <w:rStyle w:val="CommentReference"/>
        </w:rPr>
        <w:annotationRef/>
      </w:r>
      <w:r>
        <w:t>Not really so far</w:t>
      </w:r>
    </w:p>
  </w:comment>
  <w:comment w:id="135" w:author="Sarah Otner" w:date="2026-10-28T14:59:00Z" w:initials="SO">
    <w:p w14:paraId="1AE2D82C" w14:textId="77777777" w:rsidR="0072024E" w:rsidRDefault="0072024E" w:rsidP="0072024E">
      <w:pPr>
        <w:pStyle w:val="CommentText"/>
      </w:pPr>
      <w:r>
        <w:rPr>
          <w:rStyle w:val="CommentReference"/>
        </w:rPr>
        <w:annotationRef/>
      </w:r>
      <w:r>
        <w:rPr>
          <w:i/>
          <w:iCs/>
        </w:rPr>
        <w:t>Only if it is easy to calculate</w:t>
      </w:r>
      <w:r>
        <w:t>: How does this compare to the cost of calculating the Shibayama index? Part of the opportunity of this Special Issue is discussing “What can AI enable now that we couldn’t do before?”, but we can also raise the costs as a Risk.</w:t>
      </w:r>
    </w:p>
  </w:comment>
  <w:comment w:id="136" w:author="Kieling, Samuel" w:date="2026-10-29T23:38:00Z" w:initials="SK">
    <w:p w14:paraId="1890B465" w14:textId="77777777" w:rsidR="000A0E55" w:rsidRDefault="000A0E55" w:rsidP="000A0E55">
      <w:pPr>
        <w:pStyle w:val="CommentText"/>
      </w:pPr>
      <w:r>
        <w:rPr>
          <w:rStyle w:val="CommentReference"/>
        </w:rPr>
        <w:annotationRef/>
      </w:r>
      <w:r>
        <w:t>Shibayama is basically free</w:t>
      </w:r>
    </w:p>
  </w:comment>
  <w:comment w:id="150" w:author="Claude" w:date="2026-10-25T23:00:00Z" w:initials="CL">
    <w:p w14:paraId="7A0BAC1C" w14:textId="77777777" w:rsidR="00396531" w:rsidRDefault="00CD2C13">
      <w:r>
        <w:rPr>
          <w:rStyle w:val="FuzeileZchn"/>
        </w:rPr>
        <w:annotationRef/>
      </w:r>
      <w:r w:rsidR="00D2577A">
        <w:t>Skala vereinheitlichen: Hier steht 1–100, in Abbildung A.1, Tabelle A.3 und A.2 steht 0–100.</w:t>
      </w:r>
    </w:p>
  </w:comment>
  <w:comment w:id="148" w:author="Sarah Otner" w:date="2026-10-29T09:36:00Z" w:initials="SO">
    <w:p w14:paraId="1284EB01" w14:textId="77777777" w:rsidR="00E15FC8" w:rsidRPr="00FE670E" w:rsidRDefault="00E15FC8" w:rsidP="00E15FC8">
      <w:pPr>
        <w:pStyle w:val="Revision"/>
        <w:rPr>
          <w:lang w:val="en-US"/>
        </w:rPr>
      </w:pPr>
      <w:r w:rsidRPr="00FE670E">
        <w:rPr>
          <w:rStyle w:val="CommentReference"/>
          <w:lang w:val="en-US"/>
        </w:rPr>
        <w:annotationRef/>
      </w:r>
      <w:r w:rsidRPr="00FE670E">
        <w:rPr>
          <w:lang w:val="en-US"/>
        </w:rPr>
        <w:t>And where is the Binary Not Novel/Novel line? Is it classed this this step, too?</w:t>
      </w:r>
    </w:p>
  </w:comment>
  <w:comment w:id="149" w:author="Kieling, Samuel" w:date="2026-10-29T11:18:00Z" w:initials="SK">
    <w:p w14:paraId="633B8EF2" w14:textId="77777777" w:rsidR="003753AF" w:rsidRDefault="003753AF" w:rsidP="003753AF">
      <w:pPr>
        <w:pStyle w:val="CommentText"/>
      </w:pPr>
      <w:r>
        <w:rPr>
          <w:rStyle w:val="CommentReference"/>
        </w:rPr>
        <w:annotationRef/>
      </w:r>
      <w:r>
        <w:t>Thats done in post-processing</w:t>
      </w:r>
    </w:p>
  </w:comment>
  <w:comment w:id="151" w:author="Sarah Otner" w:date="2026-10-29T09:36:00Z" w:initials="SO">
    <w:p w14:paraId="2D0B0FD9" w14:textId="77777777" w:rsidR="00E15FC8" w:rsidRPr="00FE670E" w:rsidRDefault="00E15FC8" w:rsidP="00E15FC8">
      <w:pPr>
        <w:pStyle w:val="Revision"/>
        <w:rPr>
          <w:lang w:val="en-US"/>
        </w:rPr>
      </w:pPr>
      <w:r w:rsidRPr="00FE670E">
        <w:rPr>
          <w:rStyle w:val="CommentReference"/>
          <w:lang w:val="en-US"/>
        </w:rPr>
        <w:annotationRef/>
      </w:r>
      <w:r w:rsidRPr="00FE670E">
        <w:rPr>
          <w:lang w:val="en-US"/>
        </w:rPr>
        <w:t>Or, is this “confidence in the score”?</w:t>
      </w:r>
    </w:p>
  </w:comment>
  <w:comment w:id="158" w:author="Weinand, Jann" w:date="2026-10-27T18:00:00Z" w:initials="JW">
    <w:p w14:paraId="0DEBE5AE" w14:textId="77777777" w:rsidR="0075745D" w:rsidRDefault="0075745D" w:rsidP="0075745D">
      <w:pPr>
        <w:pStyle w:val="CommentText"/>
      </w:pPr>
      <w:r>
        <w:annotationRef/>
      </w:r>
      <w:r>
        <w:t>Why lower and upper bounds two times?</w:t>
      </w:r>
    </w:p>
  </w:comment>
  <w:comment w:id="159" w:author="Weinand, Jann" w:date="2026-10-27T18:01:00Z" w:initials="JW">
    <w:p w14:paraId="35692CFE" w14:textId="1A7728A9" w:rsidR="007644FA" w:rsidRDefault="00871B18">
      <w:pPr>
        <w:pStyle w:val="CommentText"/>
      </w:pPr>
      <w:r>
        <w:annotationRef/>
      </w:r>
      <w:r w:rsidR="007644FA" w:rsidRPr="6135B41C">
        <w:t>What is this reference for? Did we copy our approach there? Or is it for a specific aspect in the sentence?</w:t>
      </w:r>
    </w:p>
  </w:comment>
  <w:comment w:id="160" w:author="Kieling, Samuel" w:date="2026-10-28T09:19:00Z" w:initials="SK">
    <w:p w14:paraId="48630257" w14:textId="77777777" w:rsidR="001C1EB8" w:rsidRDefault="001C1EB8" w:rsidP="001C1EB8">
      <w:pPr>
        <w:pStyle w:val="CommentText"/>
      </w:pPr>
      <w:r>
        <w:annotationRef/>
      </w:r>
      <w:r>
        <w:t>Comes again in a.9. deleted here</w:t>
      </w:r>
    </w:p>
  </w:comment>
  <w:comment w:id="165" w:author="Sarah Otner" w:date="2026-10-28T15:01:00Z" w:initials="SO">
    <w:p w14:paraId="636BBAC2" w14:textId="77777777" w:rsidR="00B36B69" w:rsidRDefault="00B36B69" w:rsidP="00B36B69">
      <w:pPr>
        <w:pStyle w:val="CommentText"/>
      </w:pPr>
      <w:r>
        <w:rPr>
          <w:rStyle w:val="CommentReference"/>
        </w:rPr>
        <w:annotationRef/>
      </w:r>
      <w:r>
        <w:t>Amazing: This was the SPRU standard for “paradigm-shifting” also!</w:t>
      </w:r>
    </w:p>
  </w:comment>
  <w:comment w:id="166" w:author="Sarah Otner" w:date="2026-10-28T16:25:00Z" w:initials="SO">
    <w:p w14:paraId="1DA1404F" w14:textId="77777777" w:rsidR="004820BD" w:rsidRDefault="004820BD" w:rsidP="004820BD">
      <w:pPr>
        <w:pStyle w:val="CommentText"/>
      </w:pPr>
      <w:r>
        <w:rPr>
          <w:rStyle w:val="CommentReference"/>
        </w:rPr>
        <w:annotationRef/>
      </w:r>
      <w:r>
        <w:t>We should use this:</w:t>
      </w:r>
      <w:r>
        <w:br/>
      </w:r>
      <w:r>
        <w:br/>
        <w:t>Scientific breakthroughs are "discoveries that transform the knowledge frontier and have a major impact on science, technology, and society" (Wuestman et al. 2020)</w:t>
      </w:r>
    </w:p>
  </w:comment>
  <w:comment w:id="167" w:author="Hartono, Titan" w:date="2026-10-26T15:14:00Z" w:initials="HT">
    <w:p w14:paraId="789AF5BD" w14:textId="09864AF1" w:rsidR="00B6408B" w:rsidRDefault="00B6408B">
      <w:pPr>
        <w:pStyle w:val="CommentText"/>
      </w:pPr>
      <w:r>
        <w:rPr>
          <w:rStyle w:val="FuzeileZchn"/>
        </w:rPr>
        <w:annotationRef/>
      </w:r>
      <w:r w:rsidRPr="098F773F">
        <w:t>Out of curiosity, how do you decide landmark works for each field?</w:t>
      </w:r>
    </w:p>
  </w:comment>
  <w:comment w:id="168" w:author="Kieling, Samuel" w:date="2026-10-28T09:20:00Z" w:initials="SK">
    <w:p w14:paraId="013A58DF" w14:textId="77777777" w:rsidR="006B429F" w:rsidRDefault="006B429F" w:rsidP="006B429F">
      <w:pPr>
        <w:pStyle w:val="CommentText"/>
      </w:pPr>
      <w:r>
        <w:annotationRef/>
      </w:r>
      <w:r>
        <w:t>I thing by gutfeeling 😃 But Jan did this mainly</w:t>
      </w:r>
    </w:p>
  </w:comment>
  <w:comment w:id="169" w:author="Sarah Otner" w:date="2026-10-28T15:01:00Z" w:initials="SO">
    <w:p w14:paraId="1574EF18" w14:textId="77777777" w:rsidR="00425386" w:rsidRDefault="00425386" w:rsidP="00425386">
      <w:pPr>
        <w:pStyle w:val="CommentText"/>
      </w:pPr>
      <w:r>
        <w:rPr>
          <w:rStyle w:val="CommentReference"/>
        </w:rPr>
        <w:annotationRef/>
      </w:r>
      <w:r>
        <w:t>Put it on a “to do list” for the next stage of paper development. I’m sure the Reviewer will ask, but it’s not “fatal” currently.</w:t>
      </w:r>
    </w:p>
  </w:comment>
  <w:comment w:id="170" w:author="Sarah Otner" w:date="2026-10-28T15:02:00Z" w:initials="SO">
    <w:p w14:paraId="568AD2CC" w14:textId="77777777" w:rsidR="00B0761F" w:rsidRDefault="00B0761F" w:rsidP="00B0761F">
      <w:pPr>
        <w:pStyle w:val="CommentText"/>
      </w:pPr>
      <w:r>
        <w:rPr>
          <w:rStyle w:val="CommentReference"/>
        </w:rPr>
        <w:annotationRef/>
      </w:r>
      <w:r>
        <w:t>Technically, your distribution graph has &gt; 88.9 defined as Novel.</w:t>
      </w:r>
    </w:p>
  </w:comment>
  <w:comment w:id="171" w:author="Claude" w:date="2026-10-25T23:00:00Z" w:initials="CL">
    <w:p w14:paraId="2CD6AEE6" w14:textId="77777777" w:rsidR="00396531" w:rsidRDefault="00CD2C13">
      <w:r>
        <w:rPr>
          <w:rStyle w:val="FuzeileZchn"/>
        </w:rPr>
        <w:annotationRef/>
      </w:r>
      <w:r w:rsidR="00D2577A">
        <w:t>Vorschlag: neue Abbildung A.2 im einheitlichen Grafikstil (Skript liegt bei). Sie zeigt keine Namen der Beispiele und ist daher mit A.12 (Prompt zurückgehalten) vereinbar. Die Zuordnung zu OpenAlex-Domänen habe ich geschätzt – bitte prüfen. Wenn ihr die Abbildung nicht wollt: Satz, Bild und Bildunterschrift löschen; die folgenden Abbildungen rücken dann eine Nummer vor.</w:t>
      </w:r>
    </w:p>
  </w:comment>
  <w:comment w:id="176" w:author="Sarah Otner" w:date="2026-10-28T15:05:00Z" w:initials="SO">
    <w:p w14:paraId="4F14F4D3" w14:textId="77777777" w:rsidR="00567311" w:rsidRDefault="00567311" w:rsidP="00567311">
      <w:pPr>
        <w:pStyle w:val="CommentText"/>
      </w:pPr>
      <w:r>
        <w:rPr>
          <w:rStyle w:val="CommentReference"/>
        </w:rPr>
        <w:annotationRef/>
      </w:r>
      <w:r>
        <w:t xml:space="preserve">Point for research in the next stage: 43% of our corpus was SHAPE (Social Sciences &amp; Humanities), and we get </w:t>
      </w:r>
      <w:r>
        <w:rPr>
          <w:u w:val="single"/>
        </w:rPr>
        <w:t>a lot</w:t>
      </w:r>
      <w:r>
        <w:t xml:space="preserve"> of questions about how this works for the Humanities. It would be good to see a row in this in the next iteration.</w:t>
      </w:r>
    </w:p>
  </w:comment>
  <w:comment w:id="177" w:author="Kieling, Samuel" w:date="2026-10-29T11:30:00Z" w:initials="SK">
    <w:p w14:paraId="3F8F35F8" w14:textId="77777777" w:rsidR="00201ACE" w:rsidRDefault="00201ACE" w:rsidP="00201ACE">
      <w:pPr>
        <w:pStyle w:val="CommentText"/>
      </w:pPr>
      <w:r>
        <w:rPr>
          <w:rStyle w:val="CommentReference"/>
        </w:rPr>
        <w:annotationRef/>
      </w:r>
      <w:r>
        <w:t>The Fields are from OpenALex and Social Siences domain includes Humanities</w:t>
      </w:r>
    </w:p>
  </w:comment>
  <w:comment w:id="178" w:author="Sarah Otner" w:date="2026-10-29T11:32:00Z" w:initials="SO">
    <w:p w14:paraId="188D2619" w14:textId="77777777" w:rsidR="00BF37E3" w:rsidRDefault="00A22B52" w:rsidP="00BF37E3">
      <w:pPr>
        <w:pStyle w:val="CommentText"/>
      </w:pPr>
      <w:r>
        <w:rPr>
          <w:rStyle w:val="CommentReference"/>
        </w:rPr>
        <w:annotationRef/>
      </w:r>
      <w:r w:rsidR="00BF37E3">
        <w:t>Are we able to change the label (SSH is what Europe uses I think, SHAPE is what the UK uses; I think Americans use HASS.</w:t>
      </w:r>
    </w:p>
  </w:comment>
  <w:comment w:id="179" w:author="Kieling, Samuel" w:date="2026-10-29T23:37:00Z" w:initials="SK">
    <w:p w14:paraId="56800BCC" w14:textId="77777777" w:rsidR="00F970C7" w:rsidRDefault="00F970C7" w:rsidP="00F970C7">
      <w:pPr>
        <w:pStyle w:val="CommentText"/>
      </w:pPr>
      <w:r>
        <w:rPr>
          <w:rStyle w:val="CommentReference"/>
        </w:rPr>
        <w:annotationRef/>
      </w:r>
      <w:r>
        <w:t xml:space="preserve">Of course we could but we mapped it to openalx domains which is consitent with the other plots here. But i can  </w:t>
      </w:r>
      <w:hyperlink r:id="rId1" w:history="1">
        <w:r w:rsidRPr="00AE7939">
          <w:rPr>
            <w:rStyle w:val="Hyperlink"/>
          </w:rPr>
          <w:t>https://help.openalex.org/data/domains/</w:t>
        </w:r>
      </w:hyperlink>
      <w:r>
        <w:t>.</w:t>
      </w:r>
      <w:r>
        <w:br/>
        <w:t>Do you want Social Science = HASS?</w:t>
      </w:r>
    </w:p>
  </w:comment>
  <w:comment w:id="180" w:author="Duncan Moore" w:date="2026-10-30T09:34:00Z" w:initials="DM">
    <w:p w14:paraId="432E1F74" w14:textId="77777777" w:rsidR="00F75A4A" w:rsidRDefault="00F75A4A" w:rsidP="00F75A4A">
      <w:pPr>
        <w:pStyle w:val="CommentText"/>
      </w:pPr>
      <w:r>
        <w:rPr>
          <w:rStyle w:val="CommentReference"/>
        </w:rPr>
        <w:annotationRef/>
      </w:r>
      <w:r>
        <w:t>From what I recall the next level down in the hierarchy allows a clear (if subjective) distinction between social sciences and humanities.</w:t>
      </w:r>
      <w:r>
        <w:br/>
      </w:r>
      <w:r>
        <w:br/>
        <w:t>It’s more of a faff to code but certainly possible.</w:t>
      </w:r>
    </w:p>
  </w:comment>
  <w:comment w:id="181" w:author="Sarah Otner" w:date="2026-10-30T09:46:00Z" w:initials="SO">
    <w:p w14:paraId="44E1FABF" w14:textId="77777777" w:rsidR="00830A07" w:rsidRDefault="00830A07" w:rsidP="00830A07">
      <w:pPr>
        <w:pStyle w:val="CommentText"/>
      </w:pPr>
      <w:r>
        <w:rPr>
          <w:rStyle w:val="CommentReference"/>
        </w:rPr>
        <w:annotationRef/>
      </w:r>
      <w:r>
        <w:rPr>
          <w:lang w:val="en-US"/>
        </w:rPr>
        <w:t>No, it’s fine for now!</w:t>
      </w:r>
    </w:p>
  </w:comment>
  <w:comment w:id="226" w:author="Sarah Otner" w:date="2026-10-28T15:07:00Z" w:initials="SO">
    <w:p w14:paraId="47C2272D" w14:textId="77777777" w:rsidR="006C1159" w:rsidRDefault="006C1159" w:rsidP="006C1159">
      <w:pPr>
        <w:pStyle w:val="CommentText"/>
      </w:pPr>
      <w:r>
        <w:rPr>
          <w:rStyle w:val="CommentReference"/>
        </w:rPr>
        <w:annotationRef/>
      </w:r>
      <w:r>
        <w:t>More like 4?</w:t>
      </w:r>
      <w:r>
        <w:br/>
        <w:t>Raw score (and scaled 0-100 if the tool was built differently)</w:t>
      </w:r>
      <w:r>
        <w:br/>
        <w:t>Certainty score/Confidence interval</w:t>
      </w:r>
      <w:r>
        <w:br/>
        <w:t>Ranking</w:t>
      </w:r>
      <w:r>
        <w:br/>
        <w:t>Binary Judgment</w:t>
      </w:r>
    </w:p>
  </w:comment>
  <w:comment w:id="227" w:author="Sarah Otner" w:date="2026-10-29T11:34:00Z" w:initials="SO">
    <w:p w14:paraId="51BFB6D8" w14:textId="77777777" w:rsidR="005B5C6B" w:rsidRDefault="005B5C6B" w:rsidP="005B5C6B">
      <w:pPr>
        <w:pStyle w:val="CommentText"/>
      </w:pPr>
      <w:r>
        <w:rPr>
          <w:rStyle w:val="CommentReference"/>
        </w:rPr>
        <w:annotationRef/>
      </w:r>
      <w:r>
        <w:t>I’m not sure the Reader will understand this. It’s still a range (which is like an interval), and certainty vs. confidence.</w:t>
      </w:r>
    </w:p>
  </w:comment>
  <w:comment w:id="228" w:author="Weinand, Jann" w:date="2026-10-28T08:34:00Z" w:initials="JW">
    <w:p w14:paraId="5CA5E59E" w14:textId="77777777" w:rsidR="00683228" w:rsidRDefault="00683228" w:rsidP="00683228">
      <w:pPr>
        <w:pStyle w:val="CommentText"/>
      </w:pPr>
      <w:r>
        <w:annotationRef/>
      </w:r>
      <w:r>
        <w:t>This equation is not clear to me. What does „upper“ and „lower“ mean here?</w:t>
      </w:r>
    </w:p>
  </w:comment>
  <w:comment w:id="229" w:author="Sarah Otner" w:date="2026-10-28T15:09:00Z" w:initials="SO">
    <w:p w14:paraId="0E9791CC" w14:textId="679D8BE4" w:rsidR="00A15D32" w:rsidRDefault="00A15D32" w:rsidP="00A15D32">
      <w:pPr>
        <w:pStyle w:val="CommentText"/>
      </w:pPr>
      <w:r>
        <w:rPr>
          <w:rStyle w:val="CommentReference"/>
        </w:rPr>
        <w:annotationRef/>
      </w:r>
      <w:r>
        <w:t xml:space="preserve">OK interesting, and need to discuss. Because </w:t>
      </w:r>
      <w:r>
        <w:fldChar w:fldCharType="begin"/>
      </w:r>
      <w:r>
        <w:instrText>HYPERLINK "mailto:dam33@sussex.ac.uk"</w:instrText>
      </w:r>
      <w:bookmarkStart w:id="230" w:name="_@_8BA35D7B8F384C639734875FF719C58AZ"/>
      <w:r>
        <w:fldChar w:fldCharType="separate"/>
      </w:r>
      <w:bookmarkEnd w:id="230"/>
      <w:r w:rsidRPr="00A15D32">
        <w:rPr>
          <w:rStyle w:val="Mention"/>
          <w:noProof/>
        </w:rPr>
        <w:t>@Duncan Moore</w:t>
      </w:r>
      <w:r>
        <w:fldChar w:fldCharType="end"/>
      </w:r>
      <w:r>
        <w:t xml:space="preserve"> and I used your actual distribution to backward-stratify the sample of papers to provide with this submission.</w:t>
      </w:r>
      <w:r>
        <w:br/>
      </w:r>
      <w:r>
        <w:br/>
        <w:t>We have some interview data about “How novel is novel?” So “future research should” unpack this point. Here of course, you are just faithfully reporting.</w:t>
      </w:r>
    </w:p>
  </w:comment>
  <w:comment w:id="231" w:author="Sarah Otner" w:date="2026-10-28T15:10:00Z" w:initials="SO">
    <w:p w14:paraId="037CB320" w14:textId="77777777" w:rsidR="00276025" w:rsidRDefault="00276025" w:rsidP="00276025">
      <w:pPr>
        <w:pStyle w:val="CommentText"/>
      </w:pPr>
      <w:r>
        <w:rPr>
          <w:rStyle w:val="CommentReference"/>
        </w:rPr>
        <w:annotationRef/>
      </w:r>
      <w:r>
        <w:t>And probably discussing with stakeholders what is most useful for them.</w:t>
      </w:r>
    </w:p>
  </w:comment>
  <w:comment w:id="232" w:author="Sarah Otner" w:date="2026-10-28T15:11:00Z" w:initials="SO">
    <w:p w14:paraId="3FE48C20" w14:textId="77777777" w:rsidR="0016247E" w:rsidRDefault="0016247E" w:rsidP="0016247E">
      <w:pPr>
        <w:pStyle w:val="CommentText"/>
      </w:pPr>
      <w:r>
        <w:rPr>
          <w:rStyle w:val="CommentReference"/>
        </w:rPr>
        <w:annotationRef/>
      </w:r>
      <w:r>
        <w:t>Next research phase to consider sensitivity analyses to the order of operations and logic here. “Future research will…” is enough now.</w:t>
      </w:r>
    </w:p>
  </w:comment>
  <w:comment w:id="233" w:author="Kieling, Samuel" w:date="2026-10-29T11:43:00Z" w:initials="SK">
    <w:p w14:paraId="48B8B8B9" w14:textId="77777777" w:rsidR="003E09BD" w:rsidRDefault="003E09BD" w:rsidP="003E09BD">
      <w:pPr>
        <w:pStyle w:val="CommentText"/>
      </w:pPr>
      <w:r>
        <w:rPr>
          <w:rStyle w:val="CommentReference"/>
        </w:rPr>
        <w:annotationRef/>
      </w:r>
      <w:r>
        <w:t>We found out that the provided confidence intervall literally bears no information for ranking and therefore the order here is arbitrary and we sould focus more on different strategies for getting the confidence interval. But i think for now „future research.. „ is fine.</w:t>
      </w:r>
    </w:p>
  </w:comment>
  <w:comment w:id="234" w:author="Sarah Otner" w:date="2026-10-29T11:34:00Z" w:initials="SO">
    <w:p w14:paraId="2666C363" w14:textId="77777777" w:rsidR="00EC3CD5" w:rsidRDefault="00EC3CD5" w:rsidP="00EC3CD5">
      <w:r>
        <w:rPr>
          <w:rStyle w:val="CommentReference"/>
        </w:rPr>
        <w:annotationRef/>
      </w:r>
      <w:r>
        <w:t>Oh you can say it now if you know &amp; are sure? Up to you.</w:t>
      </w:r>
    </w:p>
  </w:comment>
  <w:comment w:id="235" w:author="Kieling, Samuel" w:date="2026-10-29T23:32:00Z" w:initials="SK">
    <w:p w14:paraId="1EF73FF3" w14:textId="77777777" w:rsidR="00664436" w:rsidRDefault="00664436" w:rsidP="00664436">
      <w:pPr>
        <w:pStyle w:val="CommentText"/>
      </w:pPr>
      <w:r>
        <w:rPr>
          <w:rStyle w:val="CommentReference"/>
        </w:rPr>
        <w:annotationRef/>
      </w:r>
      <w:r>
        <w:t>We said so much already 😃</w:t>
      </w:r>
    </w:p>
  </w:comment>
  <w:comment w:id="244" w:author="Göpfert, Jan-Maris" w:date="2026-10-26T12:46:00Z" w:initials="JG">
    <w:p w14:paraId="4F839978" w14:textId="77777777" w:rsidR="00AC6C19" w:rsidRDefault="00AC6C19" w:rsidP="00AC6C19">
      <w:r>
        <w:rPr>
          <w:rStyle w:val="FuzeileZchn"/>
        </w:rPr>
        <w:annotationRef/>
      </w:r>
      <w:r>
        <w:t>In the science mag interview I said 22 and they printed it. Is the 20 number wrong?</w:t>
      </w:r>
    </w:p>
  </w:comment>
  <w:comment w:id="245" w:author="Kieling, Samuel" w:date="2026-10-26T13:48:00Z" w:initials="SK">
    <w:p w14:paraId="3EEED931" w14:textId="77777777" w:rsidR="009D1228" w:rsidRDefault="009D1228" w:rsidP="009D1228">
      <w:pPr>
        <w:pStyle w:val="CommentText"/>
      </w:pPr>
      <w:r>
        <w:rPr>
          <w:rStyle w:val="FuzeileZchn"/>
        </w:rPr>
        <w:annotationRef/>
      </w:r>
      <w:r>
        <w:t>I had 20 in my head but didnt confirm. 22 should be the correct value</w:t>
      </w:r>
    </w:p>
  </w:comment>
  <w:comment w:id="246" w:author="Sarah Otner" w:date="2026-10-28T15:38:00Z" w:initials="SO">
    <w:p w14:paraId="09D83C79" w14:textId="77777777" w:rsidR="00C7459C" w:rsidRDefault="00C7459C" w:rsidP="00C7459C">
      <w:pPr>
        <w:pStyle w:val="CommentText"/>
      </w:pPr>
      <w:r>
        <w:rPr>
          <w:rStyle w:val="CommentReference"/>
        </w:rPr>
        <w:annotationRef/>
      </w:r>
      <w:r>
        <w:t>YOU authors, right?</w:t>
      </w:r>
    </w:p>
  </w:comment>
  <w:comment w:id="252" w:author="Duncan Moore" w:date="2026-10-30T09:46:00Z" w:initials="DM">
    <w:p w14:paraId="34B688CF" w14:textId="77777777" w:rsidR="00932B1F" w:rsidRDefault="00932B1F" w:rsidP="00932B1F">
      <w:pPr>
        <w:pStyle w:val="CommentText"/>
      </w:pPr>
      <w:r>
        <w:rPr>
          <w:rStyle w:val="CommentReference"/>
        </w:rPr>
        <w:annotationRef/>
      </w:r>
      <w:r>
        <w:t>If there’s time can we have a quick reference for that here?</w:t>
      </w:r>
      <w:r>
        <w:br/>
      </w:r>
      <w:r>
        <w:br/>
        <w:t>(For what it’s worth this pattern does seem to hold true to some extent in the human dataset, I’ve looked at this specifically in the context of where all raters for a publication gave identical scores - almost all of them are 0s or 5s)</w:t>
      </w:r>
    </w:p>
  </w:comment>
  <w:comment w:id="251" w:author="Weinand, Jann" w:date="2026-10-28T08:52:00Z" w:initials="JW">
    <w:p w14:paraId="384863BC" w14:textId="77777777" w:rsidR="00BA0E92" w:rsidRDefault="00BA0E92" w:rsidP="00BA0E92">
      <w:pPr>
        <w:pStyle w:val="CommentText"/>
      </w:pPr>
      <w:r>
        <w:annotationRef/>
      </w:r>
      <w:r>
        <w:t>I would argue that human experts also tend to specific ratings and do not use the full scale</w:t>
      </w:r>
    </w:p>
  </w:comment>
  <w:comment w:id="253" w:author="Göpfert, Jan-Maris" w:date="2026-10-28T15:03:00Z" w:initials="JG">
    <w:p w14:paraId="5715E626" w14:textId="77777777" w:rsidR="009F6699" w:rsidRDefault="009F6699" w:rsidP="009F6699">
      <w:pPr>
        <w:pStyle w:val="CommentText"/>
      </w:pPr>
      <w:r>
        <w:annotationRef/>
      </w:r>
      <w:r>
        <w:t>Should we add that the standard deviation of the method and disagreement across experts suggest comparing scores not exactly anyway?</w:t>
      </w:r>
    </w:p>
  </w:comment>
  <w:comment w:id="254" w:author="Sarah Otner" w:date="2026-10-28T15:44:00Z" w:initials="SO">
    <w:p w14:paraId="1AF489B0" w14:textId="77777777" w:rsidR="00A164A1" w:rsidRDefault="00A164A1" w:rsidP="00A164A1">
      <w:pPr>
        <w:pStyle w:val="CommentText"/>
      </w:pPr>
      <w:r>
        <w:rPr>
          <w:rStyle w:val="CommentReference"/>
        </w:rPr>
        <w:annotationRef/>
      </w:r>
      <w:r>
        <w:t>Yes please, if it’s easy before tomorrow.</w:t>
      </w:r>
    </w:p>
  </w:comment>
  <w:comment w:id="255" w:author="Kieling, Samuel" w:date="2026-10-30T00:14:00Z" w:initials="SK">
    <w:p w14:paraId="367E6B62" w14:textId="77777777" w:rsidR="000E10A5" w:rsidRDefault="000E10A5" w:rsidP="000E10A5">
      <w:pPr>
        <w:pStyle w:val="CommentText"/>
      </w:pPr>
      <w:r>
        <w:rPr>
          <w:rStyle w:val="CommentReference"/>
        </w:rPr>
        <w:annotationRef/>
      </w:r>
      <w:r>
        <w:t xml:space="preserve">@Sarah Can you get the real number from the challenge datset evaluation? </w:t>
      </w:r>
    </w:p>
  </w:comment>
  <w:comment w:id="256" w:author="Duncan Moore" w:date="2026-10-30T09:41:00Z" w:initials="DM">
    <w:p w14:paraId="05681287" w14:textId="462E97CE" w:rsidR="00FF71E0" w:rsidRDefault="00FF71E0" w:rsidP="00FF71E0">
      <w:pPr>
        <w:pStyle w:val="CommentText"/>
      </w:pPr>
      <w:r>
        <w:rPr>
          <w:rStyle w:val="CommentReference"/>
        </w:rPr>
        <w:annotationRef/>
      </w:r>
      <w:r>
        <w:fldChar w:fldCharType="begin"/>
      </w:r>
      <w:r>
        <w:instrText>HYPERLINK "mailto:smo24@sussex.ac.uk"</w:instrText>
      </w:r>
      <w:bookmarkStart w:id="259" w:name="_@_E3BA48D6A5004EEFA63B4896969FA1F6Z"/>
      <w:r>
        <w:fldChar w:fldCharType="separate"/>
      </w:r>
      <w:bookmarkEnd w:id="259"/>
      <w:r w:rsidRPr="00FF71E0">
        <w:rPr>
          <w:rStyle w:val="Mention"/>
          <w:noProof/>
        </w:rPr>
        <w:t>@Sarah Otner</w:t>
      </w:r>
      <w:r>
        <w:fldChar w:fldCharType="end"/>
      </w:r>
      <w:r>
        <w:t xml:space="preserve"> assuming mean was meant it’s 21.59</w:t>
      </w:r>
    </w:p>
  </w:comment>
  <w:comment w:id="257" w:author="Duncan Moore" w:date="2026-10-30T09:43:00Z" w:initials="DM">
    <w:p w14:paraId="404AC634" w14:textId="77777777" w:rsidR="00F70E32" w:rsidRDefault="00F70E32" w:rsidP="00F70E32">
      <w:pPr>
        <w:pStyle w:val="CommentText"/>
      </w:pPr>
      <w:r>
        <w:rPr>
          <w:rStyle w:val="CommentReference"/>
        </w:rPr>
        <w:annotationRef/>
      </w:r>
      <w:r>
        <w:t>Added in. Previous text was “more than 20”</w:t>
      </w:r>
    </w:p>
  </w:comment>
  <w:comment w:id="258" w:author="Sarah Otner" w:date="2026-10-30T09:57:00Z" w:initials="SO">
    <w:p w14:paraId="012BA1BE" w14:textId="77777777" w:rsidR="00493F48" w:rsidRDefault="00493F48" w:rsidP="00493F48">
      <w:pPr>
        <w:pStyle w:val="CommentText"/>
      </w:pPr>
      <w:r>
        <w:rPr>
          <w:rStyle w:val="CommentReference"/>
        </w:rPr>
        <w:annotationRef/>
      </w:r>
      <w:r>
        <w:rPr>
          <w:lang w:val="en-US"/>
        </w:rPr>
        <w:t>You have added mean, but the sentence says standard deviation?</w:t>
      </w:r>
    </w:p>
  </w:comment>
  <w:comment w:id="274" w:author="Göpfert, Jan-Maris" w:date="2026-10-28T15:14:00Z" w:initials="JG">
    <w:p w14:paraId="638E11CE" w14:textId="77777777" w:rsidR="00F85AA4" w:rsidRDefault="00F85AA4" w:rsidP="00F85AA4">
      <w:pPr>
        <w:pStyle w:val="CommentText"/>
      </w:pPr>
      <w:r>
        <w:annotationRef/>
      </w:r>
      <w:r>
        <w:t>Is the change in mean by 0.3 for abstract + fulltext vs abstract only significant?</w:t>
      </w:r>
    </w:p>
  </w:comment>
  <w:comment w:id="275" w:author="Göpfert, Jan-Maris" w:date="2026-10-28T15:39:00Z" w:initials="JG">
    <w:p w14:paraId="437F4E2C" w14:textId="77777777" w:rsidR="00D8147A" w:rsidRDefault="00D8147A" w:rsidP="00D8147A">
      <w:pPr>
        <w:pStyle w:val="CommentText"/>
      </w:pPr>
      <w:r>
        <w:rPr>
          <w:rStyle w:val="CommentReference"/>
        </w:rPr>
        <w:annotationRef/>
      </w:r>
      <w:r>
        <w:t xml:space="preserve">Yes, I think it is </w:t>
      </w:r>
    </w:p>
  </w:comment>
  <w:comment w:id="295" w:author="Weinand, Jann" w:date="2026-10-28T08:53:00Z" w:initials="JW">
    <w:p w14:paraId="152B86C8" w14:textId="77777777" w:rsidR="007E09A9" w:rsidRDefault="007E09A9" w:rsidP="007E09A9">
      <w:pPr>
        <w:pStyle w:val="CommentText"/>
      </w:pPr>
      <w:r>
        <w:annotationRef/>
      </w:r>
      <w:r>
        <w:t>218? Or how do we end up with 99,782?</w:t>
      </w:r>
    </w:p>
  </w:comment>
  <w:comment w:id="296" w:author="Sarah Otner" w:date="2026-10-28T15:46:00Z" w:initials="SO">
    <w:p w14:paraId="6D2E8052" w14:textId="77777777" w:rsidR="00300544" w:rsidRDefault="00300544" w:rsidP="00300544">
      <w:pPr>
        <w:pStyle w:val="CommentText"/>
      </w:pPr>
      <w:r>
        <w:rPr>
          <w:rStyle w:val="CommentReference"/>
        </w:rPr>
        <w:annotationRef/>
      </w:r>
      <w:r>
        <w:t>The 3 rows add to 99782, and 100000-99782 is 218, so I think it’s all OK?</w:t>
      </w:r>
    </w:p>
  </w:comment>
  <w:comment w:id="294" w:author="Claude" w:date="2026-10-25T23:00:00Z" w:initials="CL">
    <w:p w14:paraId="4CBFCF10" w14:textId="77777777" w:rsidR="00396531" w:rsidRDefault="00CD2C13">
      <w:r>
        <w:rPr>
          <w:rStyle w:val="FuzeileZchn"/>
        </w:rPr>
        <w:annotationRef/>
      </w:r>
      <w:r w:rsidR="00D2577A">
        <w:t>Annahme: 99,782 = alle Paper ohne die 217 imputierten (210 ohne Input + 7 nicht verarbeitet). Bitte bestätigen. Werte einheitlich auf eine Nachkommastelle gerundet.</w:t>
      </w:r>
    </w:p>
  </w:comment>
  <w:comment w:id="292" w:author="charlaynew" w:date="2026-10-29T21:58:00Z" w:initials="ch">
    <w:p w14:paraId="1188C293" w14:textId="6F04DC85" w:rsidR="00F601B4" w:rsidRDefault="00F601B4">
      <w:r>
        <w:rPr>
          <w:rStyle w:val="CommentTextChar"/>
        </w:rPr>
        <w:annotationRef/>
      </w:r>
      <w:r w:rsidRPr="3D836B95">
        <w:rPr>
          <w:i/>
          <w:iCs/>
        </w:rPr>
        <w:t>Notes.</w:t>
      </w:r>
      <w:r w:rsidRPr="12941E29">
        <w:t xml:space="preserve"> Each point is the mean of five runs for one of 100 papers sampled uniformly over the LENS score range; the x-axis uses full text and abstract, and the y-axis uses the abstract only. Ellipses show ±1 standard deviation across runs in each condition. The dashed line marks identity (</w:t>
      </w:r>
      <w:r w:rsidRPr="435DBAB2">
        <w:rPr>
          <w:i/>
          <w:iCs/>
        </w:rPr>
        <w:t>y</w:t>
      </w:r>
      <w:r w:rsidRPr="4D37B9A7">
        <w:t xml:space="preserve"> = </w:t>
      </w:r>
      <w:r w:rsidRPr="384BBEE1">
        <w:rPr>
          <w:i/>
          <w:iCs/>
        </w:rPr>
        <w:t>x</w:t>
      </w:r>
      <w:r w:rsidRPr="00CFD3C4">
        <w:t>). Model settings are given in Table S.1.</w:t>
      </w:r>
    </w:p>
  </w:comment>
  <w:comment w:id="293" w:author="Sarah Otner" w:date="2026-10-30T09:59:00Z" w:initials="SO">
    <w:p w14:paraId="2FF8C46B" w14:textId="77777777" w:rsidR="00EA0245" w:rsidRDefault="00EA0245" w:rsidP="00EA0245">
      <w:pPr>
        <w:pStyle w:val="CommentText"/>
      </w:pPr>
      <w:r>
        <w:rPr>
          <w:rStyle w:val="CommentReference"/>
        </w:rPr>
        <w:annotationRef/>
      </w:r>
      <w:r>
        <w:rPr>
          <w:lang w:val="en-US"/>
        </w:rPr>
        <w:t>@s.kieling@fz-juelich.de This doesn’t fit in the Table caption. Where do you want to paste back this paragraph? Just below the table?</w:t>
      </w:r>
    </w:p>
  </w:comment>
  <w:comment w:id="298" w:author="Claude" w:date="2026-10-25T23:00:00Z" w:initials="CL">
    <w:p w14:paraId="757766F6" w14:textId="77777777" w:rsidR="00396531" w:rsidRDefault="00CD2C13">
      <w:r>
        <w:rPr>
          <w:rStyle w:val="FuzeileZchn"/>
        </w:rPr>
        <w:annotationRef/>
      </w:r>
      <w:r w:rsidR="00D2577A">
        <w:t>Inhaltlicher Einwand: Bei 1,230 Papern ist der Standardfehler des Mittelwerts nur etwa 7.3/√1230 ≈ 0.2 Punkte. Die kleine Stichprobe erklärt 6 Punkte Unterschied also nicht. Wahrscheinlicher ist ein Selektionseffekt: Welche Paper haben keinen separaten Abstract? Vorschlag als Änderung eingetragen.</w:t>
      </w:r>
    </w:p>
  </w:comment>
  <w:comment w:id="300" w:author="Göpfert, Jan-Maris" w:date="2026-10-26T12:57:00Z" w:initials="JG">
    <w:p w14:paraId="0CE2F6C8" w14:textId="77777777" w:rsidR="004A5974" w:rsidRDefault="004A5974" w:rsidP="004A5974">
      <w:r>
        <w:rPr>
          <w:rStyle w:val="FuzeileZchn"/>
        </w:rPr>
        <w:annotationRef/>
      </w:r>
      <w:r>
        <w:t>Super interesting to finally see this! ☺️</w:t>
      </w:r>
    </w:p>
  </w:comment>
  <w:comment w:id="304" w:author="Claude" w:date="2026-10-25T23:00:00Z" w:initials="CL">
    <w:p w14:paraId="00B5D685" w14:textId="77777777" w:rsidR="00396531" w:rsidRDefault="00CD2C13">
      <w:r>
        <w:rPr>
          <w:rStyle w:val="FuzeileZchn"/>
        </w:rPr>
        <w:annotationRef/>
      </w:r>
      <w:r w:rsidR="00D2577A">
        <w:t>Bitte prüfen: Früher war von rund 300 teilnehmenden Teams die Rede, hier stehen 30.</w:t>
      </w:r>
    </w:p>
  </w:comment>
  <w:comment w:id="305" w:author="Sarah Otner" w:date="2026-10-28T16:34:00Z" w:initials="SO">
    <w:p w14:paraId="0F815852" w14:textId="77777777" w:rsidR="000676D5" w:rsidRDefault="000676D5" w:rsidP="000676D5">
      <w:pPr>
        <w:pStyle w:val="CommentText"/>
      </w:pPr>
      <w:r>
        <w:rPr>
          <w:rStyle w:val="CommentReference"/>
        </w:rPr>
        <w:annotationRef/>
      </w:r>
      <w:r>
        <w:t>I don’t think we need this paragraph. I’m not sure yet if we are putting the table in, but these numbers don’t make sense without the whole spread?</w:t>
      </w:r>
    </w:p>
  </w:comment>
  <w:comment w:id="342" w:author="Sarah Otner" w:date="2026-10-28T16:33:00Z" w:initials="SO">
    <w:p w14:paraId="66BF8E0E" w14:textId="77777777" w:rsidR="006F3DB0" w:rsidRDefault="006F3DB0" w:rsidP="001B1CF3">
      <w:pPr>
        <w:pStyle w:val="CommentText"/>
      </w:pPr>
      <w:r>
        <w:rPr>
          <w:rStyle w:val="CommentReference"/>
        </w:rPr>
        <w:annotationRef/>
      </w:r>
      <w:r>
        <w:t>What are the third numbers here? It’s not obvious from the header.</w:t>
      </w:r>
    </w:p>
  </w:comment>
  <w:comment w:id="343" w:author="Duncan Moore" w:date="2026-10-30T09:44:00Z" w:initials="DM">
    <w:p w14:paraId="08AD48F6" w14:textId="77777777" w:rsidR="006B5F49" w:rsidRDefault="006B5F49" w:rsidP="006B5F49">
      <w:pPr>
        <w:pStyle w:val="CommentText"/>
      </w:pPr>
      <w:r>
        <w:rPr>
          <w:rStyle w:val="CommentReference"/>
        </w:rPr>
        <w:annotationRef/>
      </w:r>
      <w:r>
        <w:t>Not sure how best to show but these are the winners’ (i.e. not LENS) scores for n=1 and n &gt; 1</w:t>
      </w:r>
    </w:p>
  </w:comment>
  <w:comment w:id="344" w:author="Duncan Moore" w:date="2026-10-28T15:13:00Z" w:initials="DM">
    <w:p w14:paraId="6AA79C48" w14:textId="6BD388B9" w:rsidR="006F3DB0" w:rsidRDefault="006F3DB0">
      <w:pPr>
        <w:pStyle w:val="CommentText"/>
      </w:pPr>
      <w:r>
        <w:rPr>
          <w:rStyle w:val="CommentReference"/>
        </w:rPr>
        <w:annotationRef/>
      </w:r>
      <w:r>
        <w:fldChar w:fldCharType="begin"/>
      </w:r>
      <w:r>
        <w:instrText xml:space="preserve"> HYPERLINK "mailto:smo24@sussex.ac.uk"</w:instrText>
      </w:r>
      <w:bookmarkStart w:id="346" w:name="_@_2ADAC528233C4CF2830256D80F53942CZ"/>
      <w:r>
        <w:fldChar w:fldCharType="separate"/>
      </w:r>
      <w:bookmarkEnd w:id="346"/>
      <w:r w:rsidRPr="2A1AEE2C">
        <w:rPr>
          <w:rStyle w:val="Mention"/>
          <w:noProof/>
        </w:rPr>
        <w:t>@Sarah Otner</w:t>
      </w:r>
      <w:r>
        <w:fldChar w:fldCharType="end"/>
      </w:r>
      <w:r w:rsidRPr="17B3991E">
        <w:t xml:space="preserve"> had we been advised to move this into the rank based metrics?</w:t>
      </w:r>
    </w:p>
  </w:comment>
  <w:comment w:id="345" w:author="Sarah Otner" w:date="2026-10-28T16:33:00Z" w:initials="SO">
    <w:p w14:paraId="3D9BA97E" w14:textId="77777777" w:rsidR="006F3DB0" w:rsidRDefault="006F3DB0" w:rsidP="00C34878">
      <w:pPr>
        <w:pStyle w:val="CommentText"/>
      </w:pPr>
      <w:r>
        <w:rPr>
          <w:rStyle w:val="CommentReference"/>
        </w:rPr>
        <w:annotationRef/>
      </w:r>
      <w:r>
        <w:t>I think keep it for now, Yasemin’s advice.</w:t>
      </w:r>
    </w:p>
  </w:comment>
  <w:comment w:id="352" w:author="Kieling, Samuel" w:date="2026-10-30T00:15:00Z" w:initials="SK">
    <w:p w14:paraId="1106DC1B" w14:textId="77777777" w:rsidR="00340713" w:rsidRDefault="00340713" w:rsidP="00340713">
      <w:pPr>
        <w:pStyle w:val="CommentText"/>
      </w:pPr>
      <w:r>
        <w:rPr>
          <w:rStyle w:val="CommentReference"/>
        </w:rPr>
        <w:annotationRef/>
      </w:r>
      <w:r>
        <w:t xml:space="preserve">@Sarah: I took this from the press release. Can you back it up with numbers. </w:t>
      </w:r>
    </w:p>
  </w:comment>
  <w:comment w:id="351" w:author="Weinand, Jann" w:date="2026-10-28T09:05:00Z" w:initials="JW">
    <w:p w14:paraId="7DE35B00" w14:textId="77777777" w:rsidR="000B5DCC" w:rsidRDefault="000B5DCC" w:rsidP="000B5DCC">
      <w:pPr>
        <w:pStyle w:val="CommentText"/>
      </w:pPr>
      <w:r>
        <w:annotationRef/>
      </w:r>
      <w:r>
        <w:t xml:space="preserve">I formulated it a bit more positively. </w:t>
      </w:r>
      <w:r>
        <w:br/>
        <w:t>In addition, I think that this part from the press release should be included here: „</w:t>
      </w:r>
      <w:r>
        <w:rPr>
          <w:color w:val="02122C"/>
          <w:highlight w:val="white"/>
        </w:rPr>
        <w:t>From both continuous and ranking approaches, LENS’ indicator was twice as close to human novelty assessments than were the expert human judgments to each other.</w:t>
      </w:r>
      <w:r>
        <w:t>“ Because it shows that the experts also disagree a lot, and is a good argument why LENS could be superior.</w:t>
      </w:r>
    </w:p>
  </w:comment>
  <w:comment w:id="348" w:author="Sarah Otner" w:date="2026-10-28T16:35:00Z" w:initials="SO">
    <w:p w14:paraId="491AB337" w14:textId="77777777" w:rsidR="008550C4" w:rsidRDefault="008550C4" w:rsidP="008550C4">
      <w:pPr>
        <w:pStyle w:val="CommentText"/>
      </w:pPr>
      <w:r>
        <w:rPr>
          <w:rStyle w:val="CommentReference"/>
        </w:rPr>
        <w:annotationRef/>
      </w:r>
      <w:r>
        <w:t>Do you want a column with the Human (aka “Team 31”) numbers? That’s more contextual than the spot estimate for Spearman...</w:t>
      </w:r>
    </w:p>
  </w:comment>
  <w:comment w:id="349" w:author="Kieling, Samuel" w:date="2026-10-28T23:51:00Z" w:initials="SK">
    <w:p w14:paraId="20E24AB2" w14:textId="77777777" w:rsidR="006C313B" w:rsidRDefault="006C313B" w:rsidP="006C313B">
      <w:pPr>
        <w:pStyle w:val="CommentText"/>
      </w:pPr>
      <w:r>
        <w:rPr>
          <w:rStyle w:val="CommentReference"/>
        </w:rPr>
        <w:annotationRef/>
      </w:r>
      <w:r>
        <w:t>Yes!</w:t>
      </w:r>
    </w:p>
  </w:comment>
  <w:comment w:id="350" w:author="Sarah Otner" w:date="2026-10-29T11:45:00Z" w:initials="SO">
    <w:p w14:paraId="6E5218F8" w14:textId="77777777" w:rsidR="00232E46" w:rsidRDefault="00232E46" w:rsidP="00232E46">
      <w:r>
        <w:rPr>
          <w:rStyle w:val="CommentTextChar"/>
        </w:rPr>
        <w:annotationRef/>
      </w:r>
      <w:r>
        <w:t>Sorry, ignore me, that doesn’t make sense (How could humans have a Median AE to themselves?!).</w:t>
      </w:r>
    </w:p>
  </w:comment>
  <w:comment w:id="399" w:author="Sarah Otner" w:date="2026-10-28T16:37:00Z" w:initials="SO">
    <w:p w14:paraId="777A3AA0" w14:textId="77777777" w:rsidR="008535DA" w:rsidRDefault="008535DA" w:rsidP="008535DA">
      <w:pPr>
        <w:pStyle w:val="CommentText"/>
      </w:pPr>
      <w:r>
        <w:rPr>
          <w:rStyle w:val="CommentReference"/>
        </w:rPr>
        <w:annotationRef/>
      </w:r>
      <w:r>
        <w:t>You have 3 categories in your table:</w:t>
      </w:r>
      <w:r>
        <w:br/>
        <w:t>A</w:t>
      </w:r>
      <w:r>
        <w:br/>
        <w:t>A+FT</w:t>
      </w:r>
    </w:p>
    <w:p w14:paraId="33A5CE71" w14:textId="77777777" w:rsidR="008535DA" w:rsidRDefault="008535DA" w:rsidP="008535DA">
      <w:pPr>
        <w:pStyle w:val="CommentText"/>
      </w:pPr>
      <w:r>
        <w:t>FT</w:t>
      </w:r>
      <w:r>
        <w:br/>
      </w:r>
      <w:r>
        <w:br/>
        <w:t>It’s not clear here which “Full-Text” is. Does it combine “A+FT” with “FT”?</w:t>
      </w:r>
    </w:p>
  </w:comment>
  <w:comment w:id="400" w:author="Kieling, Samuel" w:date="2026-10-28T23:52:00Z" w:initials="SK">
    <w:p w14:paraId="48BB1C62" w14:textId="77777777" w:rsidR="009813AD" w:rsidRDefault="009813AD" w:rsidP="009813AD">
      <w:pPr>
        <w:pStyle w:val="CommentText"/>
      </w:pPr>
      <w:r>
        <w:rPr>
          <w:rStyle w:val="CommentReference"/>
        </w:rPr>
        <w:annotationRef/>
      </w:r>
      <w:r>
        <w:t xml:space="preserve">No only samples which had fulltext-summary and abstract available. So representing the third (smallest) cathegory was left out for this comparison </w:t>
      </w:r>
    </w:p>
  </w:comment>
  <w:comment w:id="401" w:author="Sarah Otner" w:date="2026-10-29T11:46:00Z" w:initials="SO">
    <w:p w14:paraId="195680F0" w14:textId="77777777" w:rsidR="003631F1" w:rsidRDefault="003631F1" w:rsidP="003631F1">
      <w:r>
        <w:rPr>
          <w:rStyle w:val="CommentReference"/>
        </w:rPr>
        <w:annotationRef/>
      </w:r>
      <w:r>
        <w:t>OK maybe add a footnote to say that to explain the difference to Table S.4</w:t>
      </w:r>
    </w:p>
  </w:comment>
  <w:comment w:id="434" w:author="Weinand, Jann" w:date="2026-10-28T09:12:00Z" w:initials="JW">
    <w:p w14:paraId="5AFBEF5E" w14:textId="77777777" w:rsidR="00847B3D" w:rsidRDefault="00847B3D" w:rsidP="00645484">
      <w:pPr>
        <w:pStyle w:val="CommentText"/>
      </w:pPr>
      <w:r>
        <w:annotationRef/>
      </w:r>
      <w:r>
        <w:t>This is hard to understand and should be written as a full sentence.</w:t>
      </w:r>
    </w:p>
  </w:comment>
  <w:comment w:id="448" w:author="Claude" w:date="2026-10-25T23:00:00Z" w:initials="CL">
    <w:p w14:paraId="103E3497" w14:textId="77777777" w:rsidR="00396531" w:rsidRDefault="00CD2C13">
      <w:r>
        <w:rPr>
          <w:rStyle w:val="FuzeileZchn"/>
        </w:rPr>
        <w:annotationRef/>
      </w:r>
      <w:r w:rsidR="00D2577A">
        <w:t>Bitte prüfen: In unserem früheren Austausch standen für den Pilot 2.88 (Volltext) und 4.04 (nur Abstract). Die neuen Werte 2.22 / 2.46 passen rechnerisch zu den Reliabilitäten 0.94 / 0.93 (1 − 2.22²/8.95² bzw. 1 − 2.46²/9.64²). Falls die neuen Werte gelten, ist alles konsistent.</w:t>
      </w:r>
    </w:p>
  </w:comment>
  <w:comment w:id="457" w:author="Sarah Otner" w:date="2026-10-29T14:02:00Z" w:initials="SO">
    <w:p w14:paraId="1DC6DC7D" w14:textId="77777777" w:rsidR="00FF504F" w:rsidRDefault="00FF504F" w:rsidP="00FF504F">
      <w:r>
        <w:rPr>
          <w:rStyle w:val="CommentTextChar"/>
        </w:rPr>
        <w:annotationRef/>
      </w:r>
      <w:r>
        <w:t>What/why?</w:t>
      </w:r>
    </w:p>
  </w:comment>
  <w:comment w:id="458" w:author="Kieling, Samuel" w:date="2026-10-29T23:30:00Z" w:initials="SK">
    <w:p w14:paraId="6CEE816C" w14:textId="77777777" w:rsidR="00E74F84" w:rsidRDefault="00E74F84" w:rsidP="00E74F84">
      <w:pPr>
        <w:pStyle w:val="CommentText"/>
      </w:pPr>
      <w:r>
        <w:rPr>
          <w:rStyle w:val="CommentReference"/>
        </w:rPr>
        <w:annotationRef/>
      </w:r>
      <w:r>
        <w:t>The 9.0 is the sd from the challenge dataset not from our 100-paper testset. Since on the 100-paper set the SD is at 20+ since it was uniformely sampled</w:t>
      </w:r>
    </w:p>
  </w:comment>
  <w:comment w:id="459" w:author="Sarah Otner" w:date="2026-10-28T16:40:00Z" w:initials="SO">
    <w:p w14:paraId="244ACE14" w14:textId="77777777" w:rsidR="007166BD" w:rsidRDefault="007166BD" w:rsidP="007166BD">
      <w:pPr>
        <w:pStyle w:val="CommentText"/>
      </w:pPr>
      <w:r>
        <w:rPr>
          <w:rStyle w:val="CommentReference"/>
        </w:rPr>
        <w:annotationRef/>
      </w:r>
      <w:r>
        <w:t>What does this mean? Is “complete” = “volume of text”?</w:t>
      </w:r>
    </w:p>
  </w:comment>
  <w:comment w:id="471" w:author="Göpfert, Jan-Maris" w:date="2026-10-26T16:11:00Z" w:initials="JG">
    <w:p w14:paraId="42C8D34A" w14:textId="77777777" w:rsidR="00BA507E" w:rsidRDefault="00BA507E" w:rsidP="00BA507E">
      <w:pPr>
        <w:pStyle w:val="CommentText"/>
      </w:pPr>
      <w:r>
        <w:annotationRef/>
      </w:r>
      <w:r>
        <w:t>I think the reasoning is that with abstract only the model tends to choose a point estimate closer to the lower bound of the confidence interval because there is more uncertainty. I guess this is main reason. But this is all just speculation.</w:t>
      </w:r>
    </w:p>
  </w:comment>
  <w:comment w:id="478" w:author="Sarah Otner" w:date="2026-10-29T14:12:00Z" w:initials="SO">
    <w:p w14:paraId="68AF061B" w14:textId="77777777" w:rsidR="009807D7" w:rsidRDefault="009807D7" w:rsidP="009807D7">
      <w:r>
        <w:rPr>
          <w:rStyle w:val="CommentTextChar"/>
        </w:rPr>
        <w:annotationRef/>
      </w:r>
      <w:r>
        <w:t>Is this a within-paper test, where you score the same paper with/without the full text?</w:t>
      </w:r>
    </w:p>
  </w:comment>
  <w:comment w:id="479" w:author="Kieling, Samuel" w:date="2026-10-29T23:27:00Z" w:initials="SK">
    <w:p w14:paraId="3799BF9B" w14:textId="77777777" w:rsidR="00312590" w:rsidRDefault="00312590" w:rsidP="00312590">
      <w:pPr>
        <w:pStyle w:val="CommentText"/>
      </w:pPr>
      <w:r>
        <w:rPr>
          <w:rStyle w:val="CommentReference"/>
        </w:rPr>
        <w:annotationRef/>
      </w:r>
      <w:r>
        <w:t>yes</w:t>
      </w:r>
    </w:p>
  </w:comment>
  <w:comment w:id="480" w:author="Sarah Otner" w:date="2026-10-30T10:04:00Z" w:initials="SO">
    <w:p w14:paraId="0809F11D" w14:textId="77777777" w:rsidR="00CE02B5" w:rsidRDefault="00CE02B5" w:rsidP="00CE02B5">
      <w:pPr>
        <w:pStyle w:val="CommentText"/>
      </w:pPr>
      <w:r>
        <w:rPr>
          <w:rStyle w:val="CommentReference"/>
        </w:rPr>
        <w:annotationRef/>
      </w:r>
      <w:r>
        <w:rPr>
          <w:lang w:val="en-US"/>
        </w:rPr>
        <w:t>Great, that’s important to flag explicitly “In the below section, we perform X which represents a within-paper test…”. Where is best, top of this section?</w:t>
      </w:r>
    </w:p>
  </w:comment>
  <w:comment w:id="472" w:author="Claude" w:date="2026-10-25T23:00:00Z" w:initials="CL">
    <w:p w14:paraId="2F45BF2E" w14:textId="77777777" w:rsidR="00396531" w:rsidRDefault="00CD2C13">
      <w:r>
        <w:rPr>
          <w:rStyle w:val="FuzeileZchn"/>
        </w:rPr>
        <w:annotationRef/>
      </w:r>
      <w:r w:rsidR="00D2577A">
        <w:t>Vorschlag: Die mittlere Differenz von 1.55 Punkten mit ihrer Standardabweichung bzw. einem Konfidenzintervall angeben und sie ins Verhältnis zum Laufrauschen (≈ 2.2–2.5) setzen. Dann ist klar, ob der Unterschied systematisch ist.</w:t>
      </w:r>
    </w:p>
  </w:comment>
  <w:comment w:id="489" w:author="Sarah Otner" w:date="2026-10-28T16:45:00Z" w:initials="SO">
    <w:p w14:paraId="65D373CC" w14:textId="77777777" w:rsidR="00D4410F" w:rsidRPr="00FE670E" w:rsidRDefault="00D4410F" w:rsidP="00D4410F">
      <w:pPr>
        <w:pStyle w:val="CommentText"/>
      </w:pPr>
      <w:r w:rsidRPr="00FE670E">
        <w:rPr>
          <w:rStyle w:val="CommentReference"/>
        </w:rPr>
        <w:annotationRef/>
      </w:r>
      <w:r w:rsidRPr="00FE670E">
        <w:t>Can we add one sentence in non-technical comment? So if someone wants to use LENS, is it “OK” to run on only Abstract? Would it make a mistake in classifying without Full Text? Is it vulnerable to shrink or change direction as the tool gets developed?</w:t>
      </w:r>
    </w:p>
  </w:comment>
  <w:comment w:id="502" w:author="Sarah Otner" w:date="2026-10-29T14:14:00Z" w:initials="SO">
    <w:p w14:paraId="61143F5D" w14:textId="77777777" w:rsidR="00BB0AEF" w:rsidRDefault="00BB0AEF" w:rsidP="00BB0AEF">
      <w:r>
        <w:rPr>
          <w:rStyle w:val="CommentReference"/>
        </w:rPr>
        <w:annotationRef/>
      </w:r>
      <w:r>
        <w:t>From its “true North” score?</w:t>
      </w:r>
    </w:p>
  </w:comment>
  <w:comment w:id="503" w:author="Kieling, Samuel" w:date="2026-10-30T09:41:00Z" w:initials="SK">
    <w:p w14:paraId="4F46579C" w14:textId="77777777" w:rsidR="00090B79" w:rsidRDefault="00090B79" w:rsidP="00090B79">
      <w:pPr>
        <w:pStyle w:val="CommentText"/>
      </w:pPr>
      <w:r>
        <w:rPr>
          <w:rStyle w:val="CommentReference"/>
        </w:rPr>
        <w:annotationRef/>
      </w:r>
      <w:r>
        <w:t>Between both input conditions. We didnt check if abstract only, or fulltext peforms better against expert ratings but only could compare them against each other --&gt; Future works definately!</w:t>
      </w:r>
    </w:p>
  </w:comment>
  <w:comment w:id="511" w:author="Weinand, Jann" w:date="2026-10-28T09:24:00Z" w:initials="JW">
    <w:p w14:paraId="3B58790A" w14:textId="77777777" w:rsidR="00B91087" w:rsidRDefault="00B91087" w:rsidP="00B91087">
      <w:pPr>
        <w:pStyle w:val="CommentText"/>
      </w:pPr>
      <w:r>
        <w:annotationRef/>
      </w:r>
      <w:r>
        <w:t>Above you stated 90% I think</w:t>
      </w:r>
    </w:p>
  </w:comment>
  <w:comment w:id="512" w:author="Sarah Otner" w:date="2026-10-29T11:47:00Z" w:initials="SO">
    <w:p w14:paraId="6CEEA2BB" w14:textId="77777777" w:rsidR="00830D98" w:rsidRDefault="00830D98" w:rsidP="00830D98">
      <w:r>
        <w:rPr>
          <w:rStyle w:val="CommentReference"/>
        </w:rPr>
        <w:annotationRef/>
      </w:r>
      <w:r>
        <w:t>It now says 95%, so as long as it is consistent in both places, either is OK.</w:t>
      </w:r>
    </w:p>
  </w:comment>
  <w:comment w:id="513" w:author="charlaynew" w:date="2026-10-29T21:59:00Z" w:initials="ch">
    <w:p w14:paraId="3D34428D" w14:textId="05C7BF63" w:rsidR="00707B54" w:rsidRDefault="00707B54">
      <w:r>
        <w:rPr>
          <w:rStyle w:val="CommentTextChar"/>
        </w:rPr>
        <w:annotationRef/>
      </w:r>
      <w:r w:rsidRPr="6E6E9399">
        <w:t>The assessment prompt and its interval instruction are described in S.3; S.4 is postprocessing.</w:t>
      </w:r>
    </w:p>
  </w:comment>
  <w:comment w:id="516" w:author="Sarah Otner" w:date="2026-10-28T16:47:00Z" w:initials="SO">
    <w:p w14:paraId="63528998" w14:textId="77777777" w:rsidR="002C7C9D" w:rsidRDefault="002C7C9D" w:rsidP="002C7C9D">
      <w:pPr>
        <w:pStyle w:val="CommentText"/>
      </w:pPr>
      <w:r>
        <w:rPr>
          <w:rStyle w:val="CommentReference"/>
        </w:rPr>
        <w:annotationRef/>
      </w:r>
      <w:r>
        <w:t>This is “on the 1000 paper subsample, now provided on in the Research Artifact”?</w:t>
      </w:r>
    </w:p>
  </w:comment>
  <w:comment w:id="526" w:author="Sarah Otner" w:date="2026-10-28T16:48:00Z" w:initials="SO">
    <w:p w14:paraId="1C530688" w14:textId="77777777" w:rsidR="00B713C8" w:rsidRDefault="00B713C8" w:rsidP="00B713C8">
      <w:pPr>
        <w:pStyle w:val="CommentText"/>
      </w:pPr>
      <w:r>
        <w:rPr>
          <w:rStyle w:val="CommentReference"/>
        </w:rPr>
        <w:annotationRef/>
      </w:r>
      <w:r>
        <w:t xml:space="preserve">OK, so what do we plan to do with this? Is it an item for future research, to try to align them? Or, is it an area where LENS is </w:t>
      </w:r>
      <w:r>
        <w:rPr>
          <w:i/>
          <w:iCs/>
        </w:rPr>
        <w:t>better</w:t>
      </w:r>
      <w:r>
        <w:t xml:space="preserve"> than humans (who are noisy/messy)?</w:t>
      </w:r>
    </w:p>
  </w:comment>
  <w:comment w:id="527" w:author="Göpfert, Jan-Maris" w:date="2026-10-28T15:09:00Z" w:initials="JG">
    <w:p w14:paraId="6C96ABC2" w14:textId="77777777" w:rsidR="001A3C19" w:rsidRDefault="001A3C19" w:rsidP="001A3C19">
      <w:pPr>
        <w:pStyle w:val="CommentText"/>
      </w:pPr>
      <w:r>
        <w:annotationRef/>
      </w:r>
      <w:r>
        <w:t>Maybe we should add a sentence that here we compare expert disagreement with the self-reported confidence interval of LENS which should be correlated to some extent because the LLM is instructed to consider potential expert disagreement for determining the confidence interval. However, the LLM should also include information completeness, ability to reconstruct field and timing, etc.</w:t>
      </w:r>
    </w:p>
  </w:comment>
  <w:comment w:id="528" w:author="Göpfert, Jan-Maris" w:date="2026-10-28T15:12:00Z" w:initials="JG">
    <w:p w14:paraId="2B8234C4" w14:textId="77777777" w:rsidR="00441C46" w:rsidRDefault="00441C46" w:rsidP="00441C46">
      <w:pPr>
        <w:pStyle w:val="CommentText"/>
      </w:pPr>
      <w:r>
        <w:annotationRef/>
      </w:r>
      <w:r>
        <w:t>I find it very surprising that the expert disagreement is not more concentrated towards certain values. It‘s almost constant in the green graph between 0 and 50 considering just the spikes which are likely placed at intervals of 5.</w:t>
      </w:r>
    </w:p>
  </w:comment>
  <w:comment w:id="529" w:author="Sarah Otner" w:date="2026-10-28T16:49:00Z" w:initials="SO">
    <w:p w14:paraId="1B31348B" w14:textId="77777777" w:rsidR="00AB7239" w:rsidRDefault="00AB7239" w:rsidP="00AB7239">
      <w:pPr>
        <w:pStyle w:val="CommentText"/>
      </w:pPr>
      <w:r>
        <w:rPr>
          <w:rStyle w:val="CommentReference"/>
        </w:rPr>
        <w:annotationRef/>
      </w:r>
      <w:r>
        <w:t>This is probably a consequence of the survey design whereby I made them drag the slider to enter a score, and lots of people probably didn’t bother to get it exactly on 50 if the drag stopped at 51 or 52.</w:t>
      </w:r>
    </w:p>
  </w:comment>
  <w:comment w:id="531" w:author="Weinand, Jann" w:date="2026-10-28T09:30:00Z" w:initials="JW">
    <w:p w14:paraId="79433F21" w14:textId="77777777" w:rsidR="00700BBE" w:rsidRDefault="00700BBE" w:rsidP="00700BBE">
      <w:pPr>
        <w:pStyle w:val="CommentText"/>
      </w:pPr>
      <w:r>
        <w:annotationRef/>
      </w:r>
      <w:r>
        <w:t>Again, the challenge organizers forumlated it more positively in their press release (see my comment above with LENS agreeing more with one expert, then several experts with each other)</w:t>
      </w:r>
    </w:p>
  </w:comment>
  <w:comment w:id="534" w:author="Göpfert, Jan-Maris" w:date="2026-10-26T16:21:00Z" w:initials="JG">
    <w:p w14:paraId="0FFEE5EB" w14:textId="77777777" w:rsidR="00A33BD7" w:rsidRDefault="00A33BD7" w:rsidP="00A33BD7">
      <w:pPr>
        <w:pStyle w:val="CommentText"/>
      </w:pPr>
      <w:r>
        <w:annotationRef/>
      </w:r>
      <w:r>
        <w:t xml:space="preserve">This section needs an intro why one would expect a correllation between novelty and impact factor. </w:t>
      </w:r>
    </w:p>
  </w:comment>
  <w:comment w:id="532" w:author="Claude" w:date="2026-10-25T23:00:00Z" w:initials="CL">
    <w:p w14:paraId="70E6145B" w14:textId="77777777" w:rsidR="00396531" w:rsidRDefault="00CD2C13">
      <w:r>
        <w:rPr>
          <w:rStyle w:val="FuzeileZchn"/>
        </w:rPr>
        <w:annotationRef/>
      </w:r>
      <w:r w:rsidR="00D2577A">
        <w:t>A.10–A.12 habe ich neu geschrieben. Offene Zahlen sind gelb markiert. Bitte besonders die Venue-Ablation (n, mittlere absolute Differenz) und die Korrelation auf Paper-Ebene nachliefern.</w:t>
      </w:r>
    </w:p>
  </w:comment>
  <w:comment w:id="544" w:author="Claude" w:date="2026-10-25T23:00:00Z" w:initials="CL">
    <w:p w14:paraId="45A7EC48" w14:textId="77777777" w:rsidR="00396531" w:rsidRDefault="00CD2C13">
      <w:r>
        <w:rPr>
          <w:rStyle w:val="FuzeileZchn"/>
        </w:rPr>
        <w:annotationRef/>
      </w:r>
      <w:r w:rsidR="00D2577A">
        <w:t>Bitte neu rendern: Der Titel im Bild sagt "Impact Factor", die Achse zeigt aber SJR – das ist kein Impact Factor. Internen Titel entfernen (steht in der Unterschrift), Farben auf den einheitlichen Stil umstellen (Punkte grau, Trendlinie gestrichelt dunkelgrau, hervorgehobene Journals blau).</w:t>
      </w:r>
    </w:p>
  </w:comment>
  <w:comment w:id="556" w:author="Weinand, Jann" w:date="2026-10-28T09:34:00Z" w:initials="JW">
    <w:p w14:paraId="007C6206" w14:textId="77777777" w:rsidR="009916A1" w:rsidRDefault="009916A1" w:rsidP="009916A1">
      <w:pPr>
        <w:pStyle w:val="CommentText"/>
      </w:pPr>
      <w:r>
        <w:annotationRef/>
      </w:r>
      <w:r>
        <w:t>Great figure! But please remove the information above the diagram, i.e. title and „217 journals with…“ (this should be only in the figure captions)</w:t>
      </w:r>
    </w:p>
  </w:comment>
  <w:comment w:id="580" w:author="Sarah Otner" w:date="2026-10-29T14:22:00Z" w:initials="SO">
    <w:p w14:paraId="4F17AF82" w14:textId="77777777" w:rsidR="00D96251" w:rsidRDefault="00D96251" w:rsidP="00D96251">
      <w:r>
        <w:rPr>
          <w:rStyle w:val="CommentTextChar"/>
        </w:rPr>
        <w:annotationRef/>
      </w:r>
      <w:r>
        <w:t>Which was what (report the number again)</w:t>
      </w:r>
    </w:p>
  </w:comment>
  <w:comment w:id="582" w:author="Göpfert, Jan-Maris" w:date="2026-10-26T16:27:00Z" w:initials="JG">
    <w:p w14:paraId="1FE0FE79" w14:textId="77777777" w:rsidR="006F20BF" w:rsidRDefault="006F20BF" w:rsidP="006F20BF">
      <w:pPr>
        <w:pStyle w:val="CommentText"/>
      </w:pPr>
      <w:r>
        <w:annotationRef/>
      </w:r>
      <w:r>
        <w:t>Should we write somewhere that our prompt includes „</w:t>
      </w:r>
      <w:r>
        <w:rPr>
          <w:color w:val="BBBEBF"/>
          <w:highlight w:val="black"/>
        </w:rPr>
        <w:t xml:space="preserve">Treat as a prior, not a guarantee. Top venues also publish incremental work.“? </w:t>
      </w:r>
    </w:p>
  </w:comment>
  <w:comment w:id="583" w:author="Kieling, Samuel" w:date="2026-10-26T16:29:00Z" w:initials="SK">
    <w:p w14:paraId="4D269E6F" w14:textId="77777777" w:rsidR="00E67C63" w:rsidRDefault="00E67C63" w:rsidP="00E67C63">
      <w:pPr>
        <w:pStyle w:val="CommentText"/>
      </w:pPr>
      <w:r>
        <w:annotationRef/>
      </w:r>
      <w:r>
        <w:t>I wouldn do this. After running the ablation studies, Im pretty sure leaving out this sentence wouldnt change the result much</w:t>
      </w:r>
    </w:p>
  </w:comment>
  <w:comment w:id="581" w:author="Weinand, Jann" w:date="2026-10-28T09:39:00Z" w:initials="JW">
    <w:p w14:paraId="0B105B96" w14:textId="77777777" w:rsidR="00F836DB" w:rsidRDefault="00F836DB" w:rsidP="00F836DB">
      <w:pPr>
        <w:pStyle w:val="CommentText"/>
      </w:pPr>
      <w:r>
        <w:annotationRef/>
      </w:r>
      <w:r>
        <w:t>But the LLMs could also just know the venue in most cases, right?</w:t>
      </w:r>
    </w:p>
  </w:comment>
  <w:comment w:id="585" w:author="Sarah Otner" w:date="2026-10-29T14:22:00Z" w:initials="SO">
    <w:p w14:paraId="1ED68247" w14:textId="77777777" w:rsidR="00C53534" w:rsidRDefault="00C53534" w:rsidP="00C53534">
      <w:r>
        <w:rPr>
          <w:rStyle w:val="CommentTextChar"/>
        </w:rPr>
        <w:annotationRef/>
      </w:r>
      <w:r>
        <w:t>Journal rank does?</w:t>
      </w:r>
    </w:p>
  </w:comment>
  <w:comment w:id="584" w:author="Kieling, Samuel" w:date="2026-10-30T02:00:00Z" w:initials="SK">
    <w:p w14:paraId="3F68E479" w14:textId="77777777" w:rsidR="008823AC" w:rsidRDefault="008823AC" w:rsidP="008823AC">
      <w:pPr>
        <w:pStyle w:val="CommentText"/>
      </w:pPr>
      <w:r>
        <w:rPr>
          <w:rStyle w:val="CommentReference"/>
        </w:rPr>
        <w:annotationRef/>
      </w:r>
      <w:r>
        <w:t>Seems a little of topic and complicated writed. I also miss some senteces in fovour of using LENS in the peer-reviewing process.</w:t>
      </w:r>
    </w:p>
  </w:comment>
  <w:comment w:id="590" w:author="Weinand, Jann" w:date="2026-10-28T09:44:00Z" w:initials="JW">
    <w:p w14:paraId="200FD77D" w14:textId="77777777" w:rsidR="00A755F3" w:rsidRDefault="00A755F3" w:rsidP="00A755F3">
      <w:pPr>
        <w:pStyle w:val="CommentText"/>
      </w:pPr>
      <w:r>
        <w:annotationRef/>
      </w:r>
      <w:r>
        <w:t>What does this mean? I think we need a bit more explanation here</w:t>
      </w:r>
    </w:p>
  </w:comment>
  <w:comment w:id="595" w:author="Weinand, Jann" w:date="2026-10-28T11:01:00Z" w:initials="JW">
    <w:p w14:paraId="2954E56C" w14:textId="77777777" w:rsidR="006565D0" w:rsidRDefault="006565D0" w:rsidP="006565D0">
      <w:pPr>
        <w:pStyle w:val="CommentText"/>
      </w:pPr>
      <w:r>
        <w:annotationRef/>
      </w:r>
      <w:r>
        <w:t>You could refer back here to the section where you compare with Shibayama etc.</w:t>
      </w:r>
    </w:p>
  </w:comment>
  <w:comment w:id="596" w:author="Weinand, Jann" w:date="2026-10-28T11:02:00Z" w:initials="JW">
    <w:p w14:paraId="56664B9F" w14:textId="77777777" w:rsidR="00EA794F" w:rsidRDefault="00EA794F" w:rsidP="00EA794F">
      <w:pPr>
        <w:pStyle w:val="CommentText"/>
      </w:pPr>
      <w:r>
        <w:annotationRef/>
      </w:r>
      <w:r>
        <w:t>Many journals do not allow bullet lists, and I also like a comprehensive paragraph more, that‘s why I adjusted it</w:t>
      </w:r>
    </w:p>
  </w:comment>
  <w:comment w:id="597" w:author="Sarah Otner" w:date="2026-10-28T17:05:00Z" w:initials="SO">
    <w:p w14:paraId="1BDC4414" w14:textId="77777777" w:rsidR="00FF796F" w:rsidRDefault="00FF796F" w:rsidP="00FF796F">
      <w:pPr>
        <w:pStyle w:val="CommentText"/>
      </w:pPr>
      <w:r>
        <w:rPr>
          <w:rStyle w:val="CommentReference"/>
        </w:rPr>
        <w:annotationRef/>
      </w:r>
      <w:r>
        <w:t>What does this mean (non-expert interpretation)?</w:t>
      </w:r>
    </w:p>
  </w:comment>
  <w:comment w:id="599" w:author="Sarah Otner" w:date="2026-10-28T17:05:00Z" w:initials="SO">
    <w:p w14:paraId="06C5BADA" w14:textId="77777777" w:rsidR="00FF796F" w:rsidRDefault="00FF796F" w:rsidP="00FF796F">
      <w:pPr>
        <w:pStyle w:val="CommentText"/>
      </w:pPr>
      <w:r>
        <w:rPr>
          <w:rStyle w:val="CommentReference"/>
        </w:rPr>
        <w:annotationRef/>
      </w:r>
      <w:r>
        <w:t>What does this mean?</w:t>
      </w:r>
    </w:p>
  </w:comment>
  <w:comment w:id="600" w:author="Sarah Otner" w:date="2026-10-29T14:25:00Z" w:initials="SO">
    <w:p w14:paraId="6677119F" w14:textId="77777777" w:rsidR="003926B1" w:rsidRDefault="003926B1" w:rsidP="003926B1">
      <w:r>
        <w:rPr>
          <w:rStyle w:val="CommentTextChar"/>
        </w:rPr>
        <w:annotationRef/>
      </w:r>
      <w:r>
        <w:t>So what happens to LENS if all of these other companies change the tools inside your tool?</w:t>
      </w:r>
    </w:p>
  </w:comment>
  <w:comment w:id="602" w:author="Sarah Otner" w:date="2026-10-28T17:06:00Z" w:initials="SO">
    <w:p w14:paraId="7613B2A9" w14:textId="77777777" w:rsidR="00087782" w:rsidRDefault="00087782" w:rsidP="00087782">
      <w:pPr>
        <w:pStyle w:val="CommentText"/>
      </w:pPr>
      <w:r>
        <w:rPr>
          <w:rStyle w:val="CommentReference"/>
        </w:rPr>
        <w:annotationRef/>
      </w:r>
      <w:r>
        <w:t>I don’t remember these being numbered? Is this Step 3 in the prompting?</w:t>
      </w:r>
    </w:p>
  </w:comment>
  <w:comment w:id="603" w:author="Sarah Otner" w:date="2026-10-29T14:26:00Z" w:initials="SO">
    <w:p w14:paraId="3C76717B" w14:textId="77777777" w:rsidR="003926B1" w:rsidRDefault="003926B1" w:rsidP="003926B1">
      <w:r>
        <w:rPr>
          <w:rStyle w:val="CommentTextChar"/>
        </w:rPr>
        <w:annotationRef/>
      </w:r>
      <w:r>
        <w:t>How often does the model get re-trained?</w:t>
      </w:r>
    </w:p>
  </w:comment>
  <w:comment w:id="604" w:author="Sarah Otner" w:date="2026-10-28T17:07:00Z" w:initials="SO">
    <w:p w14:paraId="4A54710A" w14:textId="77777777" w:rsidR="007B3E9F" w:rsidRDefault="007B3E9F" w:rsidP="007B3E9F">
      <w:pPr>
        <w:pStyle w:val="CommentText"/>
      </w:pPr>
      <w:r>
        <w:rPr>
          <w:rStyle w:val="CommentReference"/>
        </w:rPr>
        <w:annotationRef/>
      </w:r>
      <w:r>
        <w:t>How does this compare to the papers publication cutoff periods?</w:t>
      </w:r>
    </w:p>
  </w:comment>
  <w:comment w:id="605" w:author="Claude" w:date="2026-10-25T23:00:00Z" w:initials="CL">
    <w:p w14:paraId="56205E7F" w14:textId="77777777" w:rsidR="00396531" w:rsidRDefault="00CD2C13">
      <w:r>
        <w:rPr>
          <w:rStyle w:val="FuzeileZchn"/>
        </w:rPr>
        <w:annotationRef/>
      </w:r>
      <w:r w:rsidR="00D2577A">
        <w:t>Bitte gegen die offizielle OpenAI-Modelldokumentation prüfen und zitieren. Nach meinem Kenntnisstand: GPT-5 30.09.2024, GPT-5 nano 30.05.2024. Ebenso prüfen, welche Publikationsjahre der Challenge-Datensatz abdeckt (früher: 2023–2025).</w:t>
      </w:r>
    </w:p>
  </w:comment>
  <w:comment w:id="606" w:author="Sarah Otner" w:date="2026-10-28T17:07:00Z" w:initials="SO">
    <w:p w14:paraId="3A6D6903" w14:textId="77777777" w:rsidR="004C18C7" w:rsidRDefault="004C18C7" w:rsidP="004C18C7">
      <w:pPr>
        <w:pStyle w:val="CommentText"/>
      </w:pPr>
      <w:r>
        <w:rPr>
          <w:rStyle w:val="CommentReference"/>
        </w:rPr>
        <w:annotationRef/>
      </w:r>
      <w:r>
        <w:t>How (other than the status effects we already discussed)?</w:t>
      </w:r>
    </w:p>
  </w:comment>
  <w:comment w:id="607" w:author="Kieling, Samuel" w:date="2026-10-30T12:38:00Z" w:initials="SK">
    <w:p w14:paraId="0A3B7F16" w14:textId="77777777" w:rsidR="007E3B37" w:rsidRDefault="007E3B37" w:rsidP="007E3B37">
      <w:pPr>
        <w:pStyle w:val="CommentText"/>
      </w:pPr>
      <w:r>
        <w:rPr>
          <w:rStyle w:val="CommentReference"/>
        </w:rPr>
        <w:annotationRef/>
      </w:r>
      <w:r>
        <w:t>Maybe they have seen the cites or how certaint ideas have been adapted by the field stemming from a  paper in the dataset (?)</w:t>
      </w:r>
    </w:p>
  </w:comment>
  <w:comment w:id="611" w:author="charlaynew" w:date="2026-10-30T12:03:00Z" w:initials="ch">
    <w:p w14:paraId="70428238" w14:textId="5E7A7FE7" w:rsidR="00FB79E5" w:rsidRDefault="00FB79E5">
      <w:pPr>
        <w:pStyle w:val="CommentText"/>
      </w:pPr>
      <w:r>
        <w:rPr>
          <w:rStyle w:val="CommentReference"/>
        </w:rPr>
        <w:annotationRef/>
      </w:r>
      <w:r w:rsidRPr="70C2DF50">
        <w:t>“threshold of 60/is” appears to be missing text. Should this be “thresholds of 60/[X] are heuristic choices; their sensitivity…”?</w:t>
      </w:r>
    </w:p>
  </w:comment>
  <w:comment w:id="625" w:author="Sarah Otner" w:date="2026-10-29T14:30:00Z" w:initials="SO">
    <w:p w14:paraId="6BAE9758" w14:textId="77777777" w:rsidR="00B36920" w:rsidRDefault="00B36920" w:rsidP="00B36920">
      <w:r>
        <w:rPr>
          <w:rStyle w:val="CommentTextChar"/>
        </w:rPr>
        <w:annotationRef/>
      </w:r>
      <w:r>
        <w:t>I don’t think you mean “fairness”. Do you mean “parity” or “appropriateness of application” or what?</w:t>
      </w:r>
    </w:p>
  </w:comment>
  <w:comment w:id="626" w:author="Sarah Otner" w:date="2026-10-28T17:12:00Z" w:initials="SO">
    <w:p w14:paraId="5E377989" w14:textId="77777777" w:rsidR="00AD595A" w:rsidRDefault="00AD595A" w:rsidP="00AD595A">
      <w:pPr>
        <w:pStyle w:val="CommentText"/>
      </w:pPr>
      <w:r>
        <w:rPr>
          <w:rStyle w:val="CommentReference"/>
        </w:rPr>
        <w:annotationRef/>
      </w:r>
      <w:r>
        <w:t>In order to what (what do ablation studies achieve)?</w:t>
      </w:r>
    </w:p>
  </w:comment>
  <w:comment w:id="628" w:author="Claude" w:date="2026-10-25T23:00:00Z" w:initials="CL">
    <w:p w14:paraId="21050F87" w14:textId="77777777" w:rsidR="00396531" w:rsidRDefault="00CD2C13">
      <w:r>
        <w:rPr>
          <w:rStyle w:val="FuzeileZchn"/>
        </w:rPr>
        <w:annotationRef/>
      </w:r>
      <w:r w:rsidR="00D2577A">
        <w:t>Aus deinem ersten Entwurf übernommen. Interne Labels ("production score", "original production run") entfernt. Vorschlag: ein bis zwei weitere Beispiele aus dem 1,000-Paper-Subset (ein hoch, ein niedrig bewertetes) jeweils mit Expert_Median daneben.</w:t>
      </w:r>
    </w:p>
  </w:comment>
  <w:comment w:id="627" w:author="Sarah Otner" w:date="2026-10-30T10:12:00Z" w:initials="SO">
    <w:p w14:paraId="0CF78011" w14:textId="77777777" w:rsidR="009B6376" w:rsidRDefault="009B6376" w:rsidP="009B6376">
      <w:pPr>
        <w:pStyle w:val="CommentText"/>
      </w:pPr>
      <w:r>
        <w:rPr>
          <w:rStyle w:val="CommentReference"/>
        </w:rPr>
        <w:annotationRef/>
      </w:r>
      <w:r>
        <w:rPr>
          <w:lang w:val="en-US"/>
        </w:rPr>
        <w:t>I think you should put this on it’s own page alone, with a Box Border around it.</w:t>
      </w:r>
    </w:p>
  </w:comment>
  <w:comment w:id="630" w:author="Göpfert, Jan-Maris" w:date="2026-10-26T16:59:00Z" w:initials="JG">
    <w:p w14:paraId="38E0BC4A" w14:textId="77777777" w:rsidR="00A86B0A" w:rsidRDefault="00A86B0A" w:rsidP="00A86B0A">
      <w:pPr>
        <w:pStyle w:val="CommentText"/>
      </w:pPr>
      <w:r>
        <w:annotationRef/>
      </w:r>
      <w:r>
        <w:t>Is this a CC-BY licensed article? If so, that‘s good. But we need to comply with the appropriate credit rule, that is, also including authors, journal, etc besides title</w:t>
      </w:r>
    </w:p>
  </w:comment>
  <w:comment w:id="631" w:author="Duncan Moore" w:date="2026-10-29T11:50:00Z" w:initials="DM">
    <w:p w14:paraId="41BCBBE2" w14:textId="77777777" w:rsidR="008B66E4" w:rsidRDefault="008B66E4" w:rsidP="008B66E4">
      <w:pPr>
        <w:pStyle w:val="CommentText"/>
      </w:pPr>
      <w:r>
        <w:rPr>
          <w:rStyle w:val="CommentTextChar"/>
        </w:rPr>
        <w:annotationRef/>
      </w:r>
      <w:r>
        <w:t>CC BY 4.0</w:t>
      </w:r>
      <w:r>
        <w:br/>
      </w:r>
      <w:r>
        <w:br/>
      </w:r>
      <w:r>
        <w:rPr>
          <w:color w:val="0156CE"/>
        </w:rPr>
        <w:t>Elisa Matutini</w:t>
      </w:r>
      <w:r>
        <w:rPr>
          <w:color w:val="172B4D"/>
          <w:vertAlign w:val="superscript"/>
        </w:rPr>
        <w:t xml:space="preserve"> *</w:t>
      </w:r>
      <w:r>
        <w:rPr>
          <w:color w:val="172B4D"/>
        </w:rPr>
        <w:t xml:space="preserve">, </w:t>
      </w:r>
    </w:p>
    <w:p w14:paraId="0080AD9D" w14:textId="77777777" w:rsidR="008B66E4" w:rsidRDefault="008B66E4" w:rsidP="008B66E4">
      <w:r>
        <w:rPr>
          <w:color w:val="172B4D"/>
        </w:rPr>
        <w:t xml:space="preserve">Giacomo Chiara and </w:t>
      </w:r>
    </w:p>
    <w:p w14:paraId="639111B6" w14:textId="77777777" w:rsidR="008B66E4" w:rsidRDefault="008B66E4" w:rsidP="008B66E4">
      <w:r>
        <w:rPr>
          <w:color w:val="172B4D"/>
        </w:rPr>
        <w:t>Sonia Brondi</w:t>
      </w:r>
    </w:p>
    <w:p w14:paraId="06C1CAD2" w14:textId="77777777" w:rsidR="008B66E4" w:rsidRDefault="008B66E4" w:rsidP="008B66E4">
      <w:r>
        <w:br/>
        <w:t>Sustainability</w:t>
      </w:r>
      <w:r>
        <w:br/>
      </w:r>
      <w:r>
        <w:br/>
      </w:r>
      <w:hyperlink r:id="rId2" w:history="1">
        <w:r w:rsidRPr="004673EC">
          <w:t>https://www.mdpi.com/2071-1050/17/20/9208</w:t>
        </w:r>
      </w:hyperlink>
    </w:p>
  </w:comment>
  <w:comment w:id="632" w:author="Sarah Otner" w:date="2026-10-30T10:14:00Z" w:initials="SO">
    <w:p w14:paraId="0DDCF0F7" w14:textId="77777777" w:rsidR="00244545" w:rsidRDefault="00244545" w:rsidP="00244545">
      <w:pPr>
        <w:pStyle w:val="CommentText"/>
      </w:pPr>
      <w:r>
        <w:rPr>
          <w:rStyle w:val="CommentReference"/>
        </w:rPr>
        <w:annotationRef/>
      </w:r>
      <w:r>
        <w:rPr>
          <w:lang w:val="en-US"/>
        </w:rPr>
        <w:t>Section Header for Challenge-side materials</w:t>
      </w:r>
    </w:p>
  </w:comment>
  <w:comment w:id="633" w:author="Sarah Otner" w:date="2026-10-29T17:02:00Z" w:initials="SO">
    <w:p w14:paraId="7B344A1B" w14:textId="77777777" w:rsidR="006B3770" w:rsidRDefault="006B3770" w:rsidP="00CE2FF3">
      <w:pPr>
        <w:pStyle w:val="CommentText"/>
      </w:pPr>
      <w:r>
        <w:rPr>
          <w:rStyle w:val="CommentTextChar"/>
        </w:rPr>
        <w:annotationRef/>
      </w:r>
      <w:r>
        <w:t>Move up to end of LENS section</w:t>
      </w:r>
    </w:p>
  </w:comment>
  <w:comment w:id="639" w:author="Weinand, Jann" w:date="2026-10-30T09:31:00Z" w:initials="JW">
    <w:p w14:paraId="1A7E4C91" w14:textId="77777777" w:rsidR="004C43EB" w:rsidRDefault="004C43EB" w:rsidP="004C43EB">
      <w:pPr>
        <w:pStyle w:val="CommentText"/>
      </w:pPr>
      <w:r>
        <w:rPr>
          <w:rStyle w:val="CommentReference"/>
        </w:rPr>
        <w:annotationRef/>
      </w:r>
      <w:r>
        <w:t>They all have different x-axes, which makes comparison very hard</w:t>
      </w:r>
    </w:p>
  </w:comment>
  <w:comment w:id="640" w:author="Kieling, Samuel" w:date="2026-10-30T09:50:00Z" w:initials="SK">
    <w:p w14:paraId="6D3914F0" w14:textId="77777777" w:rsidR="00D920CB" w:rsidRDefault="00D920CB" w:rsidP="00D920CB">
      <w:pPr>
        <w:pStyle w:val="CommentText"/>
      </w:pPr>
      <w:r>
        <w:rPr>
          <w:rStyle w:val="CommentReference"/>
        </w:rPr>
        <w:annotationRef/>
      </w:r>
      <w:r>
        <w:t>Done</w:t>
      </w:r>
    </w:p>
  </w:comment>
  <w:comment w:id="646" w:author="Weinand, Jann" w:date="2026-10-30T09:29:00Z" w:initials="JW">
    <w:p w14:paraId="66A54657" w14:textId="77777777" w:rsidR="004C43EB" w:rsidRDefault="004C43EB" w:rsidP="004C43EB">
      <w:pPr>
        <w:pStyle w:val="CommentText"/>
      </w:pPr>
      <w:r>
        <w:rPr>
          <w:rStyle w:val="CommentReference"/>
        </w:rPr>
        <w:annotationRef/>
      </w:r>
      <w:r>
        <w:t>„recently“ published articles?</w:t>
      </w:r>
    </w:p>
  </w:comment>
  <w:comment w:id="653" w:author="Sarah Otner" w:date="2026-10-28T17:17:00Z" w:initials="SO">
    <w:p w14:paraId="04837336" w14:textId="77777777" w:rsidR="00B2381B" w:rsidRPr="00FE670E" w:rsidRDefault="00B2381B" w:rsidP="00B2381B">
      <w:pPr>
        <w:pStyle w:val="CommentText"/>
      </w:pPr>
      <w:r w:rsidRPr="00FE670E">
        <w:rPr>
          <w:rStyle w:val="CommentReference"/>
        </w:rPr>
        <w:annotationRef/>
      </w:r>
      <w:r w:rsidRPr="00FE670E">
        <w:t>Continuous numbering from above, so starts with S.12 (if that part gets deleted)?</w:t>
      </w:r>
    </w:p>
  </w:comment>
  <w:comment w:id="654" w:author="Duncan Moore" w:date="2026-10-28T17:17:00Z" w:initials="DM">
    <w:p w14:paraId="0CE32E3D" w14:textId="6279DFD1" w:rsidR="00A35A53" w:rsidRPr="00FE670E" w:rsidRDefault="00A35A53">
      <w:pPr>
        <w:pStyle w:val="CommentText"/>
      </w:pPr>
      <w:r w:rsidRPr="00FE670E">
        <w:rPr>
          <w:rStyle w:val="CommentReference"/>
        </w:rPr>
        <w:annotationRef/>
      </w:r>
      <w:r w:rsidRPr="00FE670E">
        <w:t>That's fine, I'm rushing against the clock to get something down before I need to go, so will attend to this tomorrow :)</w:t>
      </w:r>
    </w:p>
  </w:comment>
  <w:comment w:id="655" w:author="Duncan Moore" w:date="2026-10-28T17:20:00Z" w:initials="DM">
    <w:p w14:paraId="1AF47A22" w14:textId="03F633A0" w:rsidR="00E402A0" w:rsidRPr="00FE670E" w:rsidRDefault="00DD6266">
      <w:pPr>
        <w:pStyle w:val="CommentText"/>
      </w:pPr>
      <w:r w:rsidRPr="00FE670E">
        <w:rPr>
          <w:rStyle w:val="CommentReference"/>
        </w:rPr>
        <w:annotationRef/>
      </w:r>
      <w:r w:rsidR="00E402A0" w:rsidRPr="00FE670E">
        <w:t>For the sake of flow I'm not talking about location source - from journal or conference, or on the difference between publiccation date and created date (the latter done in post-processing)</w:t>
      </w:r>
    </w:p>
  </w:comment>
  <w:comment w:id="656" w:author="Sarah Otner" w:date="2026-10-28T17:49:00Z" w:initials="SO">
    <w:p w14:paraId="404296AB" w14:textId="77777777" w:rsidR="008663C7" w:rsidRDefault="008663C7" w:rsidP="008663C7">
      <w:pPr>
        <w:pStyle w:val="CommentText"/>
      </w:pPr>
      <w:r>
        <w:rPr>
          <w:rStyle w:val="CommentReference"/>
        </w:rPr>
        <w:annotationRef/>
      </w:r>
      <w:r>
        <w:t>Can’t be: That’s 36 months, but we asked for 24 months.</w:t>
      </w:r>
    </w:p>
  </w:comment>
  <w:comment w:id="657" w:author="Duncan Moore" w:date="2026-10-29T11:48:00Z" w:initials="DM">
    <w:p w14:paraId="3705212E" w14:textId="77777777" w:rsidR="00A11A9B" w:rsidRDefault="00A11A9B" w:rsidP="00A11A9B">
      <w:r>
        <w:rPr>
          <w:rStyle w:val="CommentTextChar"/>
        </w:rPr>
        <w:annotationRef/>
      </w:r>
      <w:r>
        <w:t>I’ll double check after the workshop.</w:t>
      </w:r>
      <w:r>
        <w:br/>
      </w:r>
      <w:r>
        <w:br/>
        <w:t>From memory we had a 24 month rolling window for created_date. But as created_date represents when the publication was added to the database, and theoretically you could add an obscure 1970s psychology journal in 2025, we had publication_date as a fallback.</w:t>
      </w:r>
      <w:r>
        <w:br/>
      </w:r>
      <w:r>
        <w:br/>
        <w:t>But publication_date is very inconsistent re: coarseness and we can effectively only use year-level data from it.</w:t>
      </w:r>
      <w:r>
        <w:br/>
      </w:r>
      <w:r>
        <w:br/>
        <w:t>So our dataset would mostly be within the 24 month window (and the paucity of 2023 papers reflects this) but it’s unavoidable that earlier 2023 papers could sneak in.</w:t>
      </w:r>
      <w:r>
        <w:br/>
      </w:r>
      <w:r>
        <w:br/>
        <w:t>I suppose I probably should just get into the weeds in the text… footnote territory?</w:t>
      </w:r>
    </w:p>
  </w:comment>
  <w:comment w:id="658" w:author="Duncan Moore" w:date="2026-10-29T17:29:00Z" w:initials="DM">
    <w:p w14:paraId="666D4592" w14:textId="77777777" w:rsidR="0073043C" w:rsidRDefault="0073043C" w:rsidP="0073043C">
      <w:r>
        <w:rPr>
          <w:rStyle w:val="CommentTextChar"/>
        </w:rPr>
        <w:annotationRef/>
      </w:r>
      <w:r>
        <w:t>Not happy with the phrasing but I’ve elaborated</w:t>
      </w:r>
    </w:p>
  </w:comment>
  <w:comment w:id="659" w:author="Sarah Otner" w:date="2026-10-30T10:18:00Z" w:initials="SO">
    <w:p w14:paraId="3C9EF5A0" w14:textId="77777777" w:rsidR="006E66B7" w:rsidRDefault="006E66B7" w:rsidP="006E66B7">
      <w:pPr>
        <w:pStyle w:val="CommentText"/>
      </w:pPr>
      <w:r>
        <w:rPr>
          <w:rStyle w:val="CommentReference"/>
        </w:rPr>
        <w:annotationRef/>
      </w:r>
      <w:r>
        <w:rPr>
          <w:lang w:val="en-US"/>
        </w:rPr>
        <w:t>Yes, footnote. Just say “Create_date from X to Y, inclusive. Publication_date from A to Z, inclusive” and report what they are.</w:t>
      </w:r>
    </w:p>
  </w:comment>
  <w:comment w:id="660" w:author="Sarah Otner" w:date="2026-10-28T17:49:00Z" w:initials="SO">
    <w:p w14:paraId="0C16BD98" w14:textId="77777777" w:rsidR="00F20261" w:rsidRDefault="00F20261" w:rsidP="00F20261">
      <w:pPr>
        <w:pStyle w:val="CommentText"/>
      </w:pPr>
      <w:r>
        <w:rPr>
          <w:rStyle w:val="CommentReference"/>
        </w:rPr>
        <w:annotationRef/>
      </w:r>
      <w:r>
        <w:t>How many?</w:t>
      </w:r>
    </w:p>
  </w:comment>
  <w:comment w:id="661" w:author="Duncan Moore" w:date="2026-10-29T11:44:00Z" w:initials="DM">
    <w:p w14:paraId="07C64D52" w14:textId="77777777" w:rsidR="00352FF5" w:rsidRDefault="00352FF5" w:rsidP="00352FF5">
      <w:pPr>
        <w:pStyle w:val="CommentText"/>
      </w:pPr>
      <w:r>
        <w:rPr>
          <w:rStyle w:val="CommentReference"/>
        </w:rPr>
        <w:annotationRef/>
      </w:r>
      <w:r>
        <w:t>In the API call it’s literally has_references == TRUE. So any number over zero.</w:t>
      </w:r>
    </w:p>
  </w:comment>
  <w:comment w:id="662" w:author="Sarah Otner" w:date="2026-10-28T17:51:00Z" w:initials="SO">
    <w:p w14:paraId="3B2BFFC5" w14:textId="77777777" w:rsidR="004D5AB3" w:rsidRDefault="004D5AB3" w:rsidP="004D5AB3">
      <w:pPr>
        <w:pStyle w:val="CommentText"/>
      </w:pPr>
      <w:r>
        <w:rPr>
          <w:rStyle w:val="CommentReference"/>
        </w:rPr>
        <w:annotationRef/>
      </w:r>
      <w:r>
        <w:t>Examples?</w:t>
      </w:r>
    </w:p>
  </w:comment>
  <w:comment w:id="663" w:author="Duncan Moore" w:date="2026-10-29T11:42:00Z" w:initials="DM">
    <w:p w14:paraId="2AC73E8D" w14:textId="77777777" w:rsidR="00AA2CB6" w:rsidRDefault="00AA2CB6" w:rsidP="00AA2CB6">
      <w:r>
        <w:rPr>
          <w:rStyle w:val="CommentReference"/>
        </w:rPr>
        <w:annotationRef/>
      </w:r>
      <w:r>
        <w:t>Done.</w:t>
      </w:r>
    </w:p>
  </w:comment>
  <w:comment w:id="664" w:author="Sarah Otner" w:date="2026-10-29T11:50:00Z" w:initials="SO">
    <w:p w14:paraId="345FB272" w14:textId="77777777" w:rsidR="001D5B74" w:rsidRDefault="001D5B74" w:rsidP="001D5B74">
      <w:r>
        <w:rPr>
          <w:rStyle w:val="CommentTextChar"/>
        </w:rPr>
        <w:annotationRef/>
      </w:r>
      <w:r>
        <w:t xml:space="preserve">OrgSci editors will want to know if it was excluded; I recall </w:t>
      </w:r>
      <w:r>
        <w:rPr>
          <w:b/>
          <w:bCs/>
        </w:rPr>
        <w:t>yes</w:t>
      </w:r>
      <w:r>
        <w:t>?</w:t>
      </w:r>
    </w:p>
  </w:comment>
  <w:comment w:id="665" w:author="Duncan Moore" w:date="2026-10-29T17:25:00Z" w:initials="DM">
    <w:p w14:paraId="3860D30D" w14:textId="77777777" w:rsidR="00CD5414" w:rsidRDefault="00CD5414" w:rsidP="00CD5414">
      <w:r>
        <w:rPr>
          <w:rStyle w:val="CommentReference"/>
        </w:rPr>
        <w:annotationRef/>
      </w:r>
      <w:r>
        <w:t>Surprisingly no, but management science was</w:t>
      </w:r>
    </w:p>
  </w:comment>
  <w:comment w:id="666" w:author="Sarah Otner" w:date="2026-10-28T17:52:00Z" w:initials="SO">
    <w:p w14:paraId="30A12B2E" w14:textId="77777777" w:rsidR="004D5AB3" w:rsidRDefault="004D5AB3" w:rsidP="004D5AB3">
      <w:pPr>
        <w:pStyle w:val="CommentText"/>
      </w:pPr>
      <w:r>
        <w:rPr>
          <w:rStyle w:val="CommentReference"/>
        </w:rPr>
        <w:annotationRef/>
      </w:r>
      <w:r>
        <w:t>How would we have known this in 2025?</w:t>
      </w:r>
    </w:p>
  </w:comment>
  <w:comment w:id="667" w:author="Duncan Moore" w:date="2026-10-29T11:39:00Z" w:initials="DM">
    <w:p w14:paraId="03E6F6BE" w14:textId="77777777" w:rsidR="00E76677" w:rsidRDefault="00E76677" w:rsidP="00E76677">
      <w:r>
        <w:rPr>
          <w:rStyle w:val="CommentTextChar"/>
        </w:rPr>
        <w:annotationRef/>
      </w:r>
      <w:r>
        <w:t>Rephrasing now - these are “ghost” entries from journals since deleted. (If you have time see p17 of Lorena’s presentation)</w:t>
      </w:r>
    </w:p>
  </w:comment>
  <w:comment w:id="668" w:author="Duncan Moore" w:date="2026-10-29T11:40:00Z" w:initials="DM">
    <w:p w14:paraId="5162E678" w14:textId="77777777" w:rsidR="00940799" w:rsidRDefault="00940799" w:rsidP="00940799">
      <w:r>
        <w:rPr>
          <w:rStyle w:val="CommentTextChar"/>
        </w:rPr>
        <w:annotationRef/>
      </w:r>
      <w:r>
        <w:t>Repeated the bad phrasing again! “Since deleted” meaning, present on the database, subsequently deleted by the time we fetched the data, with placeholder references.</w:t>
      </w:r>
    </w:p>
  </w:comment>
  <w:comment w:id="669" w:author="Sarah Otner" w:date="2026-10-28T17:52:00Z" w:initials="SO">
    <w:p w14:paraId="773BFA21" w14:textId="77777777" w:rsidR="004D5AB3" w:rsidRDefault="004D5AB3" w:rsidP="004D5AB3">
      <w:pPr>
        <w:pStyle w:val="CommentText"/>
      </w:pPr>
      <w:r>
        <w:rPr>
          <w:rStyle w:val="CommentReference"/>
        </w:rPr>
        <w:annotationRef/>
      </w:r>
      <w:r>
        <w:t>Not journals, outputs/papers/titles</w:t>
      </w:r>
    </w:p>
  </w:comment>
  <w:comment w:id="670" w:author="Duncan Moore" w:date="2026-10-29T11:42:00Z" w:initials="DM">
    <w:p w14:paraId="4C92D338" w14:textId="77777777" w:rsidR="00AA2CB6" w:rsidRDefault="00AA2CB6" w:rsidP="00AA2CB6">
      <w:r>
        <w:rPr>
          <w:rStyle w:val="CommentReference"/>
        </w:rPr>
        <w:annotationRef/>
      </w:r>
      <w:r>
        <w:t>Yes, wrong word came out.</w:t>
      </w:r>
    </w:p>
  </w:comment>
  <w:comment w:id="671" w:author="Duncan Moore" w:date="2026-10-28T17:28:00Z" w:initials="DM">
    <w:p w14:paraId="04D97C8C" w14:textId="30EE5534" w:rsidR="00E66B20" w:rsidRDefault="00E66B20">
      <w:pPr>
        <w:pStyle w:val="CommentText"/>
      </w:pPr>
      <w:r>
        <w:rPr>
          <w:rStyle w:val="CommentReference"/>
        </w:rPr>
        <w:annotationRef/>
      </w:r>
      <w:r w:rsidRPr="24D0ADCE">
        <w:t>Case report, editorial, practice guideline, addendum, errata, corrigendum.</w:t>
      </w:r>
    </w:p>
    <w:p w14:paraId="0A59CDF1" w14:textId="7AF35DCE" w:rsidR="00E66B20" w:rsidRDefault="00E66B20">
      <w:pPr>
        <w:pStyle w:val="CommentText"/>
      </w:pPr>
    </w:p>
    <w:p w14:paraId="039B14CC" w14:textId="53CBCC32" w:rsidR="00E66B20" w:rsidRDefault="00E66B20">
      <w:pPr>
        <w:pStyle w:val="CommentText"/>
      </w:pPr>
      <w:r w:rsidRPr="1F0F1AFE">
        <w:t>Lorena proposed opinion, correction, case. From memory I think we added opinion only, will double check tomorrow.</w:t>
      </w:r>
    </w:p>
  </w:comment>
  <w:comment w:id="672" w:author="Duncan Moore" w:date="2026-10-30T10:17:00Z" w:initials="DM">
    <w:p w14:paraId="6E718EAB" w14:textId="05B28585" w:rsidR="009F3BF5" w:rsidRDefault="009F3BF5" w:rsidP="009F3BF5">
      <w:pPr>
        <w:pStyle w:val="CommentText"/>
      </w:pPr>
      <w:r>
        <w:rPr>
          <w:rStyle w:val="CommentReference"/>
        </w:rPr>
        <w:annotationRef/>
      </w:r>
      <w:r>
        <w:fldChar w:fldCharType="begin"/>
      </w:r>
      <w:r>
        <w:instrText>HYPERLINK "mailto:smo24@sussex.ac.uk"</w:instrText>
      </w:r>
      <w:bookmarkStart w:id="673" w:name="_@_6A40F0902FB048DB8F5013D421AE6444Z"/>
      <w:r>
        <w:fldChar w:fldCharType="separate"/>
      </w:r>
      <w:bookmarkEnd w:id="673"/>
      <w:r w:rsidRPr="009F3BF5">
        <w:rPr>
          <w:rStyle w:val="Mention"/>
          <w:noProof/>
        </w:rPr>
        <w:t>@Sarah Otner</w:t>
      </w:r>
      <w:r>
        <w:fldChar w:fldCharType="end"/>
      </w:r>
      <w:r>
        <w:t xml:space="preserve"> we’ve ended up with a lot of summary statistics in here as well, change of title?</w:t>
      </w:r>
    </w:p>
  </w:comment>
  <w:comment w:id="677" w:author="Sarah Otner" w:date="2026-10-28T17:52:00Z" w:initials="SO">
    <w:p w14:paraId="04329A6A" w14:textId="77777777" w:rsidR="00C15E51" w:rsidRDefault="00C15E51" w:rsidP="00C15E51">
      <w:pPr>
        <w:pStyle w:val="CommentText"/>
      </w:pPr>
      <w:r>
        <w:rPr>
          <w:rStyle w:val="CommentReference"/>
        </w:rPr>
        <w:annotationRef/>
      </w:r>
      <w:r>
        <w:t>What?</w:t>
      </w:r>
    </w:p>
  </w:comment>
  <w:comment w:id="678" w:author="Duncan Moore" w:date="2026-10-29T11:35:00Z" w:initials="DM">
    <w:p w14:paraId="7B1E8EFF" w14:textId="77777777" w:rsidR="0053792A" w:rsidRDefault="0053792A" w:rsidP="0053792A">
      <w:r>
        <w:rPr>
          <w:rStyle w:val="CommentReference"/>
        </w:rPr>
        <w:annotationRef/>
      </w:r>
      <w:r>
        <w:t>Rushed phrasing. I’ll just cut it later today - this was supposed to reflect the 0-100 or 1 in X novelty debate we had early doors. We probably don’t need to get into that.</w:t>
      </w:r>
    </w:p>
  </w:comment>
  <w:comment w:id="679" w:author="Sarah Otner" w:date="2026-10-28T17:52:00Z" w:initials="SO">
    <w:p w14:paraId="33FF44BC" w14:textId="77777777" w:rsidR="00B4454E" w:rsidRDefault="00B4454E" w:rsidP="00B4454E">
      <w:pPr>
        <w:pStyle w:val="CommentText"/>
      </w:pPr>
      <w:r>
        <w:rPr>
          <w:rStyle w:val="CommentReference"/>
        </w:rPr>
        <w:annotationRef/>
      </w:r>
      <w:r>
        <w:t>What?</w:t>
      </w:r>
    </w:p>
  </w:comment>
  <w:comment w:id="680" w:author="Duncan Moore" w:date="2026-10-29T11:37:00Z" w:initials="DM">
    <w:p w14:paraId="31E865C6" w14:textId="77777777" w:rsidR="00CD30CC" w:rsidRDefault="00CD30CC" w:rsidP="00CD30CC">
      <w:r>
        <w:rPr>
          <w:rStyle w:val="CommentTextChar"/>
        </w:rPr>
        <w:annotationRef/>
      </w:r>
      <w:r>
        <w:t>Poor phrasing, again. Intent was to get anything out of the door so it can be edited into shape! I’ll reword later today.</w:t>
      </w:r>
      <w:r>
        <w:br/>
      </w:r>
      <w:r>
        <w:br/>
        <w:t>This refers to similarity, originality and the subcategories of novelty. We don’t discuss these in these documents, LENS were not tested against them. But they are plainly there in the survey design and therefore need addressed.</w:t>
      </w:r>
    </w:p>
  </w:comment>
  <w:comment w:id="674" w:author="Sarah Otner" w:date="2026-10-28T17:52:00Z" w:initials="SO">
    <w:p w14:paraId="2A7D9EEB" w14:textId="675AE092" w:rsidR="00B4454E" w:rsidRDefault="00B4454E" w:rsidP="00B4454E">
      <w:pPr>
        <w:pStyle w:val="CommentText"/>
      </w:pPr>
      <w:r>
        <w:rPr>
          <w:rStyle w:val="CommentReference"/>
        </w:rPr>
        <w:annotationRef/>
      </w:r>
      <w:r>
        <w:fldChar w:fldCharType="begin"/>
      </w:r>
      <w:r>
        <w:instrText>HYPERLINK "mailto:smo24@sussex.ac.uk"</w:instrText>
      </w:r>
      <w:bookmarkStart w:id="681" w:name="_@_B6170A3343054A58AB54F7E9654F2E16Z"/>
      <w:r>
        <w:fldChar w:fldCharType="separate"/>
      </w:r>
      <w:bookmarkEnd w:id="681"/>
      <w:r w:rsidRPr="00B4454E">
        <w:rPr>
          <w:rStyle w:val="Mention"/>
          <w:noProof/>
        </w:rPr>
        <w:t>@Sarah Otner</w:t>
      </w:r>
      <w:r>
        <w:fldChar w:fldCharType="end"/>
      </w:r>
      <w:r>
        <w:t xml:space="preserve"> To Write!</w:t>
      </w:r>
    </w:p>
  </w:comment>
  <w:comment w:id="675" w:author="Duncan Moore" w:date="2026-10-29T17:30:00Z" w:initials="DM">
    <w:p w14:paraId="0EAC5204" w14:textId="77777777" w:rsidR="001D3120" w:rsidRDefault="001D3120" w:rsidP="001D3120">
      <w:r>
        <w:rPr>
          <w:rStyle w:val="CommentTextChar"/>
        </w:rPr>
        <w:annotationRef/>
      </w:r>
      <w:r>
        <w:t>I’ve left this task for you, if you don’t mind.</w:t>
      </w:r>
    </w:p>
  </w:comment>
  <w:comment w:id="676" w:author="Duncan Moore" w:date="2026-10-30T09:55:00Z" w:initials="DM">
    <w:p w14:paraId="43C6E2A4" w14:textId="77777777" w:rsidR="00C2364B" w:rsidRDefault="00C2364B" w:rsidP="00C2364B">
      <w:pPr>
        <w:pStyle w:val="CommentText"/>
      </w:pPr>
      <w:r>
        <w:rPr>
          <w:rStyle w:val="CommentReference"/>
        </w:rPr>
        <w:annotationRef/>
      </w:r>
      <w:r>
        <w:t>Doing a draft that hopefully somewhat reflects the decisions made in the design</w:t>
      </w:r>
    </w:p>
  </w:comment>
  <w:comment w:id="683" w:author="Duncan Moore" w:date="2026-10-28T17:32:00Z" w:initials="DM">
    <w:p w14:paraId="5AD44429" w14:textId="75320BE4" w:rsidR="00751C0D" w:rsidRDefault="00751C0D">
      <w:pPr>
        <w:pStyle w:val="CommentText"/>
      </w:pPr>
      <w:r>
        <w:rPr>
          <w:rStyle w:val="CommentReference"/>
        </w:rPr>
        <w:annotationRef/>
      </w:r>
      <w:r>
        <w:fldChar w:fldCharType="begin"/>
      </w:r>
      <w:r>
        <w:instrText xml:space="preserve"> HYPERLINK "mailto:smo24@sussex.ac.uk"</w:instrText>
      </w:r>
      <w:bookmarkStart w:id="684" w:name="_@_406C3388B2994B6EAE92A64D7460A147Z"/>
      <w:r>
        <w:fldChar w:fldCharType="separate"/>
      </w:r>
      <w:bookmarkEnd w:id="684"/>
      <w:r w:rsidRPr="75F6C8E3">
        <w:rPr>
          <w:rStyle w:val="Mention"/>
          <w:noProof/>
        </w:rPr>
        <w:t>@Sarah Otner</w:t>
      </w:r>
      <w:r>
        <w:fldChar w:fldCharType="end"/>
      </w:r>
      <w:r w:rsidRPr="7A7C5465">
        <w:t xml:space="preserve"> - very rushed, and I removed the opening and closing pages. Is this roughly adequate, and if not, as expected, what needs added?</w:t>
      </w:r>
    </w:p>
  </w:comment>
  <w:comment w:id="685" w:author="Duncan Moore" w:date="2026-10-29T16:19:00Z" w:initials="DM">
    <w:p w14:paraId="2EE056C2" w14:textId="77777777" w:rsidR="00D25D1D" w:rsidRDefault="00D25D1D" w:rsidP="00D1298A">
      <w:r>
        <w:rPr>
          <w:rStyle w:val="CommentReference"/>
        </w:rPr>
        <w:annotationRef/>
      </w:r>
      <w:r>
        <w:t>Strictly speaking there was also a duplicate removal step here. A very few people somehow managed to take it twice, and in those cases we took the submission where they clicked through to full text (if there was one) or the oldest one.</w:t>
      </w:r>
    </w:p>
  </w:comment>
  <w:comment w:id="686" w:author="Sarah Otner" w:date="2026-10-29T16:27:00Z" w:initials="SO">
    <w:p w14:paraId="6F6D1928" w14:textId="77777777" w:rsidR="00D25D1D" w:rsidRDefault="00D25D1D" w:rsidP="005E51F2">
      <w:r>
        <w:rPr>
          <w:rStyle w:val="CommentTextChar"/>
        </w:rPr>
        <w:annotationRef/>
      </w:r>
      <w:r>
        <w:t>Add as footnote please</w:t>
      </w:r>
    </w:p>
  </w:comment>
  <w:comment w:id="687" w:author="Duncan Moore" w:date="2026-10-29T17:36:00Z" w:initials="DM">
    <w:p w14:paraId="476AF4B7" w14:textId="77777777" w:rsidR="00D25D1D" w:rsidRDefault="00D25D1D" w:rsidP="00811B2E">
      <w:r>
        <w:rPr>
          <w:rStyle w:val="CommentTextChar"/>
        </w:rPr>
        <w:annotationRef/>
      </w:r>
      <w:r>
        <w:t>Done.</w:t>
      </w:r>
    </w:p>
  </w:comment>
  <w:comment w:id="688" w:author="Duncan Moore" w:date="2026-10-29T16:20:00Z" w:initials="DM">
    <w:p w14:paraId="6D3ADA95" w14:textId="77777777" w:rsidR="00D25D1D" w:rsidRDefault="00D25D1D" w:rsidP="00F31575">
      <w:pPr>
        <w:pStyle w:val="CommentText"/>
      </w:pPr>
      <w:r>
        <w:rPr>
          <w:rStyle w:val="CommentReference"/>
        </w:rPr>
        <w:annotationRef/>
      </w:r>
      <w:r>
        <w:t>Some people had contacted us asking how to actively abstain from rating a paper, while still seeing what they were shown next. This is how we told them to do that.</w:t>
      </w:r>
    </w:p>
  </w:comment>
  <w:comment w:id="691" w:author="Duncan Moore" w:date="2026-10-30T10:31:00Z" w:initials="DM">
    <w:p w14:paraId="3D1F0CB2" w14:textId="7B747279" w:rsidR="000F1752" w:rsidRDefault="000F1752" w:rsidP="000F1752">
      <w:pPr>
        <w:pStyle w:val="CommentText"/>
      </w:pPr>
      <w:r>
        <w:rPr>
          <w:rStyle w:val="CommentReference"/>
        </w:rPr>
        <w:annotationRef/>
      </w:r>
      <w:r>
        <w:fldChar w:fldCharType="begin"/>
      </w:r>
      <w:r>
        <w:instrText>HYPERLINK "mailto:smo24@sussex.ac.uk"</w:instrText>
      </w:r>
      <w:bookmarkStart w:id="692" w:name="_@_E659E98421D04B2BA153087B4CA1A26DZ"/>
      <w:r>
        <w:fldChar w:fldCharType="separate"/>
      </w:r>
      <w:bookmarkEnd w:id="692"/>
      <w:r w:rsidRPr="000F1752">
        <w:rPr>
          <w:rStyle w:val="Mention"/>
          <w:noProof/>
        </w:rPr>
        <w:t>@Sarah Otner</w:t>
      </w:r>
      <w:r>
        <w:fldChar w:fldCharType="end"/>
      </w:r>
      <w:r>
        <w:t xml:space="preserve"> I know we’d been told privately that this is typical for reviewer finders, but I’m guessing we can’t really publish that in a formal context</w:t>
      </w:r>
    </w:p>
  </w:comment>
  <w:comment w:id="693" w:author="Duncan Moore" w:date="2026-10-30T10:12:00Z" w:initials="DM">
    <w:p w14:paraId="2FCE38F6" w14:textId="77777777" w:rsidR="00A17297" w:rsidRDefault="00A17297" w:rsidP="003D75B6">
      <w:pPr>
        <w:pStyle w:val="CommentText"/>
      </w:pPr>
      <w:r>
        <w:rPr>
          <w:rStyle w:val="CommentReference"/>
        </w:rPr>
        <w:annotationRef/>
      </w:r>
      <w:r>
        <w:t xml:space="preserve">Is all this bit needed? </w:t>
      </w:r>
      <w:r>
        <w:fldChar w:fldCharType="begin"/>
      </w:r>
      <w:r>
        <w:instrText>HYPERLINK "mailto:smo24@sussex.ac.uk"</w:instrText>
      </w:r>
      <w:bookmarkStart w:id="696" w:name="_@_0F112DE3D8AD44418CDDEFD1E9D225C3Z"/>
      <w:r>
        <w:fldChar w:fldCharType="separate"/>
      </w:r>
      <w:bookmarkEnd w:id="696"/>
      <w:r w:rsidRPr="003D75B6">
        <w:rPr>
          <w:rStyle w:val="Mention"/>
          <w:noProof/>
        </w:rPr>
        <w:t>@Sarah Otner</w:t>
      </w:r>
      <w:r>
        <w:fldChar w:fldCharType="end"/>
      </w:r>
      <w:r>
        <w:t xml:space="preserve"> </w:t>
      </w:r>
    </w:p>
  </w:comment>
  <w:comment w:id="694" w:author="Duncan Moore" w:date="2026-10-30T10:15:00Z" w:initials="DM">
    <w:p w14:paraId="156C0731" w14:textId="77777777" w:rsidR="00A17297" w:rsidRDefault="00A17297" w:rsidP="00A17297">
      <w:pPr>
        <w:pStyle w:val="CommentText"/>
      </w:pPr>
      <w:r>
        <w:rPr>
          <w:rStyle w:val="CommentReference"/>
        </w:rPr>
        <w:annotationRef/>
      </w:r>
      <w:r>
        <w:t>Moving this, two ticks.</w:t>
      </w:r>
    </w:p>
  </w:comment>
  <w:comment w:id="695" w:author="Duncan Moore" w:date="2026-10-30T10:28:00Z" w:initials="DM">
    <w:p w14:paraId="0D928C1F" w14:textId="77777777" w:rsidR="003E3590" w:rsidRDefault="003E3590" w:rsidP="003E3590">
      <w:pPr>
        <w:pStyle w:val="CommentText"/>
      </w:pPr>
      <w:r>
        <w:rPr>
          <w:rStyle w:val="CommentReference"/>
        </w:rPr>
        <w:annotationRef/>
      </w:r>
      <w:r>
        <w:t>Please delete if some/all not wanted.</w:t>
      </w:r>
    </w:p>
  </w:comment>
  <w:comment w:id="702" w:author="Sarah Otner" w:date="2026-10-29T17:02:00Z" w:initials="SO">
    <w:p w14:paraId="0E5DEAFE" w14:textId="77777777" w:rsidR="00CE2FF3" w:rsidRDefault="00CE2FF3" w:rsidP="00CE2FF3">
      <w:pPr>
        <w:pStyle w:val="CommentText"/>
      </w:pPr>
      <w:r>
        <w:rPr>
          <w:rStyle w:val="CommentReference"/>
        </w:rPr>
        <w:annotationRef/>
      </w:r>
      <w:r>
        <w:t>Move up to end of LENS section</w:t>
      </w:r>
    </w:p>
  </w:comment>
  <w:comment w:id="704" w:author="Sarah Otner" w:date="2026-10-29T17:03:00Z" w:initials="SO">
    <w:p w14:paraId="2277C24D" w14:textId="77777777" w:rsidR="004C36CD" w:rsidRDefault="004C36CD" w:rsidP="004C36CD">
      <w:pPr>
        <w:pStyle w:val="CommentText"/>
      </w:pPr>
      <w:r>
        <w:rPr>
          <w:rStyle w:val="CommentReference"/>
        </w:rPr>
        <w:annotationRef/>
      </w:r>
      <w:r>
        <w:t>Needs Intro sentence</w:t>
      </w:r>
    </w:p>
  </w:comment>
  <w:comment w:id="705" w:author="Sarah Otner" w:date="2026-10-26T20:53:00Z" w:initials="SO">
    <w:p w14:paraId="7549B1A3" w14:textId="77777777" w:rsidR="004C36CD" w:rsidRPr="004E580F" w:rsidRDefault="004C36CD">
      <w:pPr>
        <w:pStyle w:val="CommentText"/>
      </w:pPr>
      <w:r w:rsidRPr="004E580F">
        <w:rPr>
          <w:rStyle w:val="CommentReference"/>
        </w:rPr>
        <w:annotationRef/>
      </w:r>
      <w:r w:rsidRPr="004E580F">
        <w:t>NH-K says this is a rank measure, not continuous. Move.</w:t>
      </w:r>
    </w:p>
  </w:comment>
  <w:comment w:id="706" w:author="Yasemin Aslan" w:date="2026-10-27T11:39:00Z" w:initials="YA">
    <w:p w14:paraId="2730B4CD" w14:textId="77777777" w:rsidR="004C36CD" w:rsidRPr="004E580F" w:rsidRDefault="004C36CD">
      <w:pPr>
        <w:pStyle w:val="CommentText"/>
      </w:pPr>
      <w:r w:rsidRPr="004E580F">
        <w:rPr>
          <w:rStyle w:val="CommentReference"/>
        </w:rPr>
        <w:annotationRef/>
      </w:r>
      <w:r w:rsidRPr="004E580F">
        <w:t>Spearman’s correlation is a rank-based measure; however, it can be applied to continuous data, which is why we included it here. I am not sure whether we should remove it if it was retained in the final methodology, so I will leave that decision to you.</w:t>
      </w:r>
    </w:p>
  </w:comment>
  <w:comment w:id="707" w:author="Sarah Otner" w:date="2026-10-27T11:51:00Z" w:initials="SO">
    <w:p w14:paraId="1294D63F" w14:textId="77777777" w:rsidR="004C36CD" w:rsidRPr="004E580F" w:rsidRDefault="004C36CD">
      <w:pPr>
        <w:pStyle w:val="CommentText"/>
      </w:pPr>
      <w:r w:rsidRPr="004E580F">
        <w:rPr>
          <w:rStyle w:val="CommentReference"/>
        </w:rPr>
        <w:annotationRef/>
      </w:r>
      <w:r w:rsidRPr="004E580F">
        <w:t>I don’t think we need to remove it, no. I was just going to move it in the Table to the “Rank” section. Is that OK?</w:t>
      </w:r>
    </w:p>
  </w:comment>
  <w:comment w:id="708" w:author="Yasemin Aslan" w:date="2026-10-27T11:59:00Z" w:initials="YA">
    <w:p w14:paraId="72EBE415" w14:textId="77777777" w:rsidR="004C36CD" w:rsidRPr="004E580F" w:rsidRDefault="004C36CD">
      <w:pPr>
        <w:pStyle w:val="CommentText"/>
      </w:pPr>
      <w:r w:rsidRPr="004E580F">
        <w:rPr>
          <w:rStyle w:val="CommentReference"/>
        </w:rPr>
        <w:annotationRef/>
      </w:r>
      <w:r w:rsidRPr="004E580F">
        <w:t>I got your point, but I don’t think it is incorrect to keep it in the current section. Also, if it was still used in the final calculations for continuous variables, I think it should remain there to accurately reflect the methodology.</w:t>
      </w:r>
    </w:p>
  </w:comment>
  <w:comment w:id="709" w:author="Michael Hopkins" w:date="2026-10-28T17:46:00Z" w:initials="MH">
    <w:p w14:paraId="5E99F87B" w14:textId="77777777" w:rsidR="004C36CD" w:rsidRPr="004E580F" w:rsidRDefault="004C36CD">
      <w:pPr>
        <w:pStyle w:val="CommentText"/>
      </w:pPr>
      <w:r w:rsidRPr="004E580F">
        <w:rPr>
          <w:rStyle w:val="CommentReference"/>
        </w:rPr>
        <w:annotationRef/>
      </w:r>
      <w:r w:rsidRPr="004E580F">
        <w:t>Why not just name and cite each approach and not define these - for what is essentially an abstract.</w:t>
      </w:r>
    </w:p>
  </w:comment>
  <w:comment w:id="710" w:author="Sarah Otner" w:date="2026-10-28T17:56:00Z" w:initials="SO">
    <w:p w14:paraId="53DE7474" w14:textId="77777777" w:rsidR="004C36CD" w:rsidRPr="004E580F" w:rsidRDefault="004C36CD">
      <w:pPr>
        <w:pStyle w:val="CommentText"/>
      </w:pPr>
      <w:r w:rsidRPr="004E580F">
        <w:rPr>
          <w:rStyle w:val="CommentReference"/>
        </w:rPr>
        <w:annotationRef/>
      </w:r>
      <w:r w:rsidRPr="004E580F">
        <w:t>What do you mean cite? These are just standard stats from a textbook...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B0863E" w15:done="1"/>
  <w15:commentEx w15:paraId="3B423DD7" w15:done="1"/>
  <w15:commentEx w15:paraId="7440C4DE" w15:done="1"/>
  <w15:commentEx w15:paraId="41935035" w15:done="1"/>
  <w15:commentEx w15:paraId="0912547D" w15:done="1"/>
  <w15:commentEx w15:paraId="552698BD" w15:paraIdParent="0912547D" w15:done="1"/>
  <w15:commentEx w15:paraId="5C6FF7E8" w15:done="1"/>
  <w15:commentEx w15:paraId="0F3AB7E1" w15:done="1"/>
  <w15:commentEx w15:paraId="1905DF26" w15:paraIdParent="0F3AB7E1" w15:done="1"/>
  <w15:commentEx w15:paraId="59C5A74C" w15:paraIdParent="0F3AB7E1" w15:done="1"/>
  <w15:commentEx w15:paraId="780B0C45" w15:done="0"/>
  <w15:commentEx w15:paraId="6702047C" w15:paraIdParent="780B0C45" w15:done="0"/>
  <w15:commentEx w15:paraId="1DC38313" w15:done="1"/>
  <w15:commentEx w15:paraId="70B2BA10" w15:done="1"/>
  <w15:commentEx w15:paraId="08FB100D" w15:done="1"/>
  <w15:commentEx w15:paraId="6F020461" w15:paraIdParent="08FB100D" w15:done="1"/>
  <w15:commentEx w15:paraId="32C3FDC4" w15:done="1"/>
  <w15:commentEx w15:paraId="3D79B618" w15:paraIdParent="32C3FDC4" w15:done="1"/>
  <w15:commentEx w15:paraId="4E865A65" w15:done="1"/>
  <w15:commentEx w15:paraId="1346A9BD" w15:done="1"/>
  <w15:commentEx w15:paraId="18EA715C" w15:done="1"/>
  <w15:commentEx w15:paraId="750B84A6" w15:done="1"/>
  <w15:commentEx w15:paraId="21BFED24" w15:done="1"/>
  <w15:commentEx w15:paraId="63F92651" w15:done="1"/>
  <w15:commentEx w15:paraId="2155F3B7" w15:paraIdParent="63F92651" w15:done="1"/>
  <w15:commentEx w15:paraId="1AE2D82C" w15:done="1"/>
  <w15:commentEx w15:paraId="1890B465" w15:paraIdParent="1AE2D82C" w15:done="1"/>
  <w15:commentEx w15:paraId="7A0BAC1C" w15:done="1"/>
  <w15:commentEx w15:paraId="1284EB01" w15:done="1"/>
  <w15:commentEx w15:paraId="633B8EF2" w15:paraIdParent="1284EB01" w15:done="1"/>
  <w15:commentEx w15:paraId="2D0B0FD9" w15:done="1"/>
  <w15:commentEx w15:paraId="0DEBE5AE" w15:done="1"/>
  <w15:commentEx w15:paraId="35692CFE" w15:done="1"/>
  <w15:commentEx w15:paraId="48630257" w15:paraIdParent="35692CFE" w15:done="1"/>
  <w15:commentEx w15:paraId="636BBAC2" w15:done="1"/>
  <w15:commentEx w15:paraId="1DA1404F" w15:done="1"/>
  <w15:commentEx w15:paraId="789AF5BD" w15:done="1"/>
  <w15:commentEx w15:paraId="013A58DF" w15:paraIdParent="789AF5BD" w15:done="1"/>
  <w15:commentEx w15:paraId="1574EF18" w15:paraIdParent="789AF5BD" w15:done="1"/>
  <w15:commentEx w15:paraId="568AD2CC" w15:done="0"/>
  <w15:commentEx w15:paraId="2CD6AEE6" w15:done="1"/>
  <w15:commentEx w15:paraId="4F14F4D3" w15:done="1"/>
  <w15:commentEx w15:paraId="3F8F35F8" w15:paraIdParent="4F14F4D3" w15:done="1"/>
  <w15:commentEx w15:paraId="188D2619" w15:paraIdParent="4F14F4D3" w15:done="1"/>
  <w15:commentEx w15:paraId="56800BCC" w15:paraIdParent="4F14F4D3" w15:done="1"/>
  <w15:commentEx w15:paraId="432E1F74" w15:paraIdParent="4F14F4D3" w15:done="1"/>
  <w15:commentEx w15:paraId="44E1FABF" w15:paraIdParent="4F14F4D3" w15:done="1"/>
  <w15:commentEx w15:paraId="47C2272D" w15:done="0"/>
  <w15:commentEx w15:paraId="51BFB6D8" w15:done="0"/>
  <w15:commentEx w15:paraId="5CA5E59E" w15:done="1"/>
  <w15:commentEx w15:paraId="0E9791CC" w15:done="0"/>
  <w15:commentEx w15:paraId="037CB320" w15:done="1"/>
  <w15:commentEx w15:paraId="3FE48C20" w15:done="1"/>
  <w15:commentEx w15:paraId="48B8B8B9" w15:paraIdParent="3FE48C20" w15:done="1"/>
  <w15:commentEx w15:paraId="2666C363" w15:paraIdParent="3FE48C20" w15:done="1"/>
  <w15:commentEx w15:paraId="1EF73FF3" w15:paraIdParent="3FE48C20" w15:done="1"/>
  <w15:commentEx w15:paraId="4F839978" w15:done="1"/>
  <w15:commentEx w15:paraId="3EEED931" w15:paraIdParent="4F839978" w15:done="1"/>
  <w15:commentEx w15:paraId="09D83C79" w15:done="1"/>
  <w15:commentEx w15:paraId="34B688CF" w15:done="1"/>
  <w15:commentEx w15:paraId="384863BC" w15:done="1"/>
  <w15:commentEx w15:paraId="5715E626" w15:done="1"/>
  <w15:commentEx w15:paraId="1AF489B0" w15:paraIdParent="5715E626" w15:done="1"/>
  <w15:commentEx w15:paraId="367E6B62" w15:done="0"/>
  <w15:commentEx w15:paraId="05681287" w15:paraIdParent="367E6B62" w15:done="0"/>
  <w15:commentEx w15:paraId="404AC634" w15:paraIdParent="367E6B62" w15:done="0"/>
  <w15:commentEx w15:paraId="012BA1BE" w15:paraIdParent="367E6B62" w15:done="0"/>
  <w15:commentEx w15:paraId="638E11CE" w15:done="1"/>
  <w15:commentEx w15:paraId="437F4E2C" w15:paraIdParent="638E11CE" w15:done="1"/>
  <w15:commentEx w15:paraId="152B86C8" w15:done="1"/>
  <w15:commentEx w15:paraId="6D2E8052" w15:paraIdParent="152B86C8" w15:done="1"/>
  <w15:commentEx w15:paraId="4CBFCF10" w15:done="1"/>
  <w15:commentEx w15:paraId="1188C293" w15:done="0"/>
  <w15:commentEx w15:paraId="2FF8C46B" w15:paraIdParent="1188C293" w15:done="0"/>
  <w15:commentEx w15:paraId="757766F6" w15:done="1"/>
  <w15:commentEx w15:paraId="0CE2F6C8" w15:done="1"/>
  <w15:commentEx w15:paraId="00B5D685" w15:done="1"/>
  <w15:commentEx w15:paraId="0F815852" w15:done="1"/>
  <w15:commentEx w15:paraId="66BF8E0E" w15:done="1"/>
  <w15:commentEx w15:paraId="08AD48F6" w15:paraIdParent="66BF8E0E" w15:done="1"/>
  <w15:commentEx w15:paraId="6AA79C48" w15:done="1"/>
  <w15:commentEx w15:paraId="3D9BA97E" w15:paraIdParent="6AA79C48" w15:done="1"/>
  <w15:commentEx w15:paraId="1106DC1B" w15:done="0"/>
  <w15:commentEx w15:paraId="7DE35B00" w15:done="1"/>
  <w15:commentEx w15:paraId="491AB337" w15:done="1"/>
  <w15:commentEx w15:paraId="20E24AB2" w15:paraIdParent="491AB337" w15:done="1"/>
  <w15:commentEx w15:paraId="6E5218F8" w15:paraIdParent="491AB337" w15:done="1"/>
  <w15:commentEx w15:paraId="33A5CE71" w15:done="1"/>
  <w15:commentEx w15:paraId="48BB1C62" w15:paraIdParent="33A5CE71" w15:done="1"/>
  <w15:commentEx w15:paraId="195680F0" w15:paraIdParent="33A5CE71" w15:done="1"/>
  <w15:commentEx w15:paraId="5AFBEF5E" w15:done="1"/>
  <w15:commentEx w15:paraId="103E3497" w15:done="1"/>
  <w15:commentEx w15:paraId="1DC6DC7D" w15:done="1"/>
  <w15:commentEx w15:paraId="6CEE816C" w15:paraIdParent="1DC6DC7D" w15:done="1"/>
  <w15:commentEx w15:paraId="244ACE14" w15:done="1"/>
  <w15:commentEx w15:paraId="42C8D34A" w15:done="1"/>
  <w15:commentEx w15:paraId="68AF061B" w15:done="0"/>
  <w15:commentEx w15:paraId="3799BF9B" w15:paraIdParent="68AF061B" w15:done="0"/>
  <w15:commentEx w15:paraId="0809F11D" w15:paraIdParent="68AF061B" w15:done="0"/>
  <w15:commentEx w15:paraId="2F45BF2E" w15:done="1"/>
  <w15:commentEx w15:paraId="65D373CC" w15:done="0"/>
  <w15:commentEx w15:paraId="61143F5D" w15:done="1"/>
  <w15:commentEx w15:paraId="4F46579C" w15:paraIdParent="61143F5D" w15:done="1"/>
  <w15:commentEx w15:paraId="3B58790A" w15:done="1"/>
  <w15:commentEx w15:paraId="6CEEA2BB" w15:paraIdParent="3B58790A" w15:done="1"/>
  <w15:commentEx w15:paraId="3D34428D" w15:done="0"/>
  <w15:commentEx w15:paraId="63528998" w15:done="1"/>
  <w15:commentEx w15:paraId="1C530688" w15:done="0"/>
  <w15:commentEx w15:paraId="6C96ABC2" w15:done="1"/>
  <w15:commentEx w15:paraId="2B8234C4" w15:paraIdParent="6C96ABC2" w15:done="1"/>
  <w15:commentEx w15:paraId="1B31348B" w15:paraIdParent="6C96ABC2" w15:done="1"/>
  <w15:commentEx w15:paraId="79433F21" w15:done="1"/>
  <w15:commentEx w15:paraId="0FFEE5EB" w15:done="1"/>
  <w15:commentEx w15:paraId="70E6145B" w15:done="1"/>
  <w15:commentEx w15:paraId="45A7EC48" w15:done="1"/>
  <w15:commentEx w15:paraId="007C6206" w15:done="1"/>
  <w15:commentEx w15:paraId="4F17AF82" w15:done="1"/>
  <w15:commentEx w15:paraId="1FE0FE79" w15:done="1"/>
  <w15:commentEx w15:paraId="4D269E6F" w15:paraIdParent="1FE0FE79" w15:done="1"/>
  <w15:commentEx w15:paraId="0B105B96" w15:done="1"/>
  <w15:commentEx w15:paraId="1ED68247" w15:done="0"/>
  <w15:commentEx w15:paraId="3F68E479" w15:done="0"/>
  <w15:commentEx w15:paraId="200FD77D" w15:done="1"/>
  <w15:commentEx w15:paraId="2954E56C" w15:done="1"/>
  <w15:commentEx w15:paraId="56664B9F" w15:done="1"/>
  <w15:commentEx w15:paraId="1BDC4414" w15:done="0"/>
  <w15:commentEx w15:paraId="06C5BADA" w15:done="1"/>
  <w15:commentEx w15:paraId="6677119F" w15:done="0"/>
  <w15:commentEx w15:paraId="7613B2A9" w15:done="0"/>
  <w15:commentEx w15:paraId="3C76717B" w15:done="0"/>
  <w15:commentEx w15:paraId="4A54710A" w15:done="0"/>
  <w15:commentEx w15:paraId="56205E7F" w15:done="1"/>
  <w15:commentEx w15:paraId="3A6D6903" w15:done="0"/>
  <w15:commentEx w15:paraId="0A3B7F16" w15:paraIdParent="3A6D6903" w15:done="0"/>
  <w15:commentEx w15:paraId="70428238" w15:done="1"/>
  <w15:commentEx w15:paraId="6BAE9758" w15:done="0"/>
  <w15:commentEx w15:paraId="5E377989" w15:done="0"/>
  <w15:commentEx w15:paraId="21050F87" w15:done="0"/>
  <w15:commentEx w15:paraId="0CF78011" w15:done="1"/>
  <w15:commentEx w15:paraId="38E0BC4A" w15:done="1"/>
  <w15:commentEx w15:paraId="06C1CAD2" w15:paraIdParent="38E0BC4A" w15:done="1"/>
  <w15:commentEx w15:paraId="0DDCF0F7" w15:done="0"/>
  <w15:commentEx w15:paraId="7B344A1B" w15:done="0"/>
  <w15:commentEx w15:paraId="1A7E4C91" w15:done="1"/>
  <w15:commentEx w15:paraId="6D3914F0" w15:paraIdParent="1A7E4C91" w15:done="1"/>
  <w15:commentEx w15:paraId="66A54657" w15:done="1"/>
  <w15:commentEx w15:paraId="04837336" w15:done="1"/>
  <w15:commentEx w15:paraId="0CE32E3D" w15:paraIdParent="04837336" w15:done="1"/>
  <w15:commentEx w15:paraId="1AF47A22" w15:paraIdParent="04837336" w15:done="1"/>
  <w15:commentEx w15:paraId="404296AB" w15:done="0"/>
  <w15:commentEx w15:paraId="3705212E" w15:paraIdParent="404296AB" w15:done="0"/>
  <w15:commentEx w15:paraId="666D4592" w15:paraIdParent="404296AB" w15:done="0"/>
  <w15:commentEx w15:paraId="3C9EF5A0" w15:paraIdParent="404296AB" w15:done="0"/>
  <w15:commentEx w15:paraId="0C16BD98" w15:done="1"/>
  <w15:commentEx w15:paraId="07C64D52" w15:paraIdParent="0C16BD98" w15:done="1"/>
  <w15:commentEx w15:paraId="3B2BFFC5" w15:done="1"/>
  <w15:commentEx w15:paraId="2AC73E8D" w15:paraIdParent="3B2BFFC5" w15:done="1"/>
  <w15:commentEx w15:paraId="345FB272" w15:done="1"/>
  <w15:commentEx w15:paraId="3860D30D" w15:paraIdParent="345FB272" w15:done="1"/>
  <w15:commentEx w15:paraId="30A12B2E" w15:done="1"/>
  <w15:commentEx w15:paraId="03E6F6BE" w15:paraIdParent="30A12B2E" w15:done="1"/>
  <w15:commentEx w15:paraId="5162E678" w15:paraIdParent="30A12B2E" w15:done="1"/>
  <w15:commentEx w15:paraId="773BFA21" w15:done="1"/>
  <w15:commentEx w15:paraId="4C92D338" w15:paraIdParent="773BFA21" w15:done="1"/>
  <w15:commentEx w15:paraId="039B14CC" w15:done="1"/>
  <w15:commentEx w15:paraId="6E718EAB" w15:done="0"/>
  <w15:commentEx w15:paraId="04329A6A" w15:done="0"/>
  <w15:commentEx w15:paraId="7B1E8EFF" w15:paraIdParent="04329A6A" w15:done="0"/>
  <w15:commentEx w15:paraId="33FF44BC" w15:done="0"/>
  <w15:commentEx w15:paraId="31E865C6" w15:paraIdParent="33FF44BC" w15:done="0"/>
  <w15:commentEx w15:paraId="2A7D9EEB" w15:done="0"/>
  <w15:commentEx w15:paraId="0EAC5204" w15:paraIdParent="2A7D9EEB" w15:done="0"/>
  <w15:commentEx w15:paraId="43C6E2A4" w15:paraIdParent="2A7D9EEB" w15:done="0"/>
  <w15:commentEx w15:paraId="5AD44429" w15:done="1"/>
  <w15:commentEx w15:paraId="2EE056C2" w15:done="1"/>
  <w15:commentEx w15:paraId="6F6D1928" w15:paraIdParent="2EE056C2" w15:done="1"/>
  <w15:commentEx w15:paraId="476AF4B7" w15:paraIdParent="2EE056C2" w15:done="1"/>
  <w15:commentEx w15:paraId="6D3ADA95" w15:done="1"/>
  <w15:commentEx w15:paraId="3D1F0CB2" w15:done="0"/>
  <w15:commentEx w15:paraId="2FCE38F6" w15:done="0"/>
  <w15:commentEx w15:paraId="156C0731" w15:paraIdParent="2FCE38F6" w15:done="0"/>
  <w15:commentEx w15:paraId="0D928C1F" w15:paraIdParent="2FCE38F6" w15:done="0"/>
  <w15:commentEx w15:paraId="0E5DEAFE" w15:done="0"/>
  <w15:commentEx w15:paraId="2277C24D" w15:done="0"/>
  <w15:commentEx w15:paraId="7549B1A3" w15:done="1"/>
  <w15:commentEx w15:paraId="2730B4CD" w15:paraIdParent="7549B1A3" w15:done="1"/>
  <w15:commentEx w15:paraId="1294D63F" w15:paraIdParent="7549B1A3" w15:done="1"/>
  <w15:commentEx w15:paraId="72EBE415" w15:paraIdParent="7549B1A3" w15:done="1"/>
  <w15:commentEx w15:paraId="5E99F87B" w15:done="1"/>
  <w15:commentEx w15:paraId="53DE7474" w15:paraIdParent="5E99F87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868682" w16cex:dateUtc="2026-10-28T07:38:00Z">
    <w16cex:extLst>
      <w16:ext w16:uri="{CE6994B0-6A32-4C9F-8C6B-6E91EDA988CE}">
        <cr:reactions xmlns:cr="http://schemas.microsoft.com/office/comments/2020/reactions">
          <cr:reaction reactionType="1">
            <cr:reactionInfo dateUtc="2026-10-28T08:06:11Z">
              <cr:user userId="S::s.kieling@fz-juelich.de::008bdd67-901c-4c07-8317-5b8a799f00ad" userProvider="AD" userName="Kieling, Samuel"/>
            </cr:reactionInfo>
          </cr:reaction>
        </cr:reactions>
      </w16:ext>
    </w16cex:extLst>
  </w16cex:commentExtensible>
  <w16cex:commentExtensible w16cex:durableId="29A63C79" w16cex:dateUtc="2026-10-27T16:36:00Z"/>
  <w16cex:commentExtensible w16cex:durableId="3476BEBE" w16cex:dateUtc="2026-10-27T16:36:00Z"/>
  <w16cex:commentExtensible w16cex:durableId="13117BAC" w16cex:dateUtc="2026-10-26T12:48:00Z">
    <w16cex:extLst>
      <w16:ext w16:uri="{CE6994B0-6A32-4C9F-8C6B-6E91EDA988CE}">
        <cr:reactions xmlns:cr="http://schemas.microsoft.com/office/comments/2020/reactions">
          <cr:reaction reactionType="1">
            <cr:reactionInfo dateUtc="2026-10-28T08:08:18Z">
              <cr:user userId="S::s.kieling@fz-juelich.de::008bdd67-901c-4c07-8317-5b8a799f00ad" userProvider="AD" userName="Kieling, Samuel"/>
            </cr:reactionInfo>
          </cr:reaction>
        </cr:reactions>
      </w16:ext>
    </w16cex:extLst>
  </w16cex:commentExtensible>
  <w16cex:commentExtensible w16cex:durableId="15B84831" w16cex:dateUtc="2026-10-26T13:37:00Z"/>
  <w16cex:commentExtensible w16cex:durableId="26511517" w16cex:dateUtc="2026-10-26T09:27:00Z"/>
  <w16cex:commentExtensible w16cex:durableId="66D99674" w16cex:dateUtc="2026-10-27T10:15:00Z"/>
  <w16cex:commentExtensible w16cex:durableId="405F2E56" w16cex:dateUtc="2026-10-28T08:10:00Z"/>
  <w16cex:commentExtensible w16cex:durableId="030D465E" w16cex:dateUtc="2026-10-28T16:10:00Z"/>
  <w16cex:commentExtensible w16cex:durableId="75F1C6C9" w16cex:dateUtc="2026-10-29T09:41:00Z"/>
  <w16cex:commentExtensible w16cex:durableId="0F272587" w16cex:dateUtc="2026-10-27T16:48:00Z"/>
  <w16cex:commentExtensible w16cex:durableId="67CBDCC6" w16cex:dateUtc="2026-10-28T14:56:00Z"/>
  <w16cex:commentExtensible w16cex:durableId="1E64CE73" w16cex:dateUtc="2026-10-26T11:11:00Z"/>
  <w16cex:commentExtensible w16cex:durableId="14D14E18" w16cex:dateUtc="2026-10-27T16:45:00Z"/>
  <w16cex:commentExtensible w16cex:durableId="2750DBF3" w16cex:dateUtc="2026-10-26T11:14:00Z"/>
  <w16cex:commentExtensible w16cex:durableId="6884FB79" w16cex:dateUtc="2026-10-28T14:52:00Z"/>
  <w16cex:commentExtensible w16cex:durableId="09429434">
    <w16cex:extLst>
      <w16:ext w16:uri="{CE6994B0-6A32-4C9F-8C6B-6E91EDA988CE}">
        <cr:reactions xmlns:cr="http://schemas.microsoft.com/office/comments/2020/reactions">
          <cr:reaction reactionType="1">
            <cr:reactionInfo dateUtc="2026-10-26T13:38:16Z">
              <cr:user userId="S::s.kieling@fz-juelich.de::008bdd67-901c-4c07-8317-5b8a799f00ad" userProvider="AD" userName="Kieling, Samuel"/>
            </cr:reactionInfo>
          </cr:reaction>
        </cr:reactions>
      </w16:ext>
    </w16cex:extLst>
  </w16cex:commentExtensible>
  <w16cex:commentExtensible w16cex:durableId="69901E55" w16cex:dateUtc="2026-10-27T16:54:00Z"/>
  <w16cex:commentExtensible w16cex:durableId="1834B87F" w16cex:dateUtc="2026-10-29T09:35:00Z"/>
  <w16cex:commentExtensible w16cex:durableId="55BB2536" w16cex:dateUtc="2026-10-29T10:14:00Z"/>
  <w16cex:commentExtensible w16cex:durableId="7BF8F0E4" w16cex:dateUtc="2026-10-28T14:59:00Z"/>
  <w16cex:commentExtensible w16cex:durableId="5552F30E" w16cex:dateUtc="2026-10-29T22:38:00Z">
    <w16cex:extLst>
      <w16:ext w16:uri="{CE6994B0-6A32-4C9F-8C6B-6E91EDA988CE}">
        <cr:reactions xmlns:cr="http://schemas.microsoft.com/office/comments/2020/reactions">
          <cr:reaction reactionType="1">
            <cr:reactionInfo dateUtc="2026-10-30T09:43:59Z">
              <cr:user userId="S::smo24@sussex.ac.uk::fb132b98-de0c-4188-bda6-383633661832" userProvider="AD" userName="Sarah Otner"/>
            </cr:reactionInfo>
          </cr:reaction>
        </cr:reactions>
      </w16:ext>
    </w16cex:extLst>
  </w16cex:commentExtensible>
  <w16cex:commentExtensible w16cex:durableId="2FB2F81C" w16cex:dateUtc="2026-10-29T09:36:00Z"/>
  <w16cex:commentExtensible w16cex:durableId="68B8E272" w16cex:dateUtc="2026-10-29T10:18:00Z"/>
  <w16cex:commentExtensible w16cex:durableId="69AB750E" w16cex:dateUtc="2026-10-29T09:36:00Z"/>
  <w16cex:commentExtensible w16cex:durableId="4CADA5AC" w16cex:dateUtc="2026-10-27T17:00:00Z"/>
  <w16cex:commentExtensible w16cex:durableId="5BA62223" w16cex:dateUtc="2026-10-27T17:01:00Z"/>
  <w16cex:commentExtensible w16cex:durableId="709EBF44" w16cex:dateUtc="2026-10-28T08:19:00Z"/>
  <w16cex:commentExtensible w16cex:durableId="75442640" w16cex:dateUtc="2026-10-28T15:01:00Z"/>
  <w16cex:commentExtensible w16cex:durableId="57A37967" w16cex:dateUtc="2026-10-28T16:25:00Z"/>
  <w16cex:commentExtensible w16cex:durableId="02CB56B8" w16cex:dateUtc="2026-10-26T14:14:00Z"/>
  <w16cex:commentExtensible w16cex:durableId="4A4FF7D8" w16cex:dateUtc="2026-10-28T08:20:00Z"/>
  <w16cex:commentExtensible w16cex:durableId="3AB06C87" w16cex:dateUtc="2026-10-28T15:01:00Z"/>
  <w16cex:commentExtensible w16cex:durableId="7A892EDF" w16cex:dateUtc="2026-10-28T15:02:00Z"/>
  <w16cex:commentExtensible w16cex:durableId="0B737BDF" w16cex:dateUtc="2026-10-28T15:05:00Z"/>
  <w16cex:commentExtensible w16cex:durableId="4CF17FBE" w16cex:dateUtc="2026-10-29T10:30:00Z"/>
  <w16cex:commentExtensible w16cex:durableId="406CB3A5" w16cex:dateUtc="2026-10-29T11:32:00Z"/>
  <w16cex:commentExtensible w16cex:durableId="675A7F45" w16cex:dateUtc="2026-10-29T22:37:00Z"/>
  <w16cex:commentExtensible w16cex:durableId="5F34CFD4" w16cex:dateUtc="2026-10-30T09:34:00Z"/>
  <w16cex:commentExtensible w16cex:durableId="5A00B1A8" w16cex:dateUtc="2026-10-30T09:46:00Z"/>
  <w16cex:commentExtensible w16cex:durableId="495B6046" w16cex:dateUtc="2026-10-28T15:07:00Z"/>
  <w16cex:commentExtensible w16cex:durableId="380E8C69" w16cex:dateUtc="2026-10-29T11:34:00Z"/>
  <w16cex:commentExtensible w16cex:durableId="4D09AAAC" w16cex:dateUtc="2026-10-28T07:34:00Z"/>
  <w16cex:commentExtensible w16cex:durableId="14B18519" w16cex:dateUtc="2026-10-28T15:09:00Z">
    <w16cex:extLst>
      <w16:ext w16:uri="{CE6994B0-6A32-4C9F-8C6B-6E91EDA988CE}">
        <cr:reactions xmlns:cr="http://schemas.microsoft.com/office/comments/2020/reactions">
          <cr:reaction reactionType="1">
            <cr:reactionInfo dateUtc="2026-10-30T09:35:04Z">
              <cr:user userId="S::dam33@sussex.ac.uk::9396403b-acc2-4fb6-a7b0-6bb453f7db68" userProvider="AD" userName="Duncan Moore"/>
            </cr:reactionInfo>
          </cr:reaction>
        </cr:reactions>
      </w16:ext>
    </w16cex:extLst>
  </w16cex:commentExtensible>
  <w16cex:commentExtensible w16cex:durableId="7BBE24AF" w16cex:dateUtc="2026-10-28T15:10:00Z"/>
  <w16cex:commentExtensible w16cex:durableId="51B02F25" w16cex:dateUtc="2026-10-28T15:11:00Z"/>
  <w16cex:commentExtensible w16cex:durableId="0338AF37" w16cex:dateUtc="2026-10-29T10:43:00Z"/>
  <w16cex:commentExtensible w16cex:durableId="6E6FAC47" w16cex:dateUtc="2026-10-29T11:34:00Z"/>
  <w16cex:commentExtensible w16cex:durableId="49AA262E" w16cex:dateUtc="2026-10-29T22:32:00Z"/>
  <w16cex:commentExtensible w16cex:durableId="1EE62202" w16cex:dateUtc="2026-10-26T11:46:00Z"/>
  <w16cex:commentExtensible w16cex:durableId="01B6E140" w16cex:dateUtc="2026-10-26T12:48:00Z"/>
  <w16cex:commentExtensible w16cex:durableId="7EB135E1" w16cex:dateUtc="2026-10-28T15:38:00Z"/>
  <w16cex:commentExtensible w16cex:durableId="4ED74FF4" w16cex:dateUtc="2026-10-30T09:46:00Z"/>
  <w16cex:commentExtensible w16cex:durableId="631D76F7" w16cex:dateUtc="2026-10-28T07:52:00Z">
    <w16cex:extLst>
      <w16:ext w16:uri="{CE6994B0-6A32-4C9F-8C6B-6E91EDA988CE}">
        <cr:reactions xmlns:cr="http://schemas.microsoft.com/office/comments/2020/reactions">
          <cr:reaction reactionType="1">
            <cr:reactionInfo dateUtc="2026-10-28T08:28:22Z">
              <cr:user userId="S::s.kieling@fz-juelich.de::008bdd67-901c-4c07-8317-5b8a799f00ad" userProvider="AD" userName="Kieling, Samuel"/>
            </cr:reactionInfo>
          </cr:reaction>
        </cr:reactions>
      </w16:ext>
    </w16cex:extLst>
  </w16cex:commentExtensible>
  <w16cex:commentExtensible w16cex:durableId="0521FF89" w16cex:dateUtc="2026-10-28T14:03:00Z"/>
  <w16cex:commentExtensible w16cex:durableId="19950DB8" w16cex:dateUtc="2026-10-28T15:44:00Z"/>
  <w16cex:commentExtensible w16cex:durableId="3657095D" w16cex:dateUtc="2026-10-29T23:14:00Z"/>
  <w16cex:commentExtensible w16cex:durableId="62930426" w16cex:dateUtc="2026-10-30T09:41:00Z"/>
  <w16cex:commentExtensible w16cex:durableId="631A8DAD" w16cex:dateUtc="2026-10-30T09:43:00Z"/>
  <w16cex:commentExtensible w16cex:durableId="2D0CA30D" w16cex:dateUtc="2026-10-30T09:57:00Z"/>
  <w16cex:commentExtensible w16cex:durableId="7029C0F4" w16cex:dateUtc="2026-10-28T14:14:00Z"/>
  <w16cex:commentExtensible w16cex:durableId="1D92F46F" w16cex:dateUtc="2026-10-28T14:39:00Z"/>
  <w16cex:commentExtensible w16cex:durableId="1E22F720" w16cex:dateUtc="2026-10-28T07:53:00Z">
    <w16cex:extLst>
      <w16:ext w16:uri="{CE6994B0-6A32-4C9F-8C6B-6E91EDA988CE}">
        <cr:reactions xmlns:cr="http://schemas.microsoft.com/office/comments/2020/reactions">
          <cr:reaction reactionType="1">
            <cr:reactionInfo dateUtc="2026-10-28T08:28:42Z">
              <cr:user userId="S::s.kieling@fz-juelich.de::008bdd67-901c-4c07-8317-5b8a799f00ad" userProvider="AD" userName="Kieling, Samuel"/>
            </cr:reactionInfo>
          </cr:reaction>
        </cr:reactions>
      </w16:ext>
    </w16cex:extLst>
  </w16cex:commentExtensible>
  <w16cex:commentExtensible w16cex:durableId="5FF01C59" w16cex:dateUtc="2026-10-28T15:46:00Z"/>
  <w16cex:commentExtensible w16cex:durableId="396AE0BF">
    <w16cex:extLst>
      <w16:ext w16:uri="{CE6994B0-6A32-4C9F-8C6B-6E91EDA988CE}">
        <cr:reactions xmlns:cr="http://schemas.microsoft.com/office/comments/2020/reactions">
          <cr:reaction reactionType="1">
            <cr:reactionInfo dateUtc="2026-10-26T12:52:50Z">
              <cr:user userId="S::s.kieling@fz-juelich.de::008bdd67-901c-4c07-8317-5b8a799f00ad" userProvider="AD" userName="Kieling, Samuel"/>
            </cr:reactionInfo>
          </cr:reaction>
        </cr:reactions>
      </w16:ext>
    </w16cex:extLst>
  </w16cex:commentExtensible>
  <w16cex:commentExtensible w16cex:durableId="0733E5E1" w16cex:dateUtc="2026-10-29T19:58:00Z"/>
  <w16cex:commentExtensible w16cex:durableId="619A100C" w16cex:dateUtc="2026-10-30T09:59:00Z"/>
  <w16cex:commentExtensible w16cex:durableId="3591B7C2">
    <w16cex:extLst>
      <w16:ext w16:uri="{CE6994B0-6A32-4C9F-8C6B-6E91EDA988CE}">
        <cr:reactions xmlns:cr="http://schemas.microsoft.com/office/comments/2020/reactions">
          <cr:reaction reactionType="1">
            <cr:reactionInfo dateUtc="2026-10-26T12:53:46Z">
              <cr:user userId="S::s.kieling@fz-juelich.de::008bdd67-901c-4c07-8317-5b8a799f00ad" userProvider="AD" userName="Kieling, Samuel"/>
            </cr:reactionInfo>
          </cr:reaction>
        </cr:reactions>
      </w16:ext>
    </w16cex:extLst>
  </w16cex:commentExtensible>
  <w16cex:commentExtensible w16cex:durableId="254B0FC7" w16cex:dateUtc="2026-10-26T11:57:00Z"/>
  <w16cex:commentExtensible w16cex:durableId="57FED97D" w16cex:dateUtc="2026-10-28T16:34:00Z"/>
  <w16cex:commentExtensible w16cex:durableId="22AB2614" w16cex:dateUtc="2026-10-28T16:33:00Z"/>
  <w16cex:commentExtensible w16cex:durableId="390AFDDB" w16cex:dateUtc="2026-10-30T09:44:00Z"/>
  <w16cex:commentExtensible w16cex:durableId="52AD9CAF" w16cex:dateUtc="2026-10-28T15:13:00Z"/>
  <w16cex:commentExtensible w16cex:durableId="5B28F4BD" w16cex:dateUtc="2026-10-28T16:33:00Z"/>
  <w16cex:commentExtensible w16cex:durableId="1A8905A7" w16cex:dateUtc="2026-10-29T23:15:00Z"/>
  <w16cex:commentExtensible w16cex:durableId="70DE28FD" w16cex:dateUtc="2026-10-28T08:05:00Z"/>
  <w16cex:commentExtensible w16cex:durableId="3FEF4948" w16cex:dateUtc="2026-10-28T16:35:00Z"/>
  <w16cex:commentExtensible w16cex:durableId="47C14B2D" w16cex:dateUtc="2026-10-28T22:51:00Z"/>
  <w16cex:commentExtensible w16cex:durableId="17D0B07B" w16cex:dateUtc="2026-10-29T11:45:00Z"/>
  <w16cex:commentExtensible w16cex:durableId="3181FB30" w16cex:dateUtc="2026-10-28T16:37:00Z"/>
  <w16cex:commentExtensible w16cex:durableId="5B9733E6" w16cex:dateUtc="2026-10-28T22:52:00Z"/>
  <w16cex:commentExtensible w16cex:durableId="5ECC5F53" w16cex:dateUtc="2026-10-29T11:46:00Z"/>
  <w16cex:commentExtensible w16cex:durableId="5EB4F54C" w16cex:dateUtc="2026-10-28T08:12:00Z">
    <w16cex:extLst>
      <w16:ext w16:uri="{CE6994B0-6A32-4C9F-8C6B-6E91EDA988CE}">
        <cr:reactions xmlns:cr="http://schemas.microsoft.com/office/comments/2020/reactions">
          <cr:reaction reactionType="1">
            <cr:reactionInfo dateUtc="2026-10-28T08:33:54Z">
              <cr:user userId="S::s.kieling@fz-juelich.de::008bdd67-901c-4c07-8317-5b8a799f00ad" userProvider="AD" userName="Kieling, Samuel"/>
            </cr:reactionInfo>
          </cr:reaction>
        </cr:reactions>
      </w16:ext>
    </w16cex:extLst>
  </w16cex:commentExtensible>
  <w16cex:commentExtensible w16cex:durableId="03B78749" w16cex:dateUtc="2026-10-29T14:02:00Z"/>
  <w16cex:commentExtensible w16cex:durableId="3FBEC735" w16cex:dateUtc="2026-10-29T22:30:00Z"/>
  <w16cex:commentExtensible w16cex:durableId="58527104" w16cex:dateUtc="2026-10-28T16:40:00Z"/>
  <w16cex:commentExtensible w16cex:durableId="2D55E463" w16cex:dateUtc="2026-10-26T15:11:00Z"/>
  <w16cex:commentExtensible w16cex:durableId="2623DFC0" w16cex:dateUtc="2026-10-29T14:12:00Z"/>
  <w16cex:commentExtensible w16cex:durableId="4272D630" w16cex:dateUtc="2026-10-29T22:27:00Z"/>
  <w16cex:commentExtensible w16cex:durableId="0FAC552F" w16cex:dateUtc="2026-10-30T10:04:00Z"/>
  <w16cex:commentExtensible w16cex:durableId="1021E1EE" w16cex:dateUtc="2026-10-28T16:45:00Z"/>
  <w16cex:commentExtensible w16cex:durableId="16CD7A4D" w16cex:dateUtc="2026-10-29T14:14:00Z"/>
  <w16cex:commentExtensible w16cex:durableId="07614800" w16cex:dateUtc="2026-10-30T08:41:00Z"/>
  <w16cex:commentExtensible w16cex:durableId="7CFBA2D6" w16cex:dateUtc="2026-10-28T08:24:00Z"/>
  <w16cex:commentExtensible w16cex:durableId="2256D907" w16cex:dateUtc="2026-10-29T11:47:00Z"/>
  <w16cex:commentExtensible w16cex:durableId="7DE4026B" w16cex:dateUtc="2026-10-29T19:59:00Z"/>
  <w16cex:commentExtensible w16cex:durableId="45FFF874" w16cex:dateUtc="2026-10-28T16:47:00Z"/>
  <w16cex:commentExtensible w16cex:durableId="7055B724" w16cex:dateUtc="2026-10-28T16:48:00Z"/>
  <w16cex:commentExtensible w16cex:durableId="071A5A35" w16cex:dateUtc="2026-10-28T14:09:00Z"/>
  <w16cex:commentExtensible w16cex:durableId="274DDEEF" w16cex:dateUtc="2026-10-28T14:12:00Z"/>
  <w16cex:commentExtensible w16cex:durableId="571C6FCE" w16cex:dateUtc="2026-10-28T16:49:00Z"/>
  <w16cex:commentExtensible w16cex:durableId="4887B2DE" w16cex:dateUtc="2026-10-28T08:30:00Z">
    <w16cex:extLst>
      <w16:ext w16:uri="{CE6994B0-6A32-4C9F-8C6B-6E91EDA988CE}">
        <cr:reactions xmlns:cr="http://schemas.microsoft.com/office/comments/2020/reactions">
          <cr:reaction reactionType="1">
            <cr:reactionInfo dateUtc="2026-10-28T16:54:08Z">
              <cr:user userId="S::smo24@sussex.ac.uk::fb132b98-de0c-4188-bda6-383633661832" userProvider="AD" userName="Sarah Otner"/>
            </cr:reactionInfo>
          </cr:reaction>
        </cr:reactions>
      </w16:ext>
    </w16cex:extLst>
  </w16cex:commentExtensible>
  <w16cex:commentExtensible w16cex:durableId="2C2C0184" w16cex:dateUtc="2026-10-26T15:21:00Z"/>
  <w16cex:commentExtensible w16cex:durableId="2493A1C5" w16cex:dateUtc="2026-10-28T08:34:00Z"/>
  <w16cex:commentExtensible w16cex:durableId="05270EE4" w16cex:dateUtc="2026-10-29T14:22:00Z"/>
  <w16cex:commentExtensible w16cex:durableId="0BF83D62" w16cex:dateUtc="2026-10-26T15:27:00Z"/>
  <w16cex:commentExtensible w16cex:durableId="4DB2F75D" w16cex:dateUtc="2026-10-26T15:29:00Z">
    <w16cex:extLst>
      <w16:ext w16:uri="{CE6994B0-6A32-4C9F-8C6B-6E91EDA988CE}">
        <cr:reactions xmlns:cr="http://schemas.microsoft.com/office/comments/2020/reactions">
          <cr:reaction reactionType="1">
            <cr:reactionInfo dateUtc="2026-10-26T15:30:16Z">
              <cr:user userId="S::j.goepfert@fz-juelich.de::5659d7bf-723a-4d5d-872d-42037f45c8f4" userProvider="AD" userName="Göpfert, Jan-Maris"/>
            </cr:reactionInfo>
          </cr:reaction>
        </cr:reactions>
      </w16:ext>
    </w16cex:extLst>
  </w16cex:commentExtensible>
  <w16cex:commentExtensible w16cex:durableId="2A199D66" w16cex:dateUtc="2026-10-28T08:39:00Z"/>
  <w16cex:commentExtensible w16cex:durableId="50AD46E7" w16cex:dateUtc="2026-10-29T14:22:00Z"/>
  <w16cex:commentExtensible w16cex:durableId="3557A262" w16cex:dateUtc="2026-10-30T01:00:00Z"/>
  <w16cex:commentExtensible w16cex:durableId="44DF4A8E" w16cex:dateUtc="2026-10-28T08:44:00Z"/>
  <w16cex:commentExtensible w16cex:durableId="528C9CE7" w16cex:dateUtc="2026-10-28T10:01:00Z"/>
  <w16cex:commentExtensible w16cex:durableId="43900A3C" w16cex:dateUtc="2026-10-28T10:02:00Z"/>
  <w16cex:commentExtensible w16cex:durableId="6573D2AF" w16cex:dateUtc="2026-10-28T17:05:00Z"/>
  <w16cex:commentExtensible w16cex:durableId="01DD418F" w16cex:dateUtc="2026-10-28T17:05:00Z"/>
  <w16cex:commentExtensible w16cex:durableId="2FF5F1BE" w16cex:dateUtc="2026-10-29T14:25:00Z"/>
  <w16cex:commentExtensible w16cex:durableId="6F30E156" w16cex:dateUtc="2026-10-28T17:06:00Z"/>
  <w16cex:commentExtensible w16cex:durableId="6C3AB5DB" w16cex:dateUtc="2026-10-29T14:26:00Z"/>
  <w16cex:commentExtensible w16cex:durableId="06652CCE" w16cex:dateUtc="2026-10-28T17:07:00Z"/>
  <w16cex:commentExtensible w16cex:durableId="52D499EE" w16cex:dateUtc="2026-10-28T17:07:00Z"/>
  <w16cex:commentExtensible w16cex:durableId="7C2096F9" w16cex:dateUtc="2026-10-30T11:38:00Z"/>
  <w16cex:commentExtensible w16cex:durableId="3F7B1C5C" w16cex:dateUtc="2026-10-30T10:03:00Z"/>
  <w16cex:commentExtensible w16cex:durableId="47C3AE39" w16cex:dateUtc="2026-10-29T14:30:00Z"/>
  <w16cex:commentExtensible w16cex:durableId="6D688F3B" w16cex:dateUtc="2026-10-28T17:12:00Z"/>
  <w16cex:commentExtensible w16cex:durableId="11CACE04" w16cex:dateUtc="2026-10-30T10:12:00Z"/>
  <w16cex:commentExtensible w16cex:durableId="34CB1668" w16cex:dateUtc="2026-10-26T15:59:00Z"/>
  <w16cex:commentExtensible w16cex:durableId="160A7158" w16cex:dateUtc="2026-10-29T11:50:00Z"/>
  <w16cex:commentExtensible w16cex:durableId="7E816F82" w16cex:dateUtc="2026-10-30T10:14:00Z"/>
  <w16cex:commentExtensible w16cex:durableId="70D440E4" w16cex:dateUtc="2026-10-29T17:02:00Z">
    <w16cex:extLst>
      <w16:ext w16:uri="{CE6994B0-6A32-4C9F-8C6B-6E91EDA988CE}">
        <cr:reactions xmlns:cr="http://schemas.microsoft.com/office/comments/2020/reactions">
          <cr:reaction reactionType="1">
            <cr:reactionInfo dateUtc="2026-10-29T17:04:01Z">
              <cr:user userId="S::s.kieling@fz-juelich.de::008bdd67-901c-4c07-8317-5b8a799f00ad" userProvider="AD" userName="Kieling, Samuel"/>
            </cr:reactionInfo>
          </cr:reaction>
        </cr:reactions>
      </w16:ext>
    </w16cex:extLst>
  </w16cex:commentExtensible>
  <w16cex:commentExtensible w16cex:durableId="0365A678" w16cex:dateUtc="2026-10-30T08:31:00Z"/>
  <w16cex:commentExtensible w16cex:durableId="74AE6D47" w16cex:dateUtc="2026-10-30T08:50:00Z"/>
  <w16cex:commentExtensible w16cex:durableId="3297D34A" w16cex:dateUtc="2026-10-30T08:29:00Z"/>
  <w16cex:commentExtensible w16cex:durableId="429CC799" w16cex:dateUtc="2026-10-28T17:17:00Z"/>
  <w16cex:commentExtensible w16cex:durableId="09CE70D7" w16cex:dateUtc="2026-10-28T17:17:00Z"/>
  <w16cex:commentExtensible w16cex:durableId="326FEDD9" w16cex:dateUtc="2026-10-28T17:20:00Z"/>
  <w16cex:commentExtensible w16cex:durableId="60115444" w16cex:dateUtc="2026-10-28T17:49:00Z"/>
  <w16cex:commentExtensible w16cex:durableId="3FE7C33C" w16cex:dateUtc="2026-10-29T11:48:00Z"/>
  <w16cex:commentExtensible w16cex:durableId="0D80A144" w16cex:dateUtc="2026-10-29T17:29:00Z"/>
  <w16cex:commentExtensible w16cex:durableId="67E7EA87" w16cex:dateUtc="2026-10-30T10:18:00Z"/>
  <w16cex:commentExtensible w16cex:durableId="558DC7B4" w16cex:dateUtc="2026-10-28T17:49:00Z"/>
  <w16cex:commentExtensible w16cex:durableId="3F344C30" w16cex:dateUtc="2026-10-29T11:44:00Z"/>
  <w16cex:commentExtensible w16cex:durableId="3A414032" w16cex:dateUtc="2026-10-28T17:51:00Z"/>
  <w16cex:commentExtensible w16cex:durableId="6409F2F8" w16cex:dateUtc="2026-10-29T11:42:00Z"/>
  <w16cex:commentExtensible w16cex:durableId="0CDFE7B8" w16cex:dateUtc="2026-10-29T11:50:00Z"/>
  <w16cex:commentExtensible w16cex:durableId="077F85BD" w16cex:dateUtc="2026-10-29T17:25:00Z"/>
  <w16cex:commentExtensible w16cex:durableId="07BE00E0" w16cex:dateUtc="2026-10-28T17:52:00Z"/>
  <w16cex:commentExtensible w16cex:durableId="48FE3C43" w16cex:dateUtc="2026-10-29T11:39:00Z"/>
  <w16cex:commentExtensible w16cex:durableId="3A6390C7" w16cex:dateUtc="2026-10-29T11:40:00Z"/>
  <w16cex:commentExtensible w16cex:durableId="70CC4387" w16cex:dateUtc="2026-10-28T17:52:00Z"/>
  <w16cex:commentExtensible w16cex:durableId="4E78CB1F" w16cex:dateUtc="2026-10-29T11:42:00Z"/>
  <w16cex:commentExtensible w16cex:durableId="57919B77" w16cex:dateUtc="2026-10-28T17:28:00Z"/>
  <w16cex:commentExtensible w16cex:durableId="7D7DBCC4" w16cex:dateUtc="2026-10-30T10:17:00Z"/>
  <w16cex:commentExtensible w16cex:durableId="4CB1908B" w16cex:dateUtc="2026-10-28T17:52:00Z"/>
  <w16cex:commentExtensible w16cex:durableId="3FB6D4F4" w16cex:dateUtc="2026-10-29T11:35:00Z"/>
  <w16cex:commentExtensible w16cex:durableId="072D0D99" w16cex:dateUtc="2026-10-28T17:52:00Z"/>
  <w16cex:commentExtensible w16cex:durableId="09F7E9CE" w16cex:dateUtc="2026-10-29T11:37:00Z"/>
  <w16cex:commentExtensible w16cex:durableId="42BF803E" w16cex:dateUtc="2026-10-28T17:52:00Z"/>
  <w16cex:commentExtensible w16cex:durableId="4E62F83B" w16cex:dateUtc="2026-10-29T17:30:00Z"/>
  <w16cex:commentExtensible w16cex:durableId="3311BB6A" w16cex:dateUtc="2026-10-30T09:55:00Z"/>
  <w16cex:commentExtensible w16cex:durableId="42545242" w16cex:dateUtc="2026-10-28T17:32:00Z"/>
  <w16cex:commentExtensible w16cex:durableId="34AA2C9C" w16cex:dateUtc="2026-10-29T16:19:00Z"/>
  <w16cex:commentExtensible w16cex:durableId="390EC3BB" w16cex:dateUtc="2026-10-29T16:27:00Z"/>
  <w16cex:commentExtensible w16cex:durableId="77180A26" w16cex:dateUtc="2026-10-29T17:36:00Z"/>
  <w16cex:commentExtensible w16cex:durableId="68FEBAB3" w16cex:dateUtc="2026-10-29T16:20:00Z"/>
  <w16cex:commentExtensible w16cex:durableId="2A54D64A" w16cex:dateUtc="2026-10-30T10:31:00Z"/>
  <w16cex:commentExtensible w16cex:durableId="5A1FEB69" w16cex:dateUtc="2026-10-30T10:12:00Z"/>
  <w16cex:commentExtensible w16cex:durableId="6F2EC783" w16cex:dateUtc="2026-10-30T10:15:00Z"/>
  <w16cex:commentExtensible w16cex:durableId="71E43BF2" w16cex:dateUtc="2026-10-30T10:28:00Z"/>
  <w16cex:commentExtensible w16cex:durableId="5CDA3F63" w16cex:dateUtc="2026-10-29T17:02:00Z"/>
  <w16cex:commentExtensible w16cex:durableId="05BF927C" w16cex:dateUtc="2026-10-29T17:03:00Z"/>
  <w16cex:commentExtensible w16cex:durableId="59336E59" w16cex:dateUtc="2026-10-26T20:53:00Z"/>
  <w16cex:commentExtensible w16cex:durableId="4077A068" w16cex:dateUtc="2026-10-27T11:39:00Z"/>
  <w16cex:commentExtensible w16cex:durableId="1E0BDB26" w16cex:dateUtc="2026-10-27T11:51:00Z"/>
  <w16cex:commentExtensible w16cex:durableId="7A1E7696" w16cex:dateUtc="2026-10-27T11:59:00Z">
    <w16cex:extLst>
      <w16:ext w16:uri="{CE6994B0-6A32-4C9F-8C6B-6E91EDA988CE}">
        <cr:reactions xmlns:cr="http://schemas.microsoft.com/office/comments/2020/reactions">
          <cr:reaction reactionType="1">
            <cr:reactionInfo dateUtc="2026-10-27T12:17:46Z">
              <cr:user userId="S::smo24@sussex.ac.uk::fb132b98-de0c-4188-bda6-383633661832" userProvider="AD" userName="Sarah Otner"/>
            </cr:reactionInfo>
          </cr:reaction>
        </cr:reactions>
      </w16:ext>
    </w16cex:extLst>
  </w16cex:commentExtensible>
  <w16cex:commentExtensible w16cex:durableId="38F7ED79" w16cex:dateUtc="2026-10-28T17:46:00Z"/>
  <w16cex:commentExtensible w16cex:durableId="0699E121" w16cex:dateUtc="2026-10-28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B0863E" w16cid:durableId="730346EA"/>
  <w16cid:commentId w16cid:paraId="3B423DD7" w16cid:durableId="39868682"/>
  <w16cid:commentId w16cid:paraId="7440C4DE" w16cid:durableId="29A63C79"/>
  <w16cid:commentId w16cid:paraId="41935035" w16cid:durableId="3476BEBE"/>
  <w16cid:commentId w16cid:paraId="0912547D" w16cid:durableId="13117BAC"/>
  <w16cid:commentId w16cid:paraId="552698BD" w16cid:durableId="15B84831"/>
  <w16cid:commentId w16cid:paraId="5C6FF7E8" w16cid:durableId="28327BA3"/>
  <w16cid:commentId w16cid:paraId="0F3AB7E1" w16cid:durableId="26511517"/>
  <w16cid:commentId w16cid:paraId="1905DF26" w16cid:durableId="66D99674"/>
  <w16cid:commentId w16cid:paraId="59C5A74C" w16cid:durableId="405F2E56"/>
  <w16cid:commentId w16cid:paraId="780B0C45" w16cid:durableId="030D465E"/>
  <w16cid:commentId w16cid:paraId="6702047C" w16cid:durableId="75F1C6C9"/>
  <w16cid:commentId w16cid:paraId="1DC38313" w16cid:durableId="0F272587"/>
  <w16cid:commentId w16cid:paraId="70B2BA10" w16cid:durableId="67CBDCC6"/>
  <w16cid:commentId w16cid:paraId="08FB100D" w16cid:durableId="1E64CE73"/>
  <w16cid:commentId w16cid:paraId="6F020461" w16cid:durableId="14D14E18"/>
  <w16cid:commentId w16cid:paraId="32C3FDC4" w16cid:durableId="2750DBF3"/>
  <w16cid:commentId w16cid:paraId="3D79B618" w16cid:durableId="6884FB79"/>
  <w16cid:commentId w16cid:paraId="4E865A65" w16cid:durableId="09429434"/>
  <w16cid:commentId w16cid:paraId="1346A9BD" w16cid:durableId="652179D8"/>
  <w16cid:commentId w16cid:paraId="18EA715C" w16cid:durableId="0701CC15"/>
  <w16cid:commentId w16cid:paraId="750B84A6" w16cid:durableId="23074304"/>
  <w16cid:commentId w16cid:paraId="21BFED24" w16cid:durableId="69901E55"/>
  <w16cid:commentId w16cid:paraId="63F92651" w16cid:durableId="1834B87F"/>
  <w16cid:commentId w16cid:paraId="2155F3B7" w16cid:durableId="55BB2536"/>
  <w16cid:commentId w16cid:paraId="1AE2D82C" w16cid:durableId="7BF8F0E4"/>
  <w16cid:commentId w16cid:paraId="1890B465" w16cid:durableId="5552F30E"/>
  <w16cid:commentId w16cid:paraId="7A0BAC1C" w16cid:durableId="4D86E442"/>
  <w16cid:commentId w16cid:paraId="1284EB01" w16cid:durableId="2FB2F81C"/>
  <w16cid:commentId w16cid:paraId="633B8EF2" w16cid:durableId="68B8E272"/>
  <w16cid:commentId w16cid:paraId="2D0B0FD9" w16cid:durableId="69AB750E"/>
  <w16cid:commentId w16cid:paraId="0DEBE5AE" w16cid:durableId="4CADA5AC"/>
  <w16cid:commentId w16cid:paraId="35692CFE" w16cid:durableId="5BA62223"/>
  <w16cid:commentId w16cid:paraId="48630257" w16cid:durableId="709EBF44"/>
  <w16cid:commentId w16cid:paraId="636BBAC2" w16cid:durableId="75442640"/>
  <w16cid:commentId w16cid:paraId="1DA1404F" w16cid:durableId="57A37967"/>
  <w16cid:commentId w16cid:paraId="789AF5BD" w16cid:durableId="02CB56B8"/>
  <w16cid:commentId w16cid:paraId="013A58DF" w16cid:durableId="4A4FF7D8"/>
  <w16cid:commentId w16cid:paraId="1574EF18" w16cid:durableId="3AB06C87"/>
  <w16cid:commentId w16cid:paraId="568AD2CC" w16cid:durableId="7A892EDF"/>
  <w16cid:commentId w16cid:paraId="2CD6AEE6" w16cid:durableId="6F4FDAD0"/>
  <w16cid:commentId w16cid:paraId="4F14F4D3" w16cid:durableId="0B737BDF"/>
  <w16cid:commentId w16cid:paraId="3F8F35F8" w16cid:durableId="4CF17FBE"/>
  <w16cid:commentId w16cid:paraId="188D2619" w16cid:durableId="406CB3A5"/>
  <w16cid:commentId w16cid:paraId="56800BCC" w16cid:durableId="675A7F45"/>
  <w16cid:commentId w16cid:paraId="432E1F74" w16cid:durableId="5F34CFD4"/>
  <w16cid:commentId w16cid:paraId="44E1FABF" w16cid:durableId="5A00B1A8"/>
  <w16cid:commentId w16cid:paraId="47C2272D" w16cid:durableId="495B6046"/>
  <w16cid:commentId w16cid:paraId="51BFB6D8" w16cid:durableId="380E8C69"/>
  <w16cid:commentId w16cid:paraId="5CA5E59E" w16cid:durableId="4D09AAAC"/>
  <w16cid:commentId w16cid:paraId="0E9791CC" w16cid:durableId="14B18519"/>
  <w16cid:commentId w16cid:paraId="037CB320" w16cid:durableId="7BBE24AF"/>
  <w16cid:commentId w16cid:paraId="3FE48C20" w16cid:durableId="51B02F25"/>
  <w16cid:commentId w16cid:paraId="48B8B8B9" w16cid:durableId="0338AF37"/>
  <w16cid:commentId w16cid:paraId="2666C363" w16cid:durableId="6E6FAC47"/>
  <w16cid:commentId w16cid:paraId="1EF73FF3" w16cid:durableId="49AA262E"/>
  <w16cid:commentId w16cid:paraId="4F839978" w16cid:durableId="1EE62202"/>
  <w16cid:commentId w16cid:paraId="3EEED931" w16cid:durableId="01B6E140"/>
  <w16cid:commentId w16cid:paraId="09D83C79" w16cid:durableId="7EB135E1"/>
  <w16cid:commentId w16cid:paraId="34B688CF" w16cid:durableId="4ED74FF4"/>
  <w16cid:commentId w16cid:paraId="384863BC" w16cid:durableId="631D76F7"/>
  <w16cid:commentId w16cid:paraId="5715E626" w16cid:durableId="0521FF89"/>
  <w16cid:commentId w16cid:paraId="1AF489B0" w16cid:durableId="19950DB8"/>
  <w16cid:commentId w16cid:paraId="367E6B62" w16cid:durableId="3657095D"/>
  <w16cid:commentId w16cid:paraId="05681287" w16cid:durableId="62930426"/>
  <w16cid:commentId w16cid:paraId="404AC634" w16cid:durableId="631A8DAD"/>
  <w16cid:commentId w16cid:paraId="012BA1BE" w16cid:durableId="2D0CA30D"/>
  <w16cid:commentId w16cid:paraId="638E11CE" w16cid:durableId="7029C0F4"/>
  <w16cid:commentId w16cid:paraId="437F4E2C" w16cid:durableId="1D92F46F"/>
  <w16cid:commentId w16cid:paraId="152B86C8" w16cid:durableId="1E22F720"/>
  <w16cid:commentId w16cid:paraId="6D2E8052" w16cid:durableId="5FF01C59"/>
  <w16cid:commentId w16cid:paraId="4CBFCF10" w16cid:durableId="396AE0BF"/>
  <w16cid:commentId w16cid:paraId="1188C293" w16cid:durableId="0733E5E1"/>
  <w16cid:commentId w16cid:paraId="2FF8C46B" w16cid:durableId="619A100C"/>
  <w16cid:commentId w16cid:paraId="757766F6" w16cid:durableId="3591B7C2"/>
  <w16cid:commentId w16cid:paraId="0CE2F6C8" w16cid:durableId="254B0FC7"/>
  <w16cid:commentId w16cid:paraId="00B5D685" w16cid:durableId="74572E19"/>
  <w16cid:commentId w16cid:paraId="0F815852" w16cid:durableId="57FED97D"/>
  <w16cid:commentId w16cid:paraId="66BF8E0E" w16cid:durableId="22AB2614"/>
  <w16cid:commentId w16cid:paraId="08AD48F6" w16cid:durableId="390AFDDB"/>
  <w16cid:commentId w16cid:paraId="6AA79C48" w16cid:durableId="52AD9CAF"/>
  <w16cid:commentId w16cid:paraId="3D9BA97E" w16cid:durableId="5B28F4BD"/>
  <w16cid:commentId w16cid:paraId="1106DC1B" w16cid:durableId="1A8905A7"/>
  <w16cid:commentId w16cid:paraId="7DE35B00" w16cid:durableId="70DE28FD"/>
  <w16cid:commentId w16cid:paraId="491AB337" w16cid:durableId="3FEF4948"/>
  <w16cid:commentId w16cid:paraId="20E24AB2" w16cid:durableId="47C14B2D"/>
  <w16cid:commentId w16cid:paraId="6E5218F8" w16cid:durableId="17D0B07B"/>
  <w16cid:commentId w16cid:paraId="33A5CE71" w16cid:durableId="3181FB30"/>
  <w16cid:commentId w16cid:paraId="48BB1C62" w16cid:durableId="5B9733E6"/>
  <w16cid:commentId w16cid:paraId="195680F0" w16cid:durableId="5ECC5F53"/>
  <w16cid:commentId w16cid:paraId="5AFBEF5E" w16cid:durableId="5EB4F54C"/>
  <w16cid:commentId w16cid:paraId="103E3497" w16cid:durableId="6E401C2A"/>
  <w16cid:commentId w16cid:paraId="1DC6DC7D" w16cid:durableId="03B78749"/>
  <w16cid:commentId w16cid:paraId="6CEE816C" w16cid:durableId="3FBEC735"/>
  <w16cid:commentId w16cid:paraId="244ACE14" w16cid:durableId="58527104"/>
  <w16cid:commentId w16cid:paraId="42C8D34A" w16cid:durableId="2D55E463"/>
  <w16cid:commentId w16cid:paraId="68AF061B" w16cid:durableId="2623DFC0"/>
  <w16cid:commentId w16cid:paraId="3799BF9B" w16cid:durableId="4272D630"/>
  <w16cid:commentId w16cid:paraId="0809F11D" w16cid:durableId="0FAC552F"/>
  <w16cid:commentId w16cid:paraId="2F45BF2E" w16cid:durableId="5FE22708"/>
  <w16cid:commentId w16cid:paraId="65D373CC" w16cid:durableId="1021E1EE"/>
  <w16cid:commentId w16cid:paraId="61143F5D" w16cid:durableId="16CD7A4D"/>
  <w16cid:commentId w16cid:paraId="4F46579C" w16cid:durableId="07614800"/>
  <w16cid:commentId w16cid:paraId="3B58790A" w16cid:durableId="7CFBA2D6"/>
  <w16cid:commentId w16cid:paraId="6CEEA2BB" w16cid:durableId="2256D907"/>
  <w16cid:commentId w16cid:paraId="3D34428D" w16cid:durableId="7DE4026B"/>
  <w16cid:commentId w16cid:paraId="63528998" w16cid:durableId="45FFF874"/>
  <w16cid:commentId w16cid:paraId="1C530688" w16cid:durableId="7055B724"/>
  <w16cid:commentId w16cid:paraId="6C96ABC2" w16cid:durableId="071A5A35"/>
  <w16cid:commentId w16cid:paraId="2B8234C4" w16cid:durableId="274DDEEF"/>
  <w16cid:commentId w16cid:paraId="1B31348B" w16cid:durableId="571C6FCE"/>
  <w16cid:commentId w16cid:paraId="79433F21" w16cid:durableId="4887B2DE"/>
  <w16cid:commentId w16cid:paraId="0FFEE5EB" w16cid:durableId="2C2C0184"/>
  <w16cid:commentId w16cid:paraId="70E6145B" w16cid:durableId="3B95B961"/>
  <w16cid:commentId w16cid:paraId="45A7EC48" w16cid:durableId="51659855"/>
  <w16cid:commentId w16cid:paraId="007C6206" w16cid:durableId="2493A1C5"/>
  <w16cid:commentId w16cid:paraId="4F17AF82" w16cid:durableId="05270EE4"/>
  <w16cid:commentId w16cid:paraId="1FE0FE79" w16cid:durableId="0BF83D62"/>
  <w16cid:commentId w16cid:paraId="4D269E6F" w16cid:durableId="4DB2F75D"/>
  <w16cid:commentId w16cid:paraId="0B105B96" w16cid:durableId="2A199D66"/>
  <w16cid:commentId w16cid:paraId="1ED68247" w16cid:durableId="50AD46E7"/>
  <w16cid:commentId w16cid:paraId="3F68E479" w16cid:durableId="3557A262"/>
  <w16cid:commentId w16cid:paraId="200FD77D" w16cid:durableId="44DF4A8E"/>
  <w16cid:commentId w16cid:paraId="2954E56C" w16cid:durableId="528C9CE7"/>
  <w16cid:commentId w16cid:paraId="56664B9F" w16cid:durableId="43900A3C"/>
  <w16cid:commentId w16cid:paraId="1BDC4414" w16cid:durableId="6573D2AF"/>
  <w16cid:commentId w16cid:paraId="06C5BADA" w16cid:durableId="01DD418F"/>
  <w16cid:commentId w16cid:paraId="6677119F" w16cid:durableId="2FF5F1BE"/>
  <w16cid:commentId w16cid:paraId="7613B2A9" w16cid:durableId="6F30E156"/>
  <w16cid:commentId w16cid:paraId="3C76717B" w16cid:durableId="6C3AB5DB"/>
  <w16cid:commentId w16cid:paraId="4A54710A" w16cid:durableId="06652CCE"/>
  <w16cid:commentId w16cid:paraId="56205E7F" w16cid:durableId="3FEF7AD9"/>
  <w16cid:commentId w16cid:paraId="3A6D6903" w16cid:durableId="52D499EE"/>
  <w16cid:commentId w16cid:paraId="0A3B7F16" w16cid:durableId="7C2096F9"/>
  <w16cid:commentId w16cid:paraId="70428238" w16cid:durableId="3F7B1C5C"/>
  <w16cid:commentId w16cid:paraId="6BAE9758" w16cid:durableId="47C3AE39"/>
  <w16cid:commentId w16cid:paraId="5E377989" w16cid:durableId="6D688F3B"/>
  <w16cid:commentId w16cid:paraId="21050F87" w16cid:durableId="1702ED6D"/>
  <w16cid:commentId w16cid:paraId="0CF78011" w16cid:durableId="11CACE04"/>
  <w16cid:commentId w16cid:paraId="38E0BC4A" w16cid:durableId="34CB1668"/>
  <w16cid:commentId w16cid:paraId="06C1CAD2" w16cid:durableId="160A7158"/>
  <w16cid:commentId w16cid:paraId="0DDCF0F7" w16cid:durableId="7E816F82"/>
  <w16cid:commentId w16cid:paraId="7B344A1B" w16cid:durableId="70D440E4"/>
  <w16cid:commentId w16cid:paraId="1A7E4C91" w16cid:durableId="0365A678"/>
  <w16cid:commentId w16cid:paraId="6D3914F0" w16cid:durableId="74AE6D47"/>
  <w16cid:commentId w16cid:paraId="66A54657" w16cid:durableId="3297D34A"/>
  <w16cid:commentId w16cid:paraId="04837336" w16cid:durableId="429CC799"/>
  <w16cid:commentId w16cid:paraId="0CE32E3D" w16cid:durableId="09CE70D7"/>
  <w16cid:commentId w16cid:paraId="1AF47A22" w16cid:durableId="326FEDD9"/>
  <w16cid:commentId w16cid:paraId="404296AB" w16cid:durableId="60115444"/>
  <w16cid:commentId w16cid:paraId="3705212E" w16cid:durableId="3FE7C33C"/>
  <w16cid:commentId w16cid:paraId="666D4592" w16cid:durableId="0D80A144"/>
  <w16cid:commentId w16cid:paraId="3C9EF5A0" w16cid:durableId="67E7EA87"/>
  <w16cid:commentId w16cid:paraId="0C16BD98" w16cid:durableId="558DC7B4"/>
  <w16cid:commentId w16cid:paraId="07C64D52" w16cid:durableId="3F344C30"/>
  <w16cid:commentId w16cid:paraId="3B2BFFC5" w16cid:durableId="3A414032"/>
  <w16cid:commentId w16cid:paraId="2AC73E8D" w16cid:durableId="6409F2F8"/>
  <w16cid:commentId w16cid:paraId="345FB272" w16cid:durableId="0CDFE7B8"/>
  <w16cid:commentId w16cid:paraId="3860D30D" w16cid:durableId="077F85BD"/>
  <w16cid:commentId w16cid:paraId="30A12B2E" w16cid:durableId="07BE00E0"/>
  <w16cid:commentId w16cid:paraId="03E6F6BE" w16cid:durableId="48FE3C43"/>
  <w16cid:commentId w16cid:paraId="5162E678" w16cid:durableId="3A6390C7"/>
  <w16cid:commentId w16cid:paraId="773BFA21" w16cid:durableId="70CC4387"/>
  <w16cid:commentId w16cid:paraId="4C92D338" w16cid:durableId="4E78CB1F"/>
  <w16cid:commentId w16cid:paraId="039B14CC" w16cid:durableId="57919B77"/>
  <w16cid:commentId w16cid:paraId="6E718EAB" w16cid:durableId="7D7DBCC4"/>
  <w16cid:commentId w16cid:paraId="04329A6A" w16cid:durableId="4CB1908B"/>
  <w16cid:commentId w16cid:paraId="7B1E8EFF" w16cid:durableId="3FB6D4F4"/>
  <w16cid:commentId w16cid:paraId="33FF44BC" w16cid:durableId="072D0D99"/>
  <w16cid:commentId w16cid:paraId="31E865C6" w16cid:durableId="09F7E9CE"/>
  <w16cid:commentId w16cid:paraId="2A7D9EEB" w16cid:durableId="42BF803E"/>
  <w16cid:commentId w16cid:paraId="0EAC5204" w16cid:durableId="4E62F83B"/>
  <w16cid:commentId w16cid:paraId="43C6E2A4" w16cid:durableId="3311BB6A"/>
  <w16cid:commentId w16cid:paraId="5AD44429" w16cid:durableId="42545242"/>
  <w16cid:commentId w16cid:paraId="2EE056C2" w16cid:durableId="34AA2C9C"/>
  <w16cid:commentId w16cid:paraId="6F6D1928" w16cid:durableId="390EC3BB"/>
  <w16cid:commentId w16cid:paraId="476AF4B7" w16cid:durableId="77180A26"/>
  <w16cid:commentId w16cid:paraId="6D3ADA95" w16cid:durableId="68FEBAB3"/>
  <w16cid:commentId w16cid:paraId="3D1F0CB2" w16cid:durableId="2A54D64A"/>
  <w16cid:commentId w16cid:paraId="2FCE38F6" w16cid:durableId="5A1FEB69"/>
  <w16cid:commentId w16cid:paraId="156C0731" w16cid:durableId="6F2EC783"/>
  <w16cid:commentId w16cid:paraId="0D928C1F" w16cid:durableId="71E43BF2"/>
  <w16cid:commentId w16cid:paraId="0E5DEAFE" w16cid:durableId="5CDA3F63"/>
  <w16cid:commentId w16cid:paraId="2277C24D" w16cid:durableId="05BF927C"/>
  <w16cid:commentId w16cid:paraId="7549B1A3" w16cid:durableId="59336E59"/>
  <w16cid:commentId w16cid:paraId="2730B4CD" w16cid:durableId="4077A068"/>
  <w16cid:commentId w16cid:paraId="1294D63F" w16cid:durableId="1E0BDB26"/>
  <w16cid:commentId w16cid:paraId="72EBE415" w16cid:durableId="7A1E7696"/>
  <w16cid:commentId w16cid:paraId="5E99F87B" w16cid:durableId="38F7ED79"/>
  <w16cid:commentId w16cid:paraId="53DE7474" w16cid:durableId="0699E1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B80AD" w14:textId="77777777" w:rsidR="00034314" w:rsidRDefault="00034314">
      <w:pPr>
        <w:spacing w:after="0" w:line="240" w:lineRule="auto"/>
      </w:pPr>
      <w:r>
        <w:separator/>
      </w:r>
    </w:p>
  </w:endnote>
  <w:endnote w:type="continuationSeparator" w:id="0">
    <w:p w14:paraId="38061B03" w14:textId="77777777" w:rsidR="00034314" w:rsidRDefault="00034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BD287D7" w14:paraId="563F4EFA" w14:textId="77777777" w:rsidTr="5BD287D7">
      <w:trPr>
        <w:trHeight w:val="300"/>
      </w:trPr>
      <w:tc>
        <w:tcPr>
          <w:tcW w:w="3120" w:type="dxa"/>
        </w:tcPr>
        <w:p w14:paraId="2D66D153" w14:textId="584114D8" w:rsidR="5BD287D7" w:rsidRDefault="5BD287D7" w:rsidP="5BD287D7">
          <w:pPr>
            <w:pStyle w:val="Header"/>
            <w:ind w:left="-115"/>
          </w:pPr>
        </w:p>
      </w:tc>
      <w:tc>
        <w:tcPr>
          <w:tcW w:w="3120" w:type="dxa"/>
        </w:tcPr>
        <w:p w14:paraId="5E805827" w14:textId="290B0D3D" w:rsidR="5BD287D7" w:rsidRDefault="5BD287D7" w:rsidP="5BD287D7">
          <w:pPr>
            <w:pStyle w:val="Header"/>
            <w:jc w:val="center"/>
          </w:pPr>
        </w:p>
      </w:tc>
      <w:tc>
        <w:tcPr>
          <w:tcW w:w="3120" w:type="dxa"/>
        </w:tcPr>
        <w:p w14:paraId="63F77B6C" w14:textId="6FAAD7F1" w:rsidR="5BD287D7" w:rsidRDefault="5BD287D7" w:rsidP="5BD287D7">
          <w:pPr>
            <w:pStyle w:val="Header"/>
            <w:ind w:right="-115"/>
            <w:jc w:val="right"/>
          </w:pPr>
        </w:p>
      </w:tc>
    </w:tr>
  </w:tbl>
  <w:p w14:paraId="5C7F4106" w14:textId="0D00D253" w:rsidR="00A7554E" w:rsidRDefault="00A755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BD287D7" w14:paraId="4412ED84" w14:textId="77777777" w:rsidTr="5BD287D7">
      <w:trPr>
        <w:trHeight w:val="300"/>
      </w:trPr>
      <w:tc>
        <w:tcPr>
          <w:tcW w:w="3120" w:type="dxa"/>
        </w:tcPr>
        <w:p w14:paraId="0468C8E3" w14:textId="06F0B660" w:rsidR="5BD287D7" w:rsidRDefault="5BD287D7" w:rsidP="5BD287D7">
          <w:pPr>
            <w:pStyle w:val="Header"/>
            <w:ind w:left="-115"/>
          </w:pPr>
        </w:p>
      </w:tc>
      <w:tc>
        <w:tcPr>
          <w:tcW w:w="3120" w:type="dxa"/>
        </w:tcPr>
        <w:p w14:paraId="42345316" w14:textId="28ED746F" w:rsidR="5BD287D7" w:rsidRDefault="5BD287D7" w:rsidP="5BD287D7">
          <w:pPr>
            <w:pStyle w:val="Header"/>
            <w:jc w:val="center"/>
          </w:pPr>
        </w:p>
      </w:tc>
      <w:tc>
        <w:tcPr>
          <w:tcW w:w="3120" w:type="dxa"/>
        </w:tcPr>
        <w:p w14:paraId="6C124538" w14:textId="3F161906" w:rsidR="5BD287D7" w:rsidRDefault="5BD287D7" w:rsidP="5BD287D7">
          <w:pPr>
            <w:pStyle w:val="Header"/>
            <w:ind w:right="-115"/>
            <w:jc w:val="right"/>
          </w:pPr>
        </w:p>
      </w:tc>
    </w:tr>
  </w:tbl>
  <w:p w14:paraId="76C417F7" w14:textId="4455E279" w:rsidR="00A7554E" w:rsidRDefault="00A755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BB311" w14:textId="77777777" w:rsidR="00034314" w:rsidRDefault="00034314">
      <w:pPr>
        <w:spacing w:after="0" w:line="240" w:lineRule="auto"/>
      </w:pPr>
      <w:r>
        <w:separator/>
      </w:r>
    </w:p>
  </w:footnote>
  <w:footnote w:type="continuationSeparator" w:id="0">
    <w:p w14:paraId="7A90402F" w14:textId="77777777" w:rsidR="00034314" w:rsidRDefault="00034314">
      <w:pPr>
        <w:spacing w:after="0" w:line="240" w:lineRule="auto"/>
      </w:pPr>
      <w:r>
        <w:continuationSeparator/>
      </w:r>
    </w:p>
  </w:footnote>
  <w:footnote w:id="1">
    <w:p w14:paraId="71C47799" w14:textId="52727216" w:rsidR="003D5EBA" w:rsidRPr="00FE670E" w:rsidRDefault="003D5EBA" w:rsidP="00F95956">
      <w:pPr>
        <w:pStyle w:val="FootnoteText"/>
        <w:jc w:val="both"/>
      </w:pPr>
      <w:r>
        <w:rPr>
          <w:rStyle w:val="FootnoteReference"/>
        </w:rPr>
        <w:footnoteRef/>
      </w:r>
      <w:r w:rsidRPr="00EF0252">
        <w:rPr>
          <w:rFonts w:ascii="Times New Roman" w:hAnsi="Times New Roman" w:cs="Times New Roman"/>
        </w:rPr>
        <w:t>n.b. This sometimes causes discrepancy</w:t>
      </w:r>
      <w:r w:rsidR="00BD60F9" w:rsidRPr="00EF0252">
        <w:rPr>
          <w:rFonts w:ascii="Times New Roman" w:hAnsi="Times New Roman" w:cs="Times New Roman"/>
        </w:rPr>
        <w:t xml:space="preserve"> between the total reported in the Manuscript, the Technical Supplement, and the Research Artifact. We will reconcile </w:t>
      </w:r>
      <w:r w:rsidR="00D702FE" w:rsidRPr="00EF0252">
        <w:rPr>
          <w:rFonts w:ascii="Times New Roman" w:hAnsi="Times New Roman" w:cs="Times New Roman"/>
        </w:rPr>
        <w:t>these</w:t>
      </w:r>
      <w:r w:rsidR="008C7CCE" w:rsidRPr="00EF0252">
        <w:rPr>
          <w:rFonts w:ascii="Times New Roman" w:hAnsi="Times New Roman" w:cs="Times New Roman"/>
        </w:rPr>
        <w:t xml:space="preserve"> during the</w:t>
      </w:r>
      <w:r w:rsidR="006B28E2" w:rsidRPr="00EF0252">
        <w:rPr>
          <w:rFonts w:ascii="Times New Roman" w:hAnsi="Times New Roman" w:cs="Times New Roman"/>
        </w:rPr>
        <w:t xml:space="preserve"> development</w:t>
      </w:r>
      <w:r w:rsidR="00F82B93" w:rsidRPr="00EF0252">
        <w:rPr>
          <w:rFonts w:ascii="Times New Roman" w:hAnsi="Times New Roman" w:cs="Times New Roman"/>
        </w:rPr>
        <w:t xml:space="preserve"> process.</w:t>
      </w:r>
    </w:p>
  </w:footnote>
  <w:footnote w:id="2">
    <w:p w14:paraId="62F0FA17" w14:textId="77777777" w:rsidR="00B61E46" w:rsidRPr="00373816" w:rsidRDefault="00B61E46" w:rsidP="00B61E46">
      <w:pPr>
        <w:pStyle w:val="FootnoteText"/>
        <w:rPr>
          <w:rFonts w:asciiTheme="majorBidi" w:hAnsiTheme="majorBidi" w:cstheme="majorBidi"/>
          <w:lang w:val="en-GB"/>
        </w:rPr>
      </w:pPr>
      <w:r>
        <w:rPr>
          <w:rStyle w:val="FootnoteReference"/>
        </w:rPr>
        <w:footnoteRef/>
      </w:r>
      <w:r>
        <w:t xml:space="preserve"> </w:t>
      </w:r>
      <w:r w:rsidRPr="00373816">
        <w:rPr>
          <w:rFonts w:asciiTheme="majorBidi" w:hAnsiTheme="majorBidi" w:cstheme="majorBidi"/>
        </w:rPr>
        <w:t>Including what Wuestman et al. (2020) termed “scientific breakthroughs”, which are "discoveries that transform the knowledge frontier and have a major impact on science, technology, and society".</w:t>
      </w:r>
    </w:p>
  </w:footnote>
  <w:footnote w:id="3">
    <w:p w14:paraId="77B388F5" w14:textId="0E284EF2" w:rsidR="006F591F" w:rsidRPr="006F591F" w:rsidRDefault="006F591F">
      <w:pPr>
        <w:pStyle w:val="FootnoteText"/>
        <w:rPr>
          <w:rFonts w:ascii="Times New Roman" w:hAnsi="Times New Roman" w:cs="Times New Roman"/>
        </w:rPr>
      </w:pPr>
      <w:r w:rsidRPr="006F591F">
        <w:rPr>
          <w:rStyle w:val="FootnoteReference"/>
          <w:rFonts w:ascii="Times New Roman" w:hAnsi="Times New Roman" w:cs="Times New Roman"/>
        </w:rPr>
        <w:footnoteRef/>
      </w:r>
      <w:r w:rsidRPr="006F591F">
        <w:rPr>
          <w:rFonts w:ascii="Times New Roman" w:hAnsi="Times New Roman" w:cs="Times New Roman"/>
        </w:rPr>
        <w:t xml:space="preserve"> </w:t>
      </w:r>
      <w:r w:rsidR="00990CE9">
        <w:rPr>
          <w:rFonts w:ascii="Times New Roman" w:hAnsi="Times New Roman" w:cs="Times New Roman"/>
        </w:rPr>
        <w:t>Resulting from a combination</w:t>
      </w:r>
      <w:r w:rsidRPr="006F591F">
        <w:rPr>
          <w:rFonts w:ascii="Times New Roman" w:hAnsi="Times New Roman" w:cs="Times New Roman"/>
        </w:rPr>
        <w:t xml:space="preserve"> of </w:t>
      </w:r>
      <w:r w:rsidR="00990CE9">
        <w:rPr>
          <w:rFonts w:ascii="Times New Roman" w:hAnsi="Times New Roman" w:cs="Times New Roman"/>
        </w:rPr>
        <w:t xml:space="preserve">heuristics, including </w:t>
      </w:r>
      <w:r w:rsidRPr="006F591F">
        <w:rPr>
          <w:rFonts w:ascii="Times New Roman" w:hAnsi="Times New Roman" w:cs="Times New Roman"/>
        </w:rPr>
        <w:t xml:space="preserve">“number heaping” </w:t>
      </w:r>
      <w:r w:rsidR="00486AD9">
        <w:rPr>
          <w:rFonts w:ascii="Times New Roman" w:hAnsi="Times New Roman" w:cs="Times New Roman"/>
        </w:rPr>
        <w:t>aka</w:t>
      </w:r>
      <w:r w:rsidRPr="006F591F">
        <w:rPr>
          <w:rFonts w:ascii="Times New Roman" w:hAnsi="Times New Roman" w:cs="Times New Roman"/>
        </w:rPr>
        <w:t xml:space="preserve"> “digit preference”</w:t>
      </w:r>
      <w:r w:rsidR="00172D63">
        <w:rPr>
          <w:rFonts w:ascii="Times New Roman" w:hAnsi="Times New Roman" w:cs="Times New Roman"/>
        </w:rPr>
        <w:t xml:space="preserve"> (e.g., </w:t>
      </w:r>
      <w:r w:rsidR="00E55C3D">
        <w:rPr>
          <w:rFonts w:ascii="Times New Roman" w:hAnsi="Times New Roman" w:cs="Times New Roman"/>
        </w:rPr>
        <w:t xml:space="preserve">Bruine </w:t>
      </w:r>
      <w:r w:rsidR="00172D63">
        <w:rPr>
          <w:rFonts w:ascii="Times New Roman" w:hAnsi="Times New Roman" w:cs="Times New Roman"/>
        </w:rPr>
        <w:t>de Bruin</w:t>
      </w:r>
      <w:r w:rsidR="0009264A">
        <w:rPr>
          <w:rFonts w:ascii="Times New Roman" w:hAnsi="Times New Roman" w:cs="Times New Roman"/>
        </w:rPr>
        <w:t xml:space="preserve"> &amp; Carman, 2018)</w:t>
      </w:r>
      <w:r w:rsidRPr="006F591F">
        <w:rPr>
          <w:rFonts w:ascii="Times New Roman" w:hAnsi="Times New Roman" w:cs="Times New Roman"/>
        </w:rPr>
        <w:t>.</w:t>
      </w:r>
    </w:p>
  </w:footnote>
  <w:footnote w:id="4">
    <w:p w14:paraId="3442396A" w14:textId="4313C6B4" w:rsidR="001F3E89" w:rsidRPr="00932129" w:rsidRDefault="001F3E89">
      <w:pPr>
        <w:pStyle w:val="FootnoteText"/>
        <w:rPr>
          <w:rFonts w:asciiTheme="majorBidi" w:hAnsiTheme="majorBidi" w:cstheme="majorBidi"/>
          <w:lang w:val="en-GB"/>
        </w:rPr>
      </w:pPr>
      <w:r w:rsidRPr="00932129">
        <w:rPr>
          <w:rStyle w:val="FootnoteReference"/>
          <w:rFonts w:asciiTheme="majorBidi" w:hAnsiTheme="majorBidi" w:cstheme="majorBidi"/>
        </w:rPr>
        <w:footnoteRef/>
      </w:r>
      <w:r w:rsidRPr="00932129">
        <w:rPr>
          <w:rFonts w:asciiTheme="majorBidi" w:hAnsiTheme="majorBidi" w:cstheme="majorBidi"/>
        </w:rPr>
        <w:t xml:space="preserve"> </w:t>
      </w:r>
      <w:r w:rsidRPr="00932129">
        <w:rPr>
          <w:rFonts w:asciiTheme="majorBidi" w:hAnsiTheme="majorBidi" w:cstheme="majorBidi"/>
          <w:lang w:val="en-GB"/>
        </w:rPr>
        <w:t xml:space="preserve">The (un-)certainty interval was not part of the Challenge evaluation </w:t>
      </w:r>
      <w:r w:rsidR="00932129" w:rsidRPr="00932129">
        <w:rPr>
          <w:rFonts w:asciiTheme="majorBidi" w:hAnsiTheme="majorBidi" w:cstheme="majorBidi"/>
          <w:lang w:val="en-GB"/>
        </w:rPr>
        <w:t>calculations.</w:t>
      </w:r>
    </w:p>
  </w:footnote>
  <w:footnote w:id="5">
    <w:p w14:paraId="3D21AD3C" w14:textId="07DE93D5" w:rsidR="5478301B" w:rsidRPr="00E45E2B" w:rsidRDefault="5478301B" w:rsidP="5478301B">
      <w:pPr>
        <w:pStyle w:val="FootnoteText"/>
        <w:rPr>
          <w:rFonts w:asciiTheme="majorBidi" w:hAnsiTheme="majorBidi" w:cstheme="majorBidi"/>
          <w:lang w:val="en-GB"/>
        </w:rPr>
      </w:pPr>
      <w:r w:rsidRPr="5478301B">
        <w:rPr>
          <w:rStyle w:val="FootnoteReference"/>
        </w:rPr>
        <w:footnoteRef/>
      </w:r>
      <w:r w:rsidR="524AB503">
        <w:t xml:space="preserve"> </w:t>
      </w:r>
      <w:r w:rsidR="524AB503" w:rsidRPr="00E45E2B">
        <w:rPr>
          <w:rFonts w:asciiTheme="majorBidi" w:hAnsiTheme="majorBidi" w:cstheme="majorBidi"/>
          <w:lang w:val="en-GB"/>
        </w:rPr>
        <w:t>In</w:t>
      </w:r>
      <w:r w:rsidRPr="00E45E2B">
        <w:rPr>
          <w:rFonts w:asciiTheme="majorBidi" w:hAnsiTheme="majorBidi" w:cstheme="majorBidi"/>
          <w:lang w:val="en-GB"/>
        </w:rPr>
        <w:t xml:space="preserve"> </w:t>
      </w:r>
      <w:r w:rsidR="66CF16E6" w:rsidRPr="00E45E2B">
        <w:rPr>
          <w:rFonts w:asciiTheme="majorBidi" w:hAnsiTheme="majorBidi" w:cstheme="majorBidi"/>
          <w:lang w:val="en-GB"/>
        </w:rPr>
        <w:t xml:space="preserve">practice a small minority of publications fall outside this window </w:t>
      </w:r>
      <w:r w:rsidR="53D72C9E" w:rsidRPr="00E45E2B">
        <w:rPr>
          <w:rFonts w:asciiTheme="majorBidi" w:hAnsiTheme="majorBidi" w:cstheme="majorBidi"/>
          <w:lang w:val="en-GB"/>
        </w:rPr>
        <w:t>but within the year 2023</w:t>
      </w:r>
      <w:r w:rsidR="1B4A445D" w:rsidRPr="00E45E2B">
        <w:rPr>
          <w:rFonts w:asciiTheme="majorBidi" w:hAnsiTheme="majorBidi" w:cstheme="majorBidi"/>
          <w:lang w:val="en-GB"/>
        </w:rPr>
        <w:t xml:space="preserve"> </w:t>
      </w:r>
      <w:r w:rsidR="74D9E961" w:rsidRPr="00E45E2B">
        <w:rPr>
          <w:rFonts w:asciiTheme="majorBidi" w:hAnsiTheme="majorBidi" w:cstheme="majorBidi"/>
          <w:lang w:val="en-GB"/>
        </w:rPr>
        <w:t>as</w:t>
      </w:r>
      <w:r w:rsidR="7A9619C3" w:rsidRPr="00E45E2B">
        <w:rPr>
          <w:rFonts w:asciiTheme="majorBidi" w:hAnsiTheme="majorBidi" w:cstheme="majorBidi"/>
          <w:lang w:val="en-GB"/>
        </w:rPr>
        <w:t>:</w:t>
      </w:r>
      <w:r w:rsidR="7A9619C3" w:rsidRPr="00E45E2B">
        <w:rPr>
          <w:rFonts w:asciiTheme="majorBidi" w:hAnsiTheme="majorBidi" w:cstheme="majorBidi"/>
          <w:lang w:val="en-GB"/>
        </w:rPr>
        <w:br/>
      </w:r>
      <w:r w:rsidR="7A9619C3" w:rsidRPr="00E45E2B">
        <w:rPr>
          <w:rFonts w:asciiTheme="majorBidi" w:hAnsiTheme="majorBidi" w:cstheme="majorBidi"/>
          <w:lang w:val="en-GB"/>
        </w:rPr>
        <w:br/>
        <w:t xml:space="preserve">i) collection of publications took place over </w:t>
      </w:r>
      <w:r w:rsidR="1437D0A2" w:rsidRPr="00E45E2B">
        <w:rPr>
          <w:rFonts w:asciiTheme="majorBidi" w:hAnsiTheme="majorBidi" w:cstheme="majorBidi"/>
          <w:lang w:val="en-GB"/>
        </w:rPr>
        <w:t xml:space="preserve">the </w:t>
      </w:r>
      <w:r w:rsidR="0518E889" w:rsidRPr="00E45E2B">
        <w:rPr>
          <w:rFonts w:asciiTheme="majorBidi" w:hAnsiTheme="majorBidi" w:cstheme="majorBidi"/>
          <w:lang w:val="en-GB"/>
        </w:rPr>
        <w:t>course</w:t>
      </w:r>
      <w:r w:rsidR="1437D0A2" w:rsidRPr="00E45E2B">
        <w:rPr>
          <w:rFonts w:asciiTheme="majorBidi" w:hAnsiTheme="majorBidi" w:cstheme="majorBidi"/>
          <w:lang w:val="en-GB"/>
        </w:rPr>
        <w:t xml:space="preserve"> of weeks</w:t>
      </w:r>
      <w:r w:rsidR="00E45E2B">
        <w:rPr>
          <w:rFonts w:asciiTheme="majorBidi" w:hAnsiTheme="majorBidi" w:cstheme="majorBidi"/>
          <w:lang w:val="en-GB"/>
        </w:rPr>
        <w:t>, so the window moved,</w:t>
      </w:r>
      <w:r w:rsidR="0518E889" w:rsidRPr="00E45E2B">
        <w:rPr>
          <w:rFonts w:asciiTheme="majorBidi" w:hAnsiTheme="majorBidi" w:cstheme="majorBidi"/>
          <w:lang w:val="en-GB"/>
        </w:rPr>
        <w:t xml:space="preserve"> and:</w:t>
      </w:r>
      <w:r w:rsidR="1437D0A2" w:rsidRPr="00E45E2B">
        <w:rPr>
          <w:rFonts w:asciiTheme="majorBidi" w:hAnsiTheme="majorBidi" w:cstheme="majorBidi"/>
          <w:lang w:val="en-GB"/>
        </w:rPr>
        <w:br/>
        <w:t>ii)</w:t>
      </w:r>
      <w:r w:rsidR="0518E889" w:rsidRPr="00E45E2B">
        <w:rPr>
          <w:rFonts w:asciiTheme="majorBidi" w:hAnsiTheme="majorBidi" w:cstheme="majorBidi"/>
          <w:lang w:val="en-GB"/>
        </w:rPr>
        <w:t xml:space="preserve"> </w:t>
      </w:r>
      <w:r w:rsidR="0005678A">
        <w:rPr>
          <w:rFonts w:asciiTheme="majorBidi" w:hAnsiTheme="majorBidi" w:cstheme="majorBidi"/>
          <w:lang w:val="en-GB"/>
        </w:rPr>
        <w:t xml:space="preserve">complexities arising from </w:t>
      </w:r>
      <w:r w:rsidR="4DF17614">
        <w:rPr>
          <w:rFonts w:asciiTheme="majorBidi" w:hAnsiTheme="majorBidi" w:cstheme="majorBidi"/>
          <w:lang w:val="en-GB"/>
        </w:rPr>
        <w:t xml:space="preserve">multiple types of </w:t>
      </w:r>
      <w:r w:rsidR="0005678A">
        <w:rPr>
          <w:rFonts w:asciiTheme="majorBidi" w:hAnsiTheme="majorBidi" w:cstheme="majorBidi"/>
          <w:lang w:val="en-GB"/>
        </w:rPr>
        <w:t xml:space="preserve">bibliometric </w:t>
      </w:r>
      <w:r w:rsidR="5DCFADDD">
        <w:rPr>
          <w:rFonts w:asciiTheme="majorBidi" w:hAnsiTheme="majorBidi" w:cstheme="majorBidi"/>
          <w:lang w:val="en-GB"/>
        </w:rPr>
        <w:t>metadata</w:t>
      </w:r>
      <w:r w:rsidR="0005678A">
        <w:rPr>
          <w:rFonts w:asciiTheme="majorBidi" w:hAnsiTheme="majorBidi" w:cstheme="majorBidi"/>
          <w:lang w:val="en-GB"/>
        </w:rPr>
        <w:t xml:space="preserve"> on date</w:t>
      </w:r>
      <w:r w:rsidR="5DCFADDD" w:rsidRPr="00E45E2B">
        <w:rPr>
          <w:rFonts w:asciiTheme="majorBidi" w:hAnsiTheme="majorBidi" w:cstheme="majorBidi"/>
          <w:lang w:val="en-GB"/>
        </w:rPr>
        <w:t>.</w:t>
      </w:r>
      <w:r w:rsidR="53D72C9E" w:rsidRPr="00E45E2B">
        <w:rPr>
          <w:rFonts w:asciiTheme="majorBidi" w:hAnsiTheme="majorBidi" w:cstheme="majorBidi"/>
          <w:lang w:val="en-GB"/>
        </w:rPr>
        <w:br/>
      </w:r>
      <w:r w:rsidR="53D72C9E" w:rsidRPr="00E45E2B">
        <w:rPr>
          <w:rFonts w:asciiTheme="majorBidi" w:hAnsiTheme="majorBidi" w:cstheme="majorBidi"/>
          <w:lang w:val="en-GB"/>
        </w:rPr>
        <w:br/>
      </w:r>
      <w:r w:rsidR="5DCFADDD" w:rsidRPr="00E45E2B">
        <w:rPr>
          <w:rFonts w:asciiTheme="majorBidi" w:hAnsiTheme="majorBidi" w:cstheme="majorBidi"/>
          <w:lang w:val="en-GB"/>
        </w:rPr>
        <w:t>The</w:t>
      </w:r>
      <w:r w:rsidR="3093CDC4" w:rsidRPr="00E45E2B">
        <w:rPr>
          <w:rFonts w:asciiTheme="majorBidi" w:hAnsiTheme="majorBidi" w:cstheme="majorBidi"/>
          <w:lang w:val="en-GB"/>
        </w:rPr>
        <w:t xml:space="preserve"> API call to fetch the publications </w:t>
      </w:r>
      <w:r w:rsidR="0005678A">
        <w:rPr>
          <w:rFonts w:asciiTheme="majorBidi" w:hAnsiTheme="majorBidi" w:cstheme="majorBidi"/>
          <w:lang w:val="en-GB"/>
        </w:rPr>
        <w:t>searched</w:t>
      </w:r>
      <w:r w:rsidR="6FE3D627" w:rsidRPr="00E45E2B">
        <w:rPr>
          <w:rFonts w:asciiTheme="majorBidi" w:hAnsiTheme="majorBidi" w:cstheme="majorBidi"/>
          <w:lang w:val="en-GB"/>
        </w:rPr>
        <w:t xml:space="preserve"> by published date</w:t>
      </w:r>
      <w:r w:rsidR="0005678A">
        <w:rPr>
          <w:rFonts w:asciiTheme="majorBidi" w:hAnsiTheme="majorBidi" w:cstheme="majorBidi"/>
          <w:lang w:val="en-GB"/>
        </w:rPr>
        <w:t>. This data</w:t>
      </w:r>
      <w:r w:rsidR="5128D580">
        <w:rPr>
          <w:rFonts w:asciiTheme="majorBidi" w:hAnsiTheme="majorBidi" w:cstheme="majorBidi"/>
          <w:lang w:val="en-GB"/>
        </w:rPr>
        <w:t xml:space="preserve"> is </w:t>
      </w:r>
      <w:r w:rsidR="2D11C1A1">
        <w:rPr>
          <w:rFonts w:asciiTheme="majorBidi" w:hAnsiTheme="majorBidi" w:cstheme="majorBidi"/>
          <w:lang w:val="en-GB"/>
        </w:rPr>
        <w:t xml:space="preserve">provided by </w:t>
      </w:r>
      <w:r w:rsidR="1EC1A28A">
        <w:rPr>
          <w:rFonts w:asciiTheme="majorBidi" w:hAnsiTheme="majorBidi" w:cstheme="majorBidi"/>
          <w:lang w:val="en-GB"/>
        </w:rPr>
        <w:t xml:space="preserve">publishers </w:t>
      </w:r>
      <w:r w:rsidR="0005678A">
        <w:rPr>
          <w:rFonts w:asciiTheme="majorBidi" w:hAnsiTheme="majorBidi" w:cstheme="majorBidi"/>
          <w:lang w:val="en-GB"/>
        </w:rPr>
        <w:t xml:space="preserve">and its </w:t>
      </w:r>
      <w:r w:rsidR="5128D580">
        <w:rPr>
          <w:rFonts w:asciiTheme="majorBidi" w:hAnsiTheme="majorBidi" w:cstheme="majorBidi"/>
          <w:lang w:val="en-GB"/>
        </w:rPr>
        <w:t>fidelity</w:t>
      </w:r>
      <w:r w:rsidR="0005678A">
        <w:rPr>
          <w:rFonts w:asciiTheme="majorBidi" w:hAnsiTheme="majorBidi" w:cstheme="majorBidi"/>
          <w:lang w:val="en-GB"/>
        </w:rPr>
        <w:t xml:space="preserve"> varies wildly</w:t>
      </w:r>
      <w:r w:rsidR="5128D580" w:rsidRPr="00E45E2B">
        <w:rPr>
          <w:rFonts w:asciiTheme="majorBidi" w:hAnsiTheme="majorBidi" w:cstheme="majorBidi"/>
          <w:lang w:val="en-GB"/>
        </w:rPr>
        <w:t>,</w:t>
      </w:r>
      <w:r w:rsidR="6753340F" w:rsidRPr="00E45E2B">
        <w:rPr>
          <w:rFonts w:asciiTheme="majorBidi" w:hAnsiTheme="majorBidi" w:cstheme="majorBidi"/>
          <w:lang w:val="en-GB"/>
        </w:rPr>
        <w:t xml:space="preserve"> with the 1st of January used as </w:t>
      </w:r>
      <w:r w:rsidR="2F3C5434" w:rsidRPr="00E45E2B">
        <w:rPr>
          <w:rFonts w:asciiTheme="majorBidi" w:hAnsiTheme="majorBidi" w:cstheme="majorBidi"/>
          <w:lang w:val="en-GB"/>
        </w:rPr>
        <w:t xml:space="preserve">a placeholder where exact dates are unavailable. </w:t>
      </w:r>
      <w:r w:rsidR="0BC4F497" w:rsidRPr="00E45E2B">
        <w:rPr>
          <w:rFonts w:asciiTheme="majorBidi" w:hAnsiTheme="majorBidi" w:cstheme="majorBidi"/>
          <w:lang w:val="en-GB"/>
        </w:rPr>
        <w:t xml:space="preserve">The rolling 24-month window was imposed in post-processing on the basis of created date, </w:t>
      </w:r>
      <w:r w:rsidR="23186CCF" w:rsidRPr="00E45E2B">
        <w:rPr>
          <w:rFonts w:asciiTheme="majorBidi" w:hAnsiTheme="majorBidi" w:cstheme="majorBidi"/>
          <w:lang w:val="en-GB"/>
        </w:rPr>
        <w:t xml:space="preserve">indicating entry into </w:t>
      </w:r>
      <w:r w:rsidR="0DC0955E" w:rsidRPr="00E45E2B">
        <w:rPr>
          <w:rFonts w:asciiTheme="majorBidi" w:hAnsiTheme="majorBidi" w:cstheme="majorBidi"/>
          <w:lang w:val="en-GB"/>
        </w:rPr>
        <w:t xml:space="preserve">the </w:t>
      </w:r>
      <w:r w:rsidR="23186CCF" w:rsidRPr="00E45E2B">
        <w:rPr>
          <w:rFonts w:asciiTheme="majorBidi" w:hAnsiTheme="majorBidi" w:cstheme="majorBidi"/>
          <w:lang w:val="en-GB"/>
        </w:rPr>
        <w:t>OpenAlex</w:t>
      </w:r>
      <w:r w:rsidR="0DC0955E" w:rsidRPr="00E45E2B">
        <w:rPr>
          <w:rFonts w:asciiTheme="majorBidi" w:hAnsiTheme="majorBidi" w:cstheme="majorBidi"/>
          <w:lang w:val="en-GB"/>
        </w:rPr>
        <w:t xml:space="preserve"> </w:t>
      </w:r>
      <w:r w:rsidR="088E697E" w:rsidRPr="00E45E2B">
        <w:rPr>
          <w:rFonts w:asciiTheme="majorBidi" w:hAnsiTheme="majorBidi" w:cstheme="majorBidi"/>
          <w:lang w:val="en-GB"/>
        </w:rPr>
        <w:t>database.</w:t>
      </w:r>
      <w:r w:rsidR="088E697E" w:rsidRPr="00E45E2B">
        <w:rPr>
          <w:rFonts w:asciiTheme="majorBidi" w:hAnsiTheme="majorBidi" w:cstheme="majorBidi"/>
          <w:lang w:val="en-GB"/>
        </w:rPr>
        <w:br/>
      </w:r>
      <w:r w:rsidR="088E697E" w:rsidRPr="00E45E2B">
        <w:rPr>
          <w:rFonts w:asciiTheme="majorBidi" w:hAnsiTheme="majorBidi" w:cstheme="majorBidi"/>
          <w:lang w:val="en-GB"/>
        </w:rPr>
        <w:br/>
        <w:t xml:space="preserve">This allows both for publications that </w:t>
      </w:r>
      <w:r w:rsidR="233BA918" w:rsidRPr="00E45E2B">
        <w:rPr>
          <w:rFonts w:asciiTheme="majorBidi" w:hAnsiTheme="majorBidi" w:cstheme="majorBidi"/>
          <w:lang w:val="en-GB"/>
        </w:rPr>
        <w:t xml:space="preserve">erroneously appear </w:t>
      </w:r>
      <w:r w:rsidR="004A16D2">
        <w:rPr>
          <w:rFonts w:asciiTheme="majorBidi" w:hAnsiTheme="majorBidi" w:cstheme="majorBidi"/>
          <w:lang w:val="en-GB"/>
        </w:rPr>
        <w:t>outside</w:t>
      </w:r>
      <w:r w:rsidR="2E1E9D1E" w:rsidRPr="00E45E2B">
        <w:rPr>
          <w:rFonts w:asciiTheme="majorBidi" w:hAnsiTheme="majorBidi" w:cstheme="majorBidi"/>
          <w:lang w:val="en-GB"/>
        </w:rPr>
        <w:t xml:space="preserve"> the window</w:t>
      </w:r>
      <w:r w:rsidR="233BA918" w:rsidRPr="00E45E2B">
        <w:rPr>
          <w:rFonts w:asciiTheme="majorBidi" w:hAnsiTheme="majorBidi" w:cstheme="majorBidi"/>
          <w:lang w:val="en-GB"/>
        </w:rPr>
        <w:t xml:space="preserve"> and for </w:t>
      </w:r>
      <w:r w:rsidR="5802F916" w:rsidRPr="00E45E2B">
        <w:rPr>
          <w:rFonts w:asciiTheme="majorBidi" w:hAnsiTheme="majorBidi" w:cstheme="majorBidi"/>
          <w:lang w:val="en-GB"/>
        </w:rPr>
        <w:t xml:space="preserve">publications </w:t>
      </w:r>
      <w:r w:rsidR="5D3F9FBE" w:rsidRPr="00E45E2B">
        <w:rPr>
          <w:rFonts w:asciiTheme="majorBidi" w:hAnsiTheme="majorBidi" w:cstheme="majorBidi"/>
          <w:lang w:val="en-GB"/>
        </w:rPr>
        <w:t xml:space="preserve">that </w:t>
      </w:r>
      <w:r w:rsidR="460B109F" w:rsidRPr="00E45E2B">
        <w:rPr>
          <w:rFonts w:asciiTheme="majorBidi" w:hAnsiTheme="majorBidi" w:cstheme="majorBidi"/>
          <w:lang w:val="en-GB"/>
        </w:rPr>
        <w:t xml:space="preserve">were indexed late to </w:t>
      </w:r>
      <w:r w:rsidR="54D3E898" w:rsidRPr="00E45E2B">
        <w:rPr>
          <w:rFonts w:asciiTheme="majorBidi" w:hAnsiTheme="majorBidi" w:cstheme="majorBidi"/>
          <w:lang w:val="en-GB"/>
        </w:rPr>
        <w:t xml:space="preserve">fall outside the </w:t>
      </w:r>
      <w:r w:rsidR="2E1E9D1E" w:rsidRPr="00E45E2B">
        <w:rPr>
          <w:rFonts w:asciiTheme="majorBidi" w:hAnsiTheme="majorBidi" w:cstheme="majorBidi"/>
          <w:lang w:val="en-GB"/>
        </w:rPr>
        <w:t>desired window.</w:t>
      </w:r>
      <w:r w:rsidR="460B109F" w:rsidRPr="00E45E2B">
        <w:rPr>
          <w:rFonts w:asciiTheme="majorBidi" w:hAnsiTheme="majorBidi" w:cstheme="majorBidi"/>
          <w:lang w:val="en-GB"/>
        </w:rPr>
        <w:t xml:space="preserve"> Neither </w:t>
      </w:r>
      <w:r w:rsidR="54D3E898" w:rsidRPr="00E45E2B">
        <w:rPr>
          <w:rFonts w:asciiTheme="majorBidi" w:hAnsiTheme="majorBidi" w:cstheme="majorBidi"/>
          <w:lang w:val="en-GB"/>
        </w:rPr>
        <w:t>case is frequent.</w:t>
      </w:r>
    </w:p>
  </w:footnote>
  <w:footnote w:id="6">
    <w:p w14:paraId="05E078A0" w14:textId="77777777" w:rsidR="00D25D1D" w:rsidRPr="005E51F2" w:rsidRDefault="00D25D1D" w:rsidP="00D25D1D">
      <w:pPr>
        <w:pStyle w:val="FootnoteText"/>
        <w:jc w:val="both"/>
        <w:rPr>
          <w:rFonts w:asciiTheme="majorBidi" w:hAnsiTheme="majorBidi" w:cstheme="majorBidi"/>
          <w:lang w:val="en-GB"/>
        </w:rPr>
      </w:pPr>
      <w:r w:rsidRPr="005E51F2">
        <w:rPr>
          <w:rStyle w:val="FootnoteReference"/>
          <w:rFonts w:asciiTheme="majorBidi" w:hAnsiTheme="majorBidi" w:cstheme="majorBidi"/>
        </w:rPr>
        <w:footnoteRef/>
      </w:r>
      <w:r w:rsidRPr="005E51F2">
        <w:rPr>
          <w:rFonts w:asciiTheme="majorBidi" w:hAnsiTheme="majorBidi" w:cstheme="majorBidi"/>
        </w:rPr>
        <w:t xml:space="preserve"> </w:t>
      </w:r>
      <w:r>
        <w:rPr>
          <w:rFonts w:asciiTheme="majorBidi" w:hAnsiTheme="majorBidi" w:cstheme="majorBidi"/>
          <w:lang w:val="en-GB"/>
        </w:rPr>
        <w:t>Very rarely a rater was able to submit a second rating for the same publication due to a software error. Duplicates were removed, favouring any ratings win which the rater clicked through to the full text of the publication, or the older submission if this was not available as a method of discrimination.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72227"/>
    <w:multiLevelType w:val="hybridMultilevel"/>
    <w:tmpl w:val="0686BC6A"/>
    <w:lvl w:ilvl="0" w:tplc="E65277A2" w:tentative="1">
      <w:start w:val="1"/>
      <w:numFmt w:val="bullet"/>
      <w:lvlText w:val="●"/>
      <w:lvlJc w:val="left"/>
      <w:pPr>
        <w:ind w:left="720" w:hanging="360"/>
      </w:pPr>
    </w:lvl>
    <w:lvl w:ilvl="1" w:tplc="21565B12" w:tentative="1">
      <w:start w:val="1"/>
      <w:numFmt w:val="bullet"/>
      <w:lvlText w:val="○"/>
      <w:lvlJc w:val="left"/>
      <w:pPr>
        <w:ind w:left="1440" w:hanging="360"/>
      </w:pPr>
    </w:lvl>
    <w:lvl w:ilvl="2" w:tplc="26E482DC" w:tentative="1">
      <w:start w:val="1"/>
      <w:numFmt w:val="bullet"/>
      <w:lvlText w:val="■"/>
      <w:lvlJc w:val="left"/>
      <w:pPr>
        <w:ind w:left="2160" w:hanging="360"/>
      </w:pPr>
    </w:lvl>
    <w:lvl w:ilvl="3" w:tplc="C0A29364" w:tentative="1">
      <w:start w:val="1"/>
      <w:numFmt w:val="bullet"/>
      <w:lvlText w:val="●"/>
      <w:lvlJc w:val="left"/>
      <w:pPr>
        <w:ind w:left="2880" w:hanging="360"/>
      </w:pPr>
    </w:lvl>
    <w:lvl w:ilvl="4" w:tplc="07187556" w:tentative="1">
      <w:start w:val="1"/>
      <w:numFmt w:val="bullet"/>
      <w:lvlText w:val="○"/>
      <w:lvlJc w:val="left"/>
      <w:pPr>
        <w:ind w:left="3600" w:hanging="360"/>
      </w:pPr>
    </w:lvl>
    <w:lvl w:ilvl="5" w:tplc="E3084B30" w:tentative="1">
      <w:start w:val="1"/>
      <w:numFmt w:val="bullet"/>
      <w:lvlText w:val="■"/>
      <w:lvlJc w:val="left"/>
      <w:pPr>
        <w:ind w:left="4320" w:hanging="360"/>
      </w:pPr>
    </w:lvl>
    <w:lvl w:ilvl="6" w:tplc="F66C10F2" w:tentative="1">
      <w:start w:val="1"/>
      <w:numFmt w:val="bullet"/>
      <w:lvlText w:val="●"/>
      <w:lvlJc w:val="left"/>
      <w:pPr>
        <w:ind w:left="5040" w:hanging="360"/>
      </w:pPr>
    </w:lvl>
    <w:lvl w:ilvl="7" w:tplc="75584524" w:tentative="1">
      <w:start w:val="1"/>
      <w:numFmt w:val="bullet"/>
      <w:lvlText w:val="●"/>
      <w:lvlJc w:val="left"/>
      <w:pPr>
        <w:ind w:left="5760" w:hanging="360"/>
      </w:pPr>
    </w:lvl>
    <w:lvl w:ilvl="8" w:tplc="DC4001FE" w:tentative="1">
      <w:start w:val="1"/>
      <w:numFmt w:val="bullet"/>
      <w:lvlText w:val="●"/>
      <w:lvlJc w:val="left"/>
      <w:pPr>
        <w:ind w:left="6480" w:hanging="360"/>
      </w:pPr>
    </w:lvl>
  </w:abstractNum>
  <w:abstractNum w:abstractNumId="1" w15:restartNumberingAfterBreak="0">
    <w:nsid w:val="6E26783F"/>
    <w:multiLevelType w:val="hybridMultilevel"/>
    <w:tmpl w:val="906E4180"/>
    <w:lvl w:ilvl="0" w:tplc="5756CF5C">
      <w:start w:val="1"/>
      <w:numFmt w:val="bullet"/>
      <w:lvlText w:val="•"/>
      <w:lvlJc w:val="left"/>
      <w:pPr>
        <w:ind w:left="567" w:hanging="284"/>
      </w:pPr>
    </w:lvl>
    <w:lvl w:ilvl="1" w:tplc="96D29516">
      <w:numFmt w:val="decimal"/>
      <w:lvlText w:val=""/>
      <w:lvlJc w:val="left"/>
    </w:lvl>
    <w:lvl w:ilvl="2" w:tplc="F40271F6">
      <w:numFmt w:val="decimal"/>
      <w:lvlText w:val=""/>
      <w:lvlJc w:val="left"/>
    </w:lvl>
    <w:lvl w:ilvl="3" w:tplc="536CB80E">
      <w:numFmt w:val="decimal"/>
      <w:lvlText w:val=""/>
      <w:lvlJc w:val="left"/>
    </w:lvl>
    <w:lvl w:ilvl="4" w:tplc="8250BB44">
      <w:numFmt w:val="decimal"/>
      <w:lvlText w:val=""/>
      <w:lvlJc w:val="left"/>
    </w:lvl>
    <w:lvl w:ilvl="5" w:tplc="A9EC37C6">
      <w:numFmt w:val="decimal"/>
      <w:lvlText w:val=""/>
      <w:lvlJc w:val="left"/>
    </w:lvl>
    <w:lvl w:ilvl="6" w:tplc="FC202106">
      <w:numFmt w:val="decimal"/>
      <w:lvlText w:val=""/>
      <w:lvlJc w:val="left"/>
    </w:lvl>
    <w:lvl w:ilvl="7" w:tplc="4662A4D4">
      <w:numFmt w:val="decimal"/>
      <w:lvlText w:val=""/>
      <w:lvlJc w:val="left"/>
    </w:lvl>
    <w:lvl w:ilvl="8" w:tplc="E4CCEEAE">
      <w:numFmt w:val="decimal"/>
      <w:lvlText w:val=""/>
      <w:lvlJc w:val="left"/>
    </w:lvl>
  </w:abstractNum>
  <w:abstractNum w:abstractNumId="2" w15:restartNumberingAfterBreak="0">
    <w:nsid w:val="7E822E6B"/>
    <w:multiLevelType w:val="hybridMultilevel"/>
    <w:tmpl w:val="FFFFFFFF"/>
    <w:lvl w:ilvl="0" w:tplc="DE26D790">
      <w:start w:val="1"/>
      <w:numFmt w:val="bullet"/>
      <w:lvlText w:val=""/>
      <w:lvlJc w:val="left"/>
      <w:pPr>
        <w:ind w:left="720" w:hanging="360"/>
      </w:pPr>
      <w:rPr>
        <w:rFonts w:ascii="Symbol" w:hAnsi="Symbol" w:hint="default"/>
      </w:rPr>
    </w:lvl>
    <w:lvl w:ilvl="1" w:tplc="3A7E3E3C">
      <w:start w:val="1"/>
      <w:numFmt w:val="bullet"/>
      <w:lvlText w:val="o"/>
      <w:lvlJc w:val="left"/>
      <w:pPr>
        <w:ind w:left="1440" w:hanging="360"/>
      </w:pPr>
      <w:rPr>
        <w:rFonts w:ascii="Courier New" w:hAnsi="Courier New" w:hint="default"/>
      </w:rPr>
    </w:lvl>
    <w:lvl w:ilvl="2" w:tplc="F880F07E">
      <w:start w:val="1"/>
      <w:numFmt w:val="bullet"/>
      <w:lvlText w:val=""/>
      <w:lvlJc w:val="left"/>
      <w:pPr>
        <w:ind w:left="2160" w:hanging="360"/>
      </w:pPr>
      <w:rPr>
        <w:rFonts w:ascii="Wingdings" w:hAnsi="Wingdings" w:hint="default"/>
      </w:rPr>
    </w:lvl>
    <w:lvl w:ilvl="3" w:tplc="B96E6530">
      <w:start w:val="1"/>
      <w:numFmt w:val="bullet"/>
      <w:lvlText w:val=""/>
      <w:lvlJc w:val="left"/>
      <w:pPr>
        <w:ind w:left="2880" w:hanging="360"/>
      </w:pPr>
      <w:rPr>
        <w:rFonts w:ascii="Symbol" w:hAnsi="Symbol" w:hint="default"/>
      </w:rPr>
    </w:lvl>
    <w:lvl w:ilvl="4" w:tplc="60307066">
      <w:start w:val="1"/>
      <w:numFmt w:val="bullet"/>
      <w:lvlText w:val="o"/>
      <w:lvlJc w:val="left"/>
      <w:pPr>
        <w:ind w:left="3600" w:hanging="360"/>
      </w:pPr>
      <w:rPr>
        <w:rFonts w:ascii="Courier New" w:hAnsi="Courier New" w:hint="default"/>
      </w:rPr>
    </w:lvl>
    <w:lvl w:ilvl="5" w:tplc="8C680C5A">
      <w:start w:val="1"/>
      <w:numFmt w:val="bullet"/>
      <w:lvlText w:val=""/>
      <w:lvlJc w:val="left"/>
      <w:pPr>
        <w:ind w:left="4320" w:hanging="360"/>
      </w:pPr>
      <w:rPr>
        <w:rFonts w:ascii="Wingdings" w:hAnsi="Wingdings" w:hint="default"/>
      </w:rPr>
    </w:lvl>
    <w:lvl w:ilvl="6" w:tplc="21CCE2CA">
      <w:start w:val="1"/>
      <w:numFmt w:val="bullet"/>
      <w:lvlText w:val=""/>
      <w:lvlJc w:val="left"/>
      <w:pPr>
        <w:ind w:left="5040" w:hanging="360"/>
      </w:pPr>
      <w:rPr>
        <w:rFonts w:ascii="Symbol" w:hAnsi="Symbol" w:hint="default"/>
      </w:rPr>
    </w:lvl>
    <w:lvl w:ilvl="7" w:tplc="04DCDAB8">
      <w:start w:val="1"/>
      <w:numFmt w:val="bullet"/>
      <w:lvlText w:val="o"/>
      <w:lvlJc w:val="left"/>
      <w:pPr>
        <w:ind w:left="5760" w:hanging="360"/>
      </w:pPr>
      <w:rPr>
        <w:rFonts w:ascii="Courier New" w:hAnsi="Courier New" w:hint="default"/>
      </w:rPr>
    </w:lvl>
    <w:lvl w:ilvl="8" w:tplc="6820F86C">
      <w:start w:val="1"/>
      <w:numFmt w:val="bullet"/>
      <w:lvlText w:val=""/>
      <w:lvlJc w:val="left"/>
      <w:pPr>
        <w:ind w:left="6480" w:hanging="360"/>
      </w:pPr>
      <w:rPr>
        <w:rFonts w:ascii="Wingdings" w:hAnsi="Wingdings" w:hint="default"/>
      </w:rPr>
    </w:lvl>
  </w:abstractNum>
  <w:abstractNum w:abstractNumId="3" w15:restartNumberingAfterBreak="0">
    <w:nsid w:val="7F87D4AD"/>
    <w:multiLevelType w:val="hybridMultilevel"/>
    <w:tmpl w:val="FFFFFFFF"/>
    <w:lvl w:ilvl="0" w:tplc="CEFC5482">
      <w:start w:val="1"/>
      <w:numFmt w:val="decimal"/>
      <w:lvlText w:val="%1."/>
      <w:lvlJc w:val="left"/>
      <w:pPr>
        <w:ind w:left="720" w:hanging="360"/>
      </w:pPr>
    </w:lvl>
    <w:lvl w:ilvl="1" w:tplc="84985EE4">
      <w:start w:val="1"/>
      <w:numFmt w:val="lowerLetter"/>
      <w:lvlText w:val="%2."/>
      <w:lvlJc w:val="left"/>
      <w:pPr>
        <w:ind w:left="1440" w:hanging="360"/>
      </w:pPr>
    </w:lvl>
    <w:lvl w:ilvl="2" w:tplc="E2F2E722">
      <w:start w:val="1"/>
      <w:numFmt w:val="lowerRoman"/>
      <w:lvlText w:val="%3."/>
      <w:lvlJc w:val="right"/>
      <w:pPr>
        <w:ind w:left="2160" w:hanging="180"/>
      </w:pPr>
    </w:lvl>
    <w:lvl w:ilvl="3" w:tplc="BD6A1A3A">
      <w:start w:val="1"/>
      <w:numFmt w:val="decimal"/>
      <w:lvlText w:val="%4."/>
      <w:lvlJc w:val="left"/>
      <w:pPr>
        <w:ind w:left="2880" w:hanging="360"/>
      </w:pPr>
    </w:lvl>
    <w:lvl w:ilvl="4" w:tplc="72B29F22">
      <w:start w:val="1"/>
      <w:numFmt w:val="lowerLetter"/>
      <w:lvlText w:val="%5."/>
      <w:lvlJc w:val="left"/>
      <w:pPr>
        <w:ind w:left="3600" w:hanging="360"/>
      </w:pPr>
    </w:lvl>
    <w:lvl w:ilvl="5" w:tplc="88FCD51E">
      <w:start w:val="1"/>
      <w:numFmt w:val="lowerRoman"/>
      <w:lvlText w:val="%6."/>
      <w:lvlJc w:val="right"/>
      <w:pPr>
        <w:ind w:left="4320" w:hanging="180"/>
      </w:pPr>
    </w:lvl>
    <w:lvl w:ilvl="6" w:tplc="957E8832">
      <w:start w:val="1"/>
      <w:numFmt w:val="decimal"/>
      <w:lvlText w:val="%7."/>
      <w:lvlJc w:val="left"/>
      <w:pPr>
        <w:ind w:left="5040" w:hanging="360"/>
      </w:pPr>
    </w:lvl>
    <w:lvl w:ilvl="7" w:tplc="8A6AA284">
      <w:start w:val="1"/>
      <w:numFmt w:val="lowerLetter"/>
      <w:lvlText w:val="%8."/>
      <w:lvlJc w:val="left"/>
      <w:pPr>
        <w:ind w:left="5760" w:hanging="360"/>
      </w:pPr>
    </w:lvl>
    <w:lvl w:ilvl="8" w:tplc="3F0AC392">
      <w:start w:val="1"/>
      <w:numFmt w:val="lowerRoman"/>
      <w:lvlText w:val="%9."/>
      <w:lvlJc w:val="right"/>
      <w:pPr>
        <w:ind w:left="6480" w:hanging="180"/>
      </w:pPr>
    </w:lvl>
  </w:abstractNum>
  <w:abstractNum w:abstractNumId="4" w15:restartNumberingAfterBreak="0">
    <w:nsid w:val="7F8A31AC"/>
    <w:multiLevelType w:val="hybridMultilevel"/>
    <w:tmpl w:val="9D16F9BC"/>
    <w:lvl w:ilvl="0" w:tplc="62E2FF16">
      <w:start w:val="1"/>
      <w:numFmt w:val="decimal"/>
      <w:lvlText w:val="%1."/>
      <w:lvlJc w:val="left"/>
      <w:pPr>
        <w:ind w:left="567" w:hanging="284"/>
      </w:pPr>
    </w:lvl>
    <w:lvl w:ilvl="1" w:tplc="7B4224C0">
      <w:numFmt w:val="decimal"/>
      <w:lvlText w:val=""/>
      <w:lvlJc w:val="left"/>
    </w:lvl>
    <w:lvl w:ilvl="2" w:tplc="56AEBC46">
      <w:numFmt w:val="decimal"/>
      <w:lvlText w:val=""/>
      <w:lvlJc w:val="left"/>
    </w:lvl>
    <w:lvl w:ilvl="3" w:tplc="7FDCC08C">
      <w:numFmt w:val="decimal"/>
      <w:lvlText w:val=""/>
      <w:lvlJc w:val="left"/>
    </w:lvl>
    <w:lvl w:ilvl="4" w:tplc="2CCCF8A6">
      <w:numFmt w:val="decimal"/>
      <w:lvlText w:val=""/>
      <w:lvlJc w:val="left"/>
    </w:lvl>
    <w:lvl w:ilvl="5" w:tplc="ADC050F2">
      <w:numFmt w:val="decimal"/>
      <w:lvlText w:val=""/>
      <w:lvlJc w:val="left"/>
    </w:lvl>
    <w:lvl w:ilvl="6" w:tplc="AE44169C">
      <w:numFmt w:val="decimal"/>
      <w:lvlText w:val=""/>
      <w:lvlJc w:val="left"/>
    </w:lvl>
    <w:lvl w:ilvl="7" w:tplc="B1E2BE68">
      <w:numFmt w:val="decimal"/>
      <w:lvlText w:val=""/>
      <w:lvlJc w:val="left"/>
    </w:lvl>
    <w:lvl w:ilvl="8" w:tplc="381C1B7E">
      <w:numFmt w:val="decimal"/>
      <w:lvlText w:val=""/>
      <w:lvlJc w:val="left"/>
    </w:lvl>
  </w:abstractNum>
  <w:num w:numId="1" w16cid:durableId="1871798613">
    <w:abstractNumId w:val="3"/>
  </w:num>
  <w:num w:numId="2" w16cid:durableId="2091730785">
    <w:abstractNumId w:val="4"/>
    <w:lvlOverride w:ilvl="0">
      <w:startOverride w:val="1"/>
    </w:lvlOverride>
  </w:num>
  <w:num w:numId="3" w16cid:durableId="737166963">
    <w:abstractNumId w:val="1"/>
    <w:lvlOverride w:ilvl="0">
      <w:startOverride w:val="1"/>
    </w:lvlOverride>
  </w:num>
  <w:num w:numId="4" w16cid:durableId="982738785">
    <w:abstractNumId w:val="0"/>
    <w:lvlOverride w:ilvl="0">
      <w:startOverride w:val="1"/>
    </w:lvlOverride>
  </w:num>
  <w:num w:numId="5" w16cid:durableId="87150484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aynew">
    <w15:presenceInfo w15:providerId="AD" w15:userId="S::charlaynew_gmail.com#ext#@universityofsussex.onmicrosoft.com::3722a81f-7c79-4d04-83af-e1a62bcbf572"/>
  </w15:person>
  <w15:person w15:author="Weinand, Jann">
    <w15:presenceInfo w15:providerId="AD" w15:userId="S::j.weinand@fz-juelich.de::0e73a48e-0494-4092-b13d-4ca4afe8a231"/>
  </w15:person>
  <w15:person w15:author="Hartono, Titan">
    <w15:presenceInfo w15:providerId="AD" w15:userId="S::t.hartono@fz-juelich.de::e5040fb0-1663-4aef-8eab-0da1887ae6eb"/>
  </w15:person>
  <w15:person w15:author="Kieling, Samuel">
    <w15:presenceInfo w15:providerId="AD" w15:userId="S::s.kieling@fz-juelich.de::008bdd67-901c-4c07-8317-5b8a799f00ad"/>
  </w15:person>
  <w15:person w15:author="Göpfert, Jan-Maris">
    <w15:presenceInfo w15:providerId="AD" w15:userId="S::j.goepfert@fz-juelich.de::5659d7bf-723a-4d5d-872d-42037f45c8f4"/>
  </w15:person>
  <w15:person w15:author="Sarah Otner">
    <w15:presenceInfo w15:providerId="AD" w15:userId="S::smo24@sussex.ac.uk::fb132b98-de0c-4188-bda6-383633661832"/>
  </w15:person>
  <w15:person w15:author="Duncan Moore">
    <w15:presenceInfo w15:providerId="AD" w15:userId="S::dam33@sussex.ac.uk::9396403b-acc2-4fb6-a7b0-6bb453f7db68"/>
  </w15:person>
  <w15:person w15:author="Yasemin Aslan">
    <w15:presenceInfo w15:providerId="AD" w15:userId="S::ya213@sussex.ac.uk::3518be0b-5ebe-483a-9919-be47e28e9c27"/>
  </w15:person>
  <w15:person w15:author="Michael Hopkins">
    <w15:presenceInfo w15:providerId="AD" w15:userId="S::prfc0@sussex.ac.uk::85028291-84c0-4531-a083-db8ec8b7cb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531"/>
    <w:rsid w:val="0000028B"/>
    <w:rsid w:val="0000049A"/>
    <w:rsid w:val="0000136C"/>
    <w:rsid w:val="000017C6"/>
    <w:rsid w:val="00001948"/>
    <w:rsid w:val="00002070"/>
    <w:rsid w:val="00002165"/>
    <w:rsid w:val="0000233D"/>
    <w:rsid w:val="00002CC3"/>
    <w:rsid w:val="0000312A"/>
    <w:rsid w:val="00003300"/>
    <w:rsid w:val="00003E82"/>
    <w:rsid w:val="00003EDA"/>
    <w:rsid w:val="000046C5"/>
    <w:rsid w:val="00004791"/>
    <w:rsid w:val="00005189"/>
    <w:rsid w:val="00005347"/>
    <w:rsid w:val="00005416"/>
    <w:rsid w:val="00005878"/>
    <w:rsid w:val="00006057"/>
    <w:rsid w:val="000061F3"/>
    <w:rsid w:val="0000651E"/>
    <w:rsid w:val="0000692D"/>
    <w:rsid w:val="00006966"/>
    <w:rsid w:val="00006A29"/>
    <w:rsid w:val="00006AE7"/>
    <w:rsid w:val="00006D50"/>
    <w:rsid w:val="00007116"/>
    <w:rsid w:val="000074D7"/>
    <w:rsid w:val="00007C8E"/>
    <w:rsid w:val="00007EF9"/>
    <w:rsid w:val="000103C7"/>
    <w:rsid w:val="000104BC"/>
    <w:rsid w:val="00010F56"/>
    <w:rsid w:val="00010FC6"/>
    <w:rsid w:val="000118A5"/>
    <w:rsid w:val="000123B2"/>
    <w:rsid w:val="000131E9"/>
    <w:rsid w:val="000132C7"/>
    <w:rsid w:val="0001371D"/>
    <w:rsid w:val="000138D2"/>
    <w:rsid w:val="00013E12"/>
    <w:rsid w:val="00013E84"/>
    <w:rsid w:val="00013EAA"/>
    <w:rsid w:val="00014112"/>
    <w:rsid w:val="000141C5"/>
    <w:rsid w:val="00014266"/>
    <w:rsid w:val="000146C5"/>
    <w:rsid w:val="000148E8"/>
    <w:rsid w:val="00014FC1"/>
    <w:rsid w:val="0001516E"/>
    <w:rsid w:val="000152EF"/>
    <w:rsid w:val="00015FEE"/>
    <w:rsid w:val="000169B1"/>
    <w:rsid w:val="00016E49"/>
    <w:rsid w:val="00017250"/>
    <w:rsid w:val="000174A5"/>
    <w:rsid w:val="00017AB2"/>
    <w:rsid w:val="00017BC5"/>
    <w:rsid w:val="000200A5"/>
    <w:rsid w:val="00020701"/>
    <w:rsid w:val="000211DB"/>
    <w:rsid w:val="000216F9"/>
    <w:rsid w:val="00021703"/>
    <w:rsid w:val="00021B55"/>
    <w:rsid w:val="000226CB"/>
    <w:rsid w:val="00022797"/>
    <w:rsid w:val="000228FF"/>
    <w:rsid w:val="00022ACA"/>
    <w:rsid w:val="00022E10"/>
    <w:rsid w:val="00023018"/>
    <w:rsid w:val="0002309E"/>
    <w:rsid w:val="000231A0"/>
    <w:rsid w:val="00023202"/>
    <w:rsid w:val="00023204"/>
    <w:rsid w:val="00023236"/>
    <w:rsid w:val="00023F68"/>
    <w:rsid w:val="000248BC"/>
    <w:rsid w:val="00024933"/>
    <w:rsid w:val="00024CB5"/>
    <w:rsid w:val="00025006"/>
    <w:rsid w:val="000253C2"/>
    <w:rsid w:val="0002548F"/>
    <w:rsid w:val="000255D4"/>
    <w:rsid w:val="000256FC"/>
    <w:rsid w:val="00025F7A"/>
    <w:rsid w:val="000260F3"/>
    <w:rsid w:val="000263A6"/>
    <w:rsid w:val="0002656E"/>
    <w:rsid w:val="00026769"/>
    <w:rsid w:val="00026ADE"/>
    <w:rsid w:val="00026B69"/>
    <w:rsid w:val="00026D37"/>
    <w:rsid w:val="00026D3D"/>
    <w:rsid w:val="00026D53"/>
    <w:rsid w:val="0002750D"/>
    <w:rsid w:val="00027534"/>
    <w:rsid w:val="0002761D"/>
    <w:rsid w:val="00027626"/>
    <w:rsid w:val="00027688"/>
    <w:rsid w:val="000307D4"/>
    <w:rsid w:val="00030F05"/>
    <w:rsid w:val="00030F2D"/>
    <w:rsid w:val="00031305"/>
    <w:rsid w:val="00031411"/>
    <w:rsid w:val="000314D2"/>
    <w:rsid w:val="0003194C"/>
    <w:rsid w:val="00031A55"/>
    <w:rsid w:val="00032905"/>
    <w:rsid w:val="00032C5A"/>
    <w:rsid w:val="00033420"/>
    <w:rsid w:val="000335C5"/>
    <w:rsid w:val="00033F3A"/>
    <w:rsid w:val="000340D8"/>
    <w:rsid w:val="0003410A"/>
    <w:rsid w:val="00034314"/>
    <w:rsid w:val="00034328"/>
    <w:rsid w:val="00034485"/>
    <w:rsid w:val="00034BAD"/>
    <w:rsid w:val="00034F5C"/>
    <w:rsid w:val="00034F8D"/>
    <w:rsid w:val="000351FE"/>
    <w:rsid w:val="0003523D"/>
    <w:rsid w:val="0003547A"/>
    <w:rsid w:val="000356C5"/>
    <w:rsid w:val="00035D61"/>
    <w:rsid w:val="00035EA7"/>
    <w:rsid w:val="000368EF"/>
    <w:rsid w:val="00036EF1"/>
    <w:rsid w:val="00037228"/>
    <w:rsid w:val="000376AF"/>
    <w:rsid w:val="00037B72"/>
    <w:rsid w:val="00037C9F"/>
    <w:rsid w:val="00037FDB"/>
    <w:rsid w:val="00040028"/>
    <w:rsid w:val="00040810"/>
    <w:rsid w:val="00040AA5"/>
    <w:rsid w:val="0004121F"/>
    <w:rsid w:val="000412D1"/>
    <w:rsid w:val="000414E1"/>
    <w:rsid w:val="00041B22"/>
    <w:rsid w:val="000420D6"/>
    <w:rsid w:val="0004247A"/>
    <w:rsid w:val="0004248C"/>
    <w:rsid w:val="0004273D"/>
    <w:rsid w:val="00042FC1"/>
    <w:rsid w:val="000437A1"/>
    <w:rsid w:val="000437E5"/>
    <w:rsid w:val="00043BF1"/>
    <w:rsid w:val="00044198"/>
    <w:rsid w:val="00044DCA"/>
    <w:rsid w:val="000451E5"/>
    <w:rsid w:val="00045AE7"/>
    <w:rsid w:val="00045C9E"/>
    <w:rsid w:val="0004657F"/>
    <w:rsid w:val="000465E4"/>
    <w:rsid w:val="00046B78"/>
    <w:rsid w:val="00047179"/>
    <w:rsid w:val="00047894"/>
    <w:rsid w:val="000500FC"/>
    <w:rsid w:val="000502FC"/>
    <w:rsid w:val="0005049F"/>
    <w:rsid w:val="0005052E"/>
    <w:rsid w:val="000507A3"/>
    <w:rsid w:val="00050B4B"/>
    <w:rsid w:val="00051361"/>
    <w:rsid w:val="0005187C"/>
    <w:rsid w:val="00051C75"/>
    <w:rsid w:val="00051DA5"/>
    <w:rsid w:val="00051F94"/>
    <w:rsid w:val="0005215A"/>
    <w:rsid w:val="00052366"/>
    <w:rsid w:val="000523AE"/>
    <w:rsid w:val="00052BB6"/>
    <w:rsid w:val="00052D16"/>
    <w:rsid w:val="00052EED"/>
    <w:rsid w:val="000531B0"/>
    <w:rsid w:val="000531FA"/>
    <w:rsid w:val="000533A5"/>
    <w:rsid w:val="00053725"/>
    <w:rsid w:val="00053728"/>
    <w:rsid w:val="00053F9D"/>
    <w:rsid w:val="000545AC"/>
    <w:rsid w:val="0005491D"/>
    <w:rsid w:val="00054A0A"/>
    <w:rsid w:val="0005501D"/>
    <w:rsid w:val="0005509D"/>
    <w:rsid w:val="00055191"/>
    <w:rsid w:val="00055257"/>
    <w:rsid w:val="0005560B"/>
    <w:rsid w:val="0005560C"/>
    <w:rsid w:val="0005568C"/>
    <w:rsid w:val="00055717"/>
    <w:rsid w:val="00055AF0"/>
    <w:rsid w:val="00055B69"/>
    <w:rsid w:val="00056045"/>
    <w:rsid w:val="00056226"/>
    <w:rsid w:val="0005678A"/>
    <w:rsid w:val="000569F4"/>
    <w:rsid w:val="00056A32"/>
    <w:rsid w:val="00056CC8"/>
    <w:rsid w:val="0005705E"/>
    <w:rsid w:val="00057114"/>
    <w:rsid w:val="00057626"/>
    <w:rsid w:val="000579CA"/>
    <w:rsid w:val="00057A16"/>
    <w:rsid w:val="0006026B"/>
    <w:rsid w:val="00060743"/>
    <w:rsid w:val="0006078D"/>
    <w:rsid w:val="000611BB"/>
    <w:rsid w:val="000617B4"/>
    <w:rsid w:val="00061816"/>
    <w:rsid w:val="00061C8D"/>
    <w:rsid w:val="0006204B"/>
    <w:rsid w:val="0006213F"/>
    <w:rsid w:val="00062292"/>
    <w:rsid w:val="00062344"/>
    <w:rsid w:val="00062711"/>
    <w:rsid w:val="00062B7F"/>
    <w:rsid w:val="00062F6C"/>
    <w:rsid w:val="00063494"/>
    <w:rsid w:val="000634D8"/>
    <w:rsid w:val="00063993"/>
    <w:rsid w:val="00064BCB"/>
    <w:rsid w:val="0006519F"/>
    <w:rsid w:val="000658BA"/>
    <w:rsid w:val="00066416"/>
    <w:rsid w:val="00066681"/>
    <w:rsid w:val="00066D10"/>
    <w:rsid w:val="00066F82"/>
    <w:rsid w:val="000675B4"/>
    <w:rsid w:val="000676D5"/>
    <w:rsid w:val="0006788C"/>
    <w:rsid w:val="000679A4"/>
    <w:rsid w:val="00067FA4"/>
    <w:rsid w:val="00070381"/>
    <w:rsid w:val="00070684"/>
    <w:rsid w:val="00070766"/>
    <w:rsid w:val="000711C2"/>
    <w:rsid w:val="00071230"/>
    <w:rsid w:val="0007130C"/>
    <w:rsid w:val="00071619"/>
    <w:rsid w:val="00071827"/>
    <w:rsid w:val="00071A39"/>
    <w:rsid w:val="00071CC1"/>
    <w:rsid w:val="00071F58"/>
    <w:rsid w:val="0007211A"/>
    <w:rsid w:val="00072560"/>
    <w:rsid w:val="000730E8"/>
    <w:rsid w:val="000735B7"/>
    <w:rsid w:val="00073BD6"/>
    <w:rsid w:val="0007421E"/>
    <w:rsid w:val="00074452"/>
    <w:rsid w:val="0007451B"/>
    <w:rsid w:val="00074965"/>
    <w:rsid w:val="00074D5F"/>
    <w:rsid w:val="0007504C"/>
    <w:rsid w:val="00075160"/>
    <w:rsid w:val="00075B3A"/>
    <w:rsid w:val="00075DA6"/>
    <w:rsid w:val="00075DAA"/>
    <w:rsid w:val="0007621A"/>
    <w:rsid w:val="000764C5"/>
    <w:rsid w:val="000767CF"/>
    <w:rsid w:val="000768C4"/>
    <w:rsid w:val="00076C21"/>
    <w:rsid w:val="00076FFA"/>
    <w:rsid w:val="00077270"/>
    <w:rsid w:val="00077726"/>
    <w:rsid w:val="000777D8"/>
    <w:rsid w:val="00077972"/>
    <w:rsid w:val="0008086B"/>
    <w:rsid w:val="00080C5E"/>
    <w:rsid w:val="00080E14"/>
    <w:rsid w:val="00080F69"/>
    <w:rsid w:val="0008149B"/>
    <w:rsid w:val="00081AF7"/>
    <w:rsid w:val="00081E52"/>
    <w:rsid w:val="0008222B"/>
    <w:rsid w:val="00082381"/>
    <w:rsid w:val="0008239E"/>
    <w:rsid w:val="000824AC"/>
    <w:rsid w:val="00082702"/>
    <w:rsid w:val="0008289C"/>
    <w:rsid w:val="00083028"/>
    <w:rsid w:val="00083182"/>
    <w:rsid w:val="000838EC"/>
    <w:rsid w:val="00083961"/>
    <w:rsid w:val="00083C13"/>
    <w:rsid w:val="000840A1"/>
    <w:rsid w:val="0008446C"/>
    <w:rsid w:val="00084739"/>
    <w:rsid w:val="00084877"/>
    <w:rsid w:val="000849E7"/>
    <w:rsid w:val="00085045"/>
    <w:rsid w:val="00085249"/>
    <w:rsid w:val="0008535D"/>
    <w:rsid w:val="0008553A"/>
    <w:rsid w:val="00085D1C"/>
    <w:rsid w:val="00086034"/>
    <w:rsid w:val="0008639B"/>
    <w:rsid w:val="00086414"/>
    <w:rsid w:val="00086B5C"/>
    <w:rsid w:val="00086DA0"/>
    <w:rsid w:val="00086F4E"/>
    <w:rsid w:val="000870B2"/>
    <w:rsid w:val="0008725D"/>
    <w:rsid w:val="000872EC"/>
    <w:rsid w:val="00087782"/>
    <w:rsid w:val="00087970"/>
    <w:rsid w:val="00087B83"/>
    <w:rsid w:val="00087FC4"/>
    <w:rsid w:val="00090305"/>
    <w:rsid w:val="00090622"/>
    <w:rsid w:val="000907F2"/>
    <w:rsid w:val="00090828"/>
    <w:rsid w:val="00090B79"/>
    <w:rsid w:val="00091024"/>
    <w:rsid w:val="0009105E"/>
    <w:rsid w:val="000910C9"/>
    <w:rsid w:val="00091470"/>
    <w:rsid w:val="00092034"/>
    <w:rsid w:val="0009218F"/>
    <w:rsid w:val="0009264A"/>
    <w:rsid w:val="00092833"/>
    <w:rsid w:val="00092C76"/>
    <w:rsid w:val="0009336F"/>
    <w:rsid w:val="0009343E"/>
    <w:rsid w:val="000939B7"/>
    <w:rsid w:val="00093A91"/>
    <w:rsid w:val="00093D22"/>
    <w:rsid w:val="000940AF"/>
    <w:rsid w:val="0009455F"/>
    <w:rsid w:val="000950AB"/>
    <w:rsid w:val="00095105"/>
    <w:rsid w:val="00095540"/>
    <w:rsid w:val="00095676"/>
    <w:rsid w:val="00095C66"/>
    <w:rsid w:val="00095C81"/>
    <w:rsid w:val="00095CD9"/>
    <w:rsid w:val="00095CFE"/>
    <w:rsid w:val="00095D21"/>
    <w:rsid w:val="00095EB9"/>
    <w:rsid w:val="00096119"/>
    <w:rsid w:val="00096A19"/>
    <w:rsid w:val="00096A1B"/>
    <w:rsid w:val="00096B0A"/>
    <w:rsid w:val="00096D19"/>
    <w:rsid w:val="00096FCB"/>
    <w:rsid w:val="0009727F"/>
    <w:rsid w:val="00097383"/>
    <w:rsid w:val="00097A95"/>
    <w:rsid w:val="00097C7F"/>
    <w:rsid w:val="00097C82"/>
    <w:rsid w:val="00097D46"/>
    <w:rsid w:val="000A01F6"/>
    <w:rsid w:val="000A04BF"/>
    <w:rsid w:val="000A0A85"/>
    <w:rsid w:val="000A0C42"/>
    <w:rsid w:val="000A0E55"/>
    <w:rsid w:val="000A0ED8"/>
    <w:rsid w:val="000A1164"/>
    <w:rsid w:val="000A13D7"/>
    <w:rsid w:val="000A18BB"/>
    <w:rsid w:val="000A1ACE"/>
    <w:rsid w:val="000A1F0F"/>
    <w:rsid w:val="000A1FCB"/>
    <w:rsid w:val="000A20EC"/>
    <w:rsid w:val="000A23FF"/>
    <w:rsid w:val="000A2AD6"/>
    <w:rsid w:val="000A2CBE"/>
    <w:rsid w:val="000A2D52"/>
    <w:rsid w:val="000A2F53"/>
    <w:rsid w:val="000A340C"/>
    <w:rsid w:val="000A34A1"/>
    <w:rsid w:val="000A34DA"/>
    <w:rsid w:val="000A356A"/>
    <w:rsid w:val="000A3E61"/>
    <w:rsid w:val="000A43B3"/>
    <w:rsid w:val="000A502C"/>
    <w:rsid w:val="000A5640"/>
    <w:rsid w:val="000A5C53"/>
    <w:rsid w:val="000A5D36"/>
    <w:rsid w:val="000A6075"/>
    <w:rsid w:val="000A64E6"/>
    <w:rsid w:val="000A6DEF"/>
    <w:rsid w:val="000A6F07"/>
    <w:rsid w:val="000A70AE"/>
    <w:rsid w:val="000A75C0"/>
    <w:rsid w:val="000A76CF"/>
    <w:rsid w:val="000A7783"/>
    <w:rsid w:val="000A7AE9"/>
    <w:rsid w:val="000A7C3F"/>
    <w:rsid w:val="000A7EE2"/>
    <w:rsid w:val="000B01E2"/>
    <w:rsid w:val="000B02DD"/>
    <w:rsid w:val="000B0CF1"/>
    <w:rsid w:val="000B1D47"/>
    <w:rsid w:val="000B1E9A"/>
    <w:rsid w:val="000B36A6"/>
    <w:rsid w:val="000B3A4D"/>
    <w:rsid w:val="000B3FB1"/>
    <w:rsid w:val="000B4263"/>
    <w:rsid w:val="000B47C7"/>
    <w:rsid w:val="000B497D"/>
    <w:rsid w:val="000B4A8C"/>
    <w:rsid w:val="000B516F"/>
    <w:rsid w:val="000B541A"/>
    <w:rsid w:val="000B5973"/>
    <w:rsid w:val="000B5A13"/>
    <w:rsid w:val="000B5DCC"/>
    <w:rsid w:val="000B6036"/>
    <w:rsid w:val="000B6294"/>
    <w:rsid w:val="000B6632"/>
    <w:rsid w:val="000B6872"/>
    <w:rsid w:val="000B69CF"/>
    <w:rsid w:val="000B6E95"/>
    <w:rsid w:val="000B7037"/>
    <w:rsid w:val="000B7105"/>
    <w:rsid w:val="000B77A3"/>
    <w:rsid w:val="000B77E5"/>
    <w:rsid w:val="000B7B99"/>
    <w:rsid w:val="000C0AA1"/>
    <w:rsid w:val="000C0B31"/>
    <w:rsid w:val="000C0D92"/>
    <w:rsid w:val="000C14C6"/>
    <w:rsid w:val="000C14CE"/>
    <w:rsid w:val="000C1700"/>
    <w:rsid w:val="000C1A49"/>
    <w:rsid w:val="000C1E4D"/>
    <w:rsid w:val="000C1E9A"/>
    <w:rsid w:val="000C2691"/>
    <w:rsid w:val="000C27E5"/>
    <w:rsid w:val="000C30BB"/>
    <w:rsid w:val="000C3143"/>
    <w:rsid w:val="000C3F1B"/>
    <w:rsid w:val="000C4300"/>
    <w:rsid w:val="000C496F"/>
    <w:rsid w:val="000C4CDC"/>
    <w:rsid w:val="000C4F63"/>
    <w:rsid w:val="000C52DA"/>
    <w:rsid w:val="000C5B2B"/>
    <w:rsid w:val="000C5C51"/>
    <w:rsid w:val="000C5EC2"/>
    <w:rsid w:val="000C625C"/>
    <w:rsid w:val="000C648B"/>
    <w:rsid w:val="000C6526"/>
    <w:rsid w:val="000C65B1"/>
    <w:rsid w:val="000C669F"/>
    <w:rsid w:val="000C681F"/>
    <w:rsid w:val="000C7388"/>
    <w:rsid w:val="000C76EA"/>
    <w:rsid w:val="000C78ED"/>
    <w:rsid w:val="000C7999"/>
    <w:rsid w:val="000C7BB3"/>
    <w:rsid w:val="000C7CDF"/>
    <w:rsid w:val="000D0000"/>
    <w:rsid w:val="000D0150"/>
    <w:rsid w:val="000D0DF9"/>
    <w:rsid w:val="000D145B"/>
    <w:rsid w:val="000D14F8"/>
    <w:rsid w:val="000D14FD"/>
    <w:rsid w:val="000D1A49"/>
    <w:rsid w:val="000D1B79"/>
    <w:rsid w:val="000D1C0A"/>
    <w:rsid w:val="000D1FA3"/>
    <w:rsid w:val="000D23CC"/>
    <w:rsid w:val="000D271D"/>
    <w:rsid w:val="000D2E09"/>
    <w:rsid w:val="000D2E3B"/>
    <w:rsid w:val="000D2FCB"/>
    <w:rsid w:val="000D31AD"/>
    <w:rsid w:val="000D43B0"/>
    <w:rsid w:val="000D451E"/>
    <w:rsid w:val="000D4848"/>
    <w:rsid w:val="000D48D2"/>
    <w:rsid w:val="000D4C3A"/>
    <w:rsid w:val="000D4C48"/>
    <w:rsid w:val="000D4D51"/>
    <w:rsid w:val="000D4FBD"/>
    <w:rsid w:val="000D5906"/>
    <w:rsid w:val="000D59DB"/>
    <w:rsid w:val="000D5B18"/>
    <w:rsid w:val="000D5C12"/>
    <w:rsid w:val="000D5EA3"/>
    <w:rsid w:val="000D5F2C"/>
    <w:rsid w:val="000D6133"/>
    <w:rsid w:val="000D6987"/>
    <w:rsid w:val="000D6B4F"/>
    <w:rsid w:val="000D6D71"/>
    <w:rsid w:val="000D6D72"/>
    <w:rsid w:val="000D7777"/>
    <w:rsid w:val="000D797C"/>
    <w:rsid w:val="000D7AEE"/>
    <w:rsid w:val="000E0059"/>
    <w:rsid w:val="000E0366"/>
    <w:rsid w:val="000E04C5"/>
    <w:rsid w:val="000E060E"/>
    <w:rsid w:val="000E080E"/>
    <w:rsid w:val="000E082C"/>
    <w:rsid w:val="000E096F"/>
    <w:rsid w:val="000E0A7A"/>
    <w:rsid w:val="000E0B07"/>
    <w:rsid w:val="000E0FC7"/>
    <w:rsid w:val="000E10A5"/>
    <w:rsid w:val="000E151C"/>
    <w:rsid w:val="000E21EF"/>
    <w:rsid w:val="000E2581"/>
    <w:rsid w:val="000E2C9A"/>
    <w:rsid w:val="000E2CDE"/>
    <w:rsid w:val="000E2D87"/>
    <w:rsid w:val="000E35B9"/>
    <w:rsid w:val="000E37DB"/>
    <w:rsid w:val="000E38F0"/>
    <w:rsid w:val="000E3965"/>
    <w:rsid w:val="000E39D6"/>
    <w:rsid w:val="000E3A2D"/>
    <w:rsid w:val="000E3C17"/>
    <w:rsid w:val="000E4276"/>
    <w:rsid w:val="000E4768"/>
    <w:rsid w:val="000E5174"/>
    <w:rsid w:val="000E5345"/>
    <w:rsid w:val="000E56E8"/>
    <w:rsid w:val="000E5911"/>
    <w:rsid w:val="000E59D6"/>
    <w:rsid w:val="000E6B8C"/>
    <w:rsid w:val="000E7090"/>
    <w:rsid w:val="000E7186"/>
    <w:rsid w:val="000E78ED"/>
    <w:rsid w:val="000E7C79"/>
    <w:rsid w:val="000E7E16"/>
    <w:rsid w:val="000F0027"/>
    <w:rsid w:val="000F061D"/>
    <w:rsid w:val="000F0BF5"/>
    <w:rsid w:val="000F0BFF"/>
    <w:rsid w:val="000F1332"/>
    <w:rsid w:val="000F1409"/>
    <w:rsid w:val="000F15D4"/>
    <w:rsid w:val="000F16D4"/>
    <w:rsid w:val="000F1724"/>
    <w:rsid w:val="000F1752"/>
    <w:rsid w:val="000F1A19"/>
    <w:rsid w:val="000F1E61"/>
    <w:rsid w:val="000F255C"/>
    <w:rsid w:val="000F2F19"/>
    <w:rsid w:val="000F2F51"/>
    <w:rsid w:val="000F32CB"/>
    <w:rsid w:val="000F34E7"/>
    <w:rsid w:val="000F35D0"/>
    <w:rsid w:val="000F3E93"/>
    <w:rsid w:val="000F44F8"/>
    <w:rsid w:val="000F498C"/>
    <w:rsid w:val="000F501E"/>
    <w:rsid w:val="000F5AC3"/>
    <w:rsid w:val="000F5BF9"/>
    <w:rsid w:val="000F64A1"/>
    <w:rsid w:val="000F6D3C"/>
    <w:rsid w:val="000F7119"/>
    <w:rsid w:val="000F7167"/>
    <w:rsid w:val="000F7857"/>
    <w:rsid w:val="000F7D88"/>
    <w:rsid w:val="00100917"/>
    <w:rsid w:val="001018E5"/>
    <w:rsid w:val="00102071"/>
    <w:rsid w:val="001030D1"/>
    <w:rsid w:val="00103C74"/>
    <w:rsid w:val="0010418E"/>
    <w:rsid w:val="0010515A"/>
    <w:rsid w:val="00105846"/>
    <w:rsid w:val="001059A4"/>
    <w:rsid w:val="001059DD"/>
    <w:rsid w:val="00106111"/>
    <w:rsid w:val="001061FC"/>
    <w:rsid w:val="00106502"/>
    <w:rsid w:val="00106664"/>
    <w:rsid w:val="00106827"/>
    <w:rsid w:val="00106953"/>
    <w:rsid w:val="00106A9D"/>
    <w:rsid w:val="00106E84"/>
    <w:rsid w:val="00107617"/>
    <w:rsid w:val="0010780C"/>
    <w:rsid w:val="00107866"/>
    <w:rsid w:val="00107BB0"/>
    <w:rsid w:val="00110422"/>
    <w:rsid w:val="00110540"/>
    <w:rsid w:val="001106AA"/>
    <w:rsid w:val="001106AE"/>
    <w:rsid w:val="00110CC6"/>
    <w:rsid w:val="0011102B"/>
    <w:rsid w:val="00111058"/>
    <w:rsid w:val="001118C0"/>
    <w:rsid w:val="001118EC"/>
    <w:rsid w:val="00111AA4"/>
    <w:rsid w:val="0011219C"/>
    <w:rsid w:val="001128A1"/>
    <w:rsid w:val="001128A6"/>
    <w:rsid w:val="00112945"/>
    <w:rsid w:val="00112AFE"/>
    <w:rsid w:val="00112C3F"/>
    <w:rsid w:val="00112CEE"/>
    <w:rsid w:val="00112FC9"/>
    <w:rsid w:val="001137F9"/>
    <w:rsid w:val="00114C02"/>
    <w:rsid w:val="00114D77"/>
    <w:rsid w:val="00114E4F"/>
    <w:rsid w:val="00115195"/>
    <w:rsid w:val="00115820"/>
    <w:rsid w:val="00115938"/>
    <w:rsid w:val="00115A5A"/>
    <w:rsid w:val="00115AAB"/>
    <w:rsid w:val="00115FC0"/>
    <w:rsid w:val="001160C8"/>
    <w:rsid w:val="00116571"/>
    <w:rsid w:val="00116767"/>
    <w:rsid w:val="00116779"/>
    <w:rsid w:val="00116C68"/>
    <w:rsid w:val="0011776A"/>
    <w:rsid w:val="0011779D"/>
    <w:rsid w:val="001177D7"/>
    <w:rsid w:val="00117D24"/>
    <w:rsid w:val="00117EF6"/>
    <w:rsid w:val="00120377"/>
    <w:rsid w:val="00120631"/>
    <w:rsid w:val="001209FF"/>
    <w:rsid w:val="00120E16"/>
    <w:rsid w:val="001212AD"/>
    <w:rsid w:val="00121BFD"/>
    <w:rsid w:val="00121C00"/>
    <w:rsid w:val="00121D17"/>
    <w:rsid w:val="00121EBB"/>
    <w:rsid w:val="00121F83"/>
    <w:rsid w:val="0012273D"/>
    <w:rsid w:val="0012284E"/>
    <w:rsid w:val="00122866"/>
    <w:rsid w:val="00122F98"/>
    <w:rsid w:val="001236BE"/>
    <w:rsid w:val="00123A1F"/>
    <w:rsid w:val="00123EAE"/>
    <w:rsid w:val="001240DB"/>
    <w:rsid w:val="00124209"/>
    <w:rsid w:val="00124500"/>
    <w:rsid w:val="001247A4"/>
    <w:rsid w:val="00124C6E"/>
    <w:rsid w:val="001250DD"/>
    <w:rsid w:val="001255D0"/>
    <w:rsid w:val="001255E0"/>
    <w:rsid w:val="00125A64"/>
    <w:rsid w:val="00125B08"/>
    <w:rsid w:val="00125D6E"/>
    <w:rsid w:val="001260F5"/>
    <w:rsid w:val="00126242"/>
    <w:rsid w:val="00126313"/>
    <w:rsid w:val="001263C5"/>
    <w:rsid w:val="00126AF6"/>
    <w:rsid w:val="00126C8E"/>
    <w:rsid w:val="001271AA"/>
    <w:rsid w:val="001271EF"/>
    <w:rsid w:val="00127526"/>
    <w:rsid w:val="00127568"/>
    <w:rsid w:val="00127AAD"/>
    <w:rsid w:val="00127BA4"/>
    <w:rsid w:val="00127FBF"/>
    <w:rsid w:val="001302AE"/>
    <w:rsid w:val="00131FF2"/>
    <w:rsid w:val="00132628"/>
    <w:rsid w:val="001328C8"/>
    <w:rsid w:val="00132EC3"/>
    <w:rsid w:val="001331D6"/>
    <w:rsid w:val="00133200"/>
    <w:rsid w:val="0013322D"/>
    <w:rsid w:val="00133A0E"/>
    <w:rsid w:val="00133D23"/>
    <w:rsid w:val="001346F7"/>
    <w:rsid w:val="0013483E"/>
    <w:rsid w:val="001348CC"/>
    <w:rsid w:val="001349A1"/>
    <w:rsid w:val="00134B0C"/>
    <w:rsid w:val="00134EDA"/>
    <w:rsid w:val="00134FA1"/>
    <w:rsid w:val="0013535C"/>
    <w:rsid w:val="001357FC"/>
    <w:rsid w:val="00135F6F"/>
    <w:rsid w:val="00136038"/>
    <w:rsid w:val="00136456"/>
    <w:rsid w:val="00136633"/>
    <w:rsid w:val="00136AC0"/>
    <w:rsid w:val="00136B90"/>
    <w:rsid w:val="00137261"/>
    <w:rsid w:val="001374D2"/>
    <w:rsid w:val="00137A8D"/>
    <w:rsid w:val="00137D2E"/>
    <w:rsid w:val="00137D81"/>
    <w:rsid w:val="00137F8F"/>
    <w:rsid w:val="0014039C"/>
    <w:rsid w:val="00140C88"/>
    <w:rsid w:val="001411AD"/>
    <w:rsid w:val="001413B0"/>
    <w:rsid w:val="00141BF5"/>
    <w:rsid w:val="00141BF8"/>
    <w:rsid w:val="001424C6"/>
    <w:rsid w:val="00142BBA"/>
    <w:rsid w:val="00142F9F"/>
    <w:rsid w:val="00143134"/>
    <w:rsid w:val="00143506"/>
    <w:rsid w:val="00144319"/>
    <w:rsid w:val="00144333"/>
    <w:rsid w:val="0014456C"/>
    <w:rsid w:val="00144680"/>
    <w:rsid w:val="001446AC"/>
    <w:rsid w:val="001446B8"/>
    <w:rsid w:val="001448A3"/>
    <w:rsid w:val="00144A9F"/>
    <w:rsid w:val="00144E64"/>
    <w:rsid w:val="00145D30"/>
    <w:rsid w:val="00146012"/>
    <w:rsid w:val="001460E3"/>
    <w:rsid w:val="00146A36"/>
    <w:rsid w:val="00146C0A"/>
    <w:rsid w:val="00146F74"/>
    <w:rsid w:val="001470C0"/>
    <w:rsid w:val="00147289"/>
    <w:rsid w:val="0014756E"/>
    <w:rsid w:val="001476AC"/>
    <w:rsid w:val="001476EA"/>
    <w:rsid w:val="0014779E"/>
    <w:rsid w:val="00147A8A"/>
    <w:rsid w:val="00147D5C"/>
    <w:rsid w:val="0015022A"/>
    <w:rsid w:val="001512C8"/>
    <w:rsid w:val="001513C1"/>
    <w:rsid w:val="00151571"/>
    <w:rsid w:val="00151829"/>
    <w:rsid w:val="001521C3"/>
    <w:rsid w:val="00152314"/>
    <w:rsid w:val="0015287E"/>
    <w:rsid w:val="00152ED6"/>
    <w:rsid w:val="00152F04"/>
    <w:rsid w:val="00153379"/>
    <w:rsid w:val="0015358D"/>
    <w:rsid w:val="00153A83"/>
    <w:rsid w:val="00153CB2"/>
    <w:rsid w:val="00153D3C"/>
    <w:rsid w:val="00153FD8"/>
    <w:rsid w:val="00154787"/>
    <w:rsid w:val="00154BE0"/>
    <w:rsid w:val="00154F2D"/>
    <w:rsid w:val="001556BA"/>
    <w:rsid w:val="0015655F"/>
    <w:rsid w:val="0015689B"/>
    <w:rsid w:val="00156B3D"/>
    <w:rsid w:val="00157811"/>
    <w:rsid w:val="00157843"/>
    <w:rsid w:val="00157F9E"/>
    <w:rsid w:val="001600A9"/>
    <w:rsid w:val="0016044D"/>
    <w:rsid w:val="00160D25"/>
    <w:rsid w:val="00160DC2"/>
    <w:rsid w:val="00161184"/>
    <w:rsid w:val="001614AA"/>
    <w:rsid w:val="00161746"/>
    <w:rsid w:val="00161A4A"/>
    <w:rsid w:val="00161CC9"/>
    <w:rsid w:val="001622DB"/>
    <w:rsid w:val="0016247E"/>
    <w:rsid w:val="001626F6"/>
    <w:rsid w:val="001633CE"/>
    <w:rsid w:val="00163C3D"/>
    <w:rsid w:val="00163E25"/>
    <w:rsid w:val="0016439D"/>
    <w:rsid w:val="00164711"/>
    <w:rsid w:val="00164784"/>
    <w:rsid w:val="00164A62"/>
    <w:rsid w:val="00164F30"/>
    <w:rsid w:val="0016541E"/>
    <w:rsid w:val="00165B94"/>
    <w:rsid w:val="00166506"/>
    <w:rsid w:val="0016725E"/>
    <w:rsid w:val="001672B3"/>
    <w:rsid w:val="0016737A"/>
    <w:rsid w:val="001677E2"/>
    <w:rsid w:val="001679D1"/>
    <w:rsid w:val="001703CA"/>
    <w:rsid w:val="00170C2C"/>
    <w:rsid w:val="00170F6D"/>
    <w:rsid w:val="00171098"/>
    <w:rsid w:val="0017192D"/>
    <w:rsid w:val="00171C45"/>
    <w:rsid w:val="00171E5B"/>
    <w:rsid w:val="001724A7"/>
    <w:rsid w:val="001724F0"/>
    <w:rsid w:val="00172727"/>
    <w:rsid w:val="00172740"/>
    <w:rsid w:val="001727CC"/>
    <w:rsid w:val="001728D1"/>
    <w:rsid w:val="00172D17"/>
    <w:rsid w:val="00172D63"/>
    <w:rsid w:val="00172DB8"/>
    <w:rsid w:val="00173121"/>
    <w:rsid w:val="00173163"/>
    <w:rsid w:val="0017324A"/>
    <w:rsid w:val="001734DD"/>
    <w:rsid w:val="00173783"/>
    <w:rsid w:val="001738EC"/>
    <w:rsid w:val="001744E8"/>
    <w:rsid w:val="0017453B"/>
    <w:rsid w:val="0017463E"/>
    <w:rsid w:val="00174BD8"/>
    <w:rsid w:val="00174C7B"/>
    <w:rsid w:val="001750A8"/>
    <w:rsid w:val="00175803"/>
    <w:rsid w:val="00175D1A"/>
    <w:rsid w:val="00175FA4"/>
    <w:rsid w:val="00175FD9"/>
    <w:rsid w:val="001760F6"/>
    <w:rsid w:val="00176B78"/>
    <w:rsid w:val="00176C24"/>
    <w:rsid w:val="00176CA4"/>
    <w:rsid w:val="0017778F"/>
    <w:rsid w:val="00177A65"/>
    <w:rsid w:val="00177E0F"/>
    <w:rsid w:val="0018000D"/>
    <w:rsid w:val="00180124"/>
    <w:rsid w:val="00180385"/>
    <w:rsid w:val="00181940"/>
    <w:rsid w:val="00182237"/>
    <w:rsid w:val="001822DF"/>
    <w:rsid w:val="00182333"/>
    <w:rsid w:val="00182438"/>
    <w:rsid w:val="00182FBC"/>
    <w:rsid w:val="0018324D"/>
    <w:rsid w:val="00183B78"/>
    <w:rsid w:val="00183D21"/>
    <w:rsid w:val="00183D96"/>
    <w:rsid w:val="00183DF3"/>
    <w:rsid w:val="00184061"/>
    <w:rsid w:val="00184297"/>
    <w:rsid w:val="001848EA"/>
    <w:rsid w:val="00184A2A"/>
    <w:rsid w:val="00184A7E"/>
    <w:rsid w:val="001850F2"/>
    <w:rsid w:val="00185175"/>
    <w:rsid w:val="00185299"/>
    <w:rsid w:val="001855AF"/>
    <w:rsid w:val="001859D6"/>
    <w:rsid w:val="00185B73"/>
    <w:rsid w:val="00185D3F"/>
    <w:rsid w:val="00185FA8"/>
    <w:rsid w:val="00186405"/>
    <w:rsid w:val="001866A5"/>
    <w:rsid w:val="00186CE5"/>
    <w:rsid w:val="00187027"/>
    <w:rsid w:val="00187032"/>
    <w:rsid w:val="00187275"/>
    <w:rsid w:val="001872AB"/>
    <w:rsid w:val="001876F7"/>
    <w:rsid w:val="00187A44"/>
    <w:rsid w:val="001908EA"/>
    <w:rsid w:val="00190D9C"/>
    <w:rsid w:val="0019103C"/>
    <w:rsid w:val="00191596"/>
    <w:rsid w:val="0019172D"/>
    <w:rsid w:val="001929BA"/>
    <w:rsid w:val="00192E98"/>
    <w:rsid w:val="00193087"/>
    <w:rsid w:val="00193C1B"/>
    <w:rsid w:val="001941AA"/>
    <w:rsid w:val="001949FD"/>
    <w:rsid w:val="00194A44"/>
    <w:rsid w:val="00194CA4"/>
    <w:rsid w:val="00194E08"/>
    <w:rsid w:val="00195413"/>
    <w:rsid w:val="00195D43"/>
    <w:rsid w:val="00195DC2"/>
    <w:rsid w:val="00195EE8"/>
    <w:rsid w:val="00196005"/>
    <w:rsid w:val="0019638A"/>
    <w:rsid w:val="001965A1"/>
    <w:rsid w:val="001967F2"/>
    <w:rsid w:val="001968DC"/>
    <w:rsid w:val="00196E6D"/>
    <w:rsid w:val="0019716E"/>
    <w:rsid w:val="001972E2"/>
    <w:rsid w:val="00197320"/>
    <w:rsid w:val="0019741B"/>
    <w:rsid w:val="00197456"/>
    <w:rsid w:val="00197541"/>
    <w:rsid w:val="00197929"/>
    <w:rsid w:val="00197A1B"/>
    <w:rsid w:val="001A00EA"/>
    <w:rsid w:val="001A0777"/>
    <w:rsid w:val="001A082B"/>
    <w:rsid w:val="001A08D1"/>
    <w:rsid w:val="001A0BAD"/>
    <w:rsid w:val="001A186C"/>
    <w:rsid w:val="001A18A4"/>
    <w:rsid w:val="001A19D3"/>
    <w:rsid w:val="001A1D21"/>
    <w:rsid w:val="001A1DD9"/>
    <w:rsid w:val="001A2006"/>
    <w:rsid w:val="001A2475"/>
    <w:rsid w:val="001A2FCF"/>
    <w:rsid w:val="001A34A0"/>
    <w:rsid w:val="001A34C2"/>
    <w:rsid w:val="001A3544"/>
    <w:rsid w:val="001A36F4"/>
    <w:rsid w:val="001A3B3F"/>
    <w:rsid w:val="001A3C19"/>
    <w:rsid w:val="001A3D1F"/>
    <w:rsid w:val="001A3EE5"/>
    <w:rsid w:val="001A3FDB"/>
    <w:rsid w:val="001A4130"/>
    <w:rsid w:val="001A49A2"/>
    <w:rsid w:val="001A5093"/>
    <w:rsid w:val="001A5C1F"/>
    <w:rsid w:val="001A601A"/>
    <w:rsid w:val="001A62D6"/>
    <w:rsid w:val="001A6378"/>
    <w:rsid w:val="001A6470"/>
    <w:rsid w:val="001A673C"/>
    <w:rsid w:val="001A6BE4"/>
    <w:rsid w:val="001A729E"/>
    <w:rsid w:val="001A7B62"/>
    <w:rsid w:val="001B008D"/>
    <w:rsid w:val="001B048B"/>
    <w:rsid w:val="001B0E3E"/>
    <w:rsid w:val="001B1162"/>
    <w:rsid w:val="001B1392"/>
    <w:rsid w:val="001B15D0"/>
    <w:rsid w:val="001B1C50"/>
    <w:rsid w:val="001B1CF3"/>
    <w:rsid w:val="001B1F11"/>
    <w:rsid w:val="001B2470"/>
    <w:rsid w:val="001B25E5"/>
    <w:rsid w:val="001B284B"/>
    <w:rsid w:val="001B2E70"/>
    <w:rsid w:val="001B2EFB"/>
    <w:rsid w:val="001B39BF"/>
    <w:rsid w:val="001B4039"/>
    <w:rsid w:val="001B4448"/>
    <w:rsid w:val="001B4D7D"/>
    <w:rsid w:val="001B4FA1"/>
    <w:rsid w:val="001B53B4"/>
    <w:rsid w:val="001B592B"/>
    <w:rsid w:val="001B593B"/>
    <w:rsid w:val="001B6317"/>
    <w:rsid w:val="001B672E"/>
    <w:rsid w:val="001B6B0C"/>
    <w:rsid w:val="001B6E9F"/>
    <w:rsid w:val="001B73B5"/>
    <w:rsid w:val="001B7783"/>
    <w:rsid w:val="001B796C"/>
    <w:rsid w:val="001B7998"/>
    <w:rsid w:val="001C05AD"/>
    <w:rsid w:val="001C0904"/>
    <w:rsid w:val="001C0992"/>
    <w:rsid w:val="001C0B0D"/>
    <w:rsid w:val="001C0C19"/>
    <w:rsid w:val="001C136D"/>
    <w:rsid w:val="001C1640"/>
    <w:rsid w:val="001C17B8"/>
    <w:rsid w:val="001C1834"/>
    <w:rsid w:val="001C1A26"/>
    <w:rsid w:val="001C1EB8"/>
    <w:rsid w:val="001C24E6"/>
    <w:rsid w:val="001C2BD3"/>
    <w:rsid w:val="001C2C14"/>
    <w:rsid w:val="001C2D9D"/>
    <w:rsid w:val="001C336D"/>
    <w:rsid w:val="001C35EA"/>
    <w:rsid w:val="001C3735"/>
    <w:rsid w:val="001C3D28"/>
    <w:rsid w:val="001C3EEF"/>
    <w:rsid w:val="001C3F9D"/>
    <w:rsid w:val="001C452C"/>
    <w:rsid w:val="001C4F71"/>
    <w:rsid w:val="001C4FC4"/>
    <w:rsid w:val="001C4FD7"/>
    <w:rsid w:val="001C5A44"/>
    <w:rsid w:val="001C62CF"/>
    <w:rsid w:val="001C67D4"/>
    <w:rsid w:val="001C67E2"/>
    <w:rsid w:val="001C68F2"/>
    <w:rsid w:val="001C73E4"/>
    <w:rsid w:val="001C747A"/>
    <w:rsid w:val="001C751C"/>
    <w:rsid w:val="001C7760"/>
    <w:rsid w:val="001C7A68"/>
    <w:rsid w:val="001D00A1"/>
    <w:rsid w:val="001D065D"/>
    <w:rsid w:val="001D0C10"/>
    <w:rsid w:val="001D0FC3"/>
    <w:rsid w:val="001D1088"/>
    <w:rsid w:val="001D1161"/>
    <w:rsid w:val="001D1230"/>
    <w:rsid w:val="001D14A6"/>
    <w:rsid w:val="001D1B1F"/>
    <w:rsid w:val="001D1D4B"/>
    <w:rsid w:val="001D1DE7"/>
    <w:rsid w:val="001D1F95"/>
    <w:rsid w:val="001D2396"/>
    <w:rsid w:val="001D26C9"/>
    <w:rsid w:val="001D27F3"/>
    <w:rsid w:val="001D2B08"/>
    <w:rsid w:val="001D3120"/>
    <w:rsid w:val="001D314B"/>
    <w:rsid w:val="001D3441"/>
    <w:rsid w:val="001D35DE"/>
    <w:rsid w:val="001D35FD"/>
    <w:rsid w:val="001D3AFC"/>
    <w:rsid w:val="001D45BC"/>
    <w:rsid w:val="001D470D"/>
    <w:rsid w:val="001D4F33"/>
    <w:rsid w:val="001D5797"/>
    <w:rsid w:val="001D5A8B"/>
    <w:rsid w:val="001D5B74"/>
    <w:rsid w:val="001D6122"/>
    <w:rsid w:val="001D647E"/>
    <w:rsid w:val="001D6568"/>
    <w:rsid w:val="001D7557"/>
    <w:rsid w:val="001D7872"/>
    <w:rsid w:val="001D7D57"/>
    <w:rsid w:val="001E03CA"/>
    <w:rsid w:val="001E0772"/>
    <w:rsid w:val="001E0C93"/>
    <w:rsid w:val="001E0EFE"/>
    <w:rsid w:val="001E11D0"/>
    <w:rsid w:val="001E11FE"/>
    <w:rsid w:val="001E1248"/>
    <w:rsid w:val="001E17B6"/>
    <w:rsid w:val="001E1970"/>
    <w:rsid w:val="001E19B8"/>
    <w:rsid w:val="001E1C06"/>
    <w:rsid w:val="001E1C69"/>
    <w:rsid w:val="001E1CA4"/>
    <w:rsid w:val="001E224C"/>
    <w:rsid w:val="001E233C"/>
    <w:rsid w:val="001E34E8"/>
    <w:rsid w:val="001E3591"/>
    <w:rsid w:val="001E368C"/>
    <w:rsid w:val="001E38E2"/>
    <w:rsid w:val="001E3A4E"/>
    <w:rsid w:val="001E3DC1"/>
    <w:rsid w:val="001E3F9B"/>
    <w:rsid w:val="001E4471"/>
    <w:rsid w:val="001E44C2"/>
    <w:rsid w:val="001E455B"/>
    <w:rsid w:val="001E5160"/>
    <w:rsid w:val="001E55F0"/>
    <w:rsid w:val="001E5837"/>
    <w:rsid w:val="001E59A6"/>
    <w:rsid w:val="001E5FBE"/>
    <w:rsid w:val="001E6050"/>
    <w:rsid w:val="001E61EF"/>
    <w:rsid w:val="001E62CD"/>
    <w:rsid w:val="001E6708"/>
    <w:rsid w:val="001E6838"/>
    <w:rsid w:val="001E6968"/>
    <w:rsid w:val="001E6BD0"/>
    <w:rsid w:val="001E6D92"/>
    <w:rsid w:val="001E728C"/>
    <w:rsid w:val="001E76A4"/>
    <w:rsid w:val="001E7B2C"/>
    <w:rsid w:val="001E7E06"/>
    <w:rsid w:val="001F008D"/>
    <w:rsid w:val="001F01DE"/>
    <w:rsid w:val="001F04C2"/>
    <w:rsid w:val="001F0B83"/>
    <w:rsid w:val="001F0FF6"/>
    <w:rsid w:val="001F1ADC"/>
    <w:rsid w:val="001F1E06"/>
    <w:rsid w:val="001F1EAB"/>
    <w:rsid w:val="001F1F52"/>
    <w:rsid w:val="001F21C8"/>
    <w:rsid w:val="001F27C4"/>
    <w:rsid w:val="001F29F8"/>
    <w:rsid w:val="001F2C8B"/>
    <w:rsid w:val="001F2FB5"/>
    <w:rsid w:val="001F3796"/>
    <w:rsid w:val="001F3834"/>
    <w:rsid w:val="001F3E89"/>
    <w:rsid w:val="001F448E"/>
    <w:rsid w:val="001F44DA"/>
    <w:rsid w:val="001F5884"/>
    <w:rsid w:val="001F59D1"/>
    <w:rsid w:val="001F5ECB"/>
    <w:rsid w:val="001F5EDF"/>
    <w:rsid w:val="001F64CC"/>
    <w:rsid w:val="001F6BD0"/>
    <w:rsid w:val="001F6C78"/>
    <w:rsid w:val="001F6DD5"/>
    <w:rsid w:val="001F7010"/>
    <w:rsid w:val="001F71F7"/>
    <w:rsid w:val="001F76B9"/>
    <w:rsid w:val="001F77CF"/>
    <w:rsid w:val="001F7A41"/>
    <w:rsid w:val="001F7CA3"/>
    <w:rsid w:val="001F7F73"/>
    <w:rsid w:val="0020048E"/>
    <w:rsid w:val="002008DF"/>
    <w:rsid w:val="00200AA9"/>
    <w:rsid w:val="00200AF2"/>
    <w:rsid w:val="00200D8D"/>
    <w:rsid w:val="00200ED2"/>
    <w:rsid w:val="00200F67"/>
    <w:rsid w:val="0020113C"/>
    <w:rsid w:val="002011EA"/>
    <w:rsid w:val="00201269"/>
    <w:rsid w:val="0020153B"/>
    <w:rsid w:val="002019CB"/>
    <w:rsid w:val="00201ACE"/>
    <w:rsid w:val="00201F46"/>
    <w:rsid w:val="0020206E"/>
    <w:rsid w:val="0020261A"/>
    <w:rsid w:val="00203DE6"/>
    <w:rsid w:val="002041DC"/>
    <w:rsid w:val="002041E4"/>
    <w:rsid w:val="00204225"/>
    <w:rsid w:val="00204305"/>
    <w:rsid w:val="002045CE"/>
    <w:rsid w:val="002045E4"/>
    <w:rsid w:val="00204934"/>
    <w:rsid w:val="00204973"/>
    <w:rsid w:val="00204A92"/>
    <w:rsid w:val="00204AAC"/>
    <w:rsid w:val="00205521"/>
    <w:rsid w:val="002055F7"/>
    <w:rsid w:val="00205A26"/>
    <w:rsid w:val="00205C72"/>
    <w:rsid w:val="00206413"/>
    <w:rsid w:val="0020677E"/>
    <w:rsid w:val="0020686C"/>
    <w:rsid w:val="00206933"/>
    <w:rsid w:val="00206DC7"/>
    <w:rsid w:val="0020718B"/>
    <w:rsid w:val="0020748C"/>
    <w:rsid w:val="002074FB"/>
    <w:rsid w:val="00207A40"/>
    <w:rsid w:val="00207D91"/>
    <w:rsid w:val="002102C1"/>
    <w:rsid w:val="00210AA7"/>
    <w:rsid w:val="002110F8"/>
    <w:rsid w:val="002112A7"/>
    <w:rsid w:val="00211F6F"/>
    <w:rsid w:val="0021259C"/>
    <w:rsid w:val="0021261D"/>
    <w:rsid w:val="00212742"/>
    <w:rsid w:val="002127EA"/>
    <w:rsid w:val="00212B8D"/>
    <w:rsid w:val="00212D35"/>
    <w:rsid w:val="00212DFD"/>
    <w:rsid w:val="00212E78"/>
    <w:rsid w:val="00213211"/>
    <w:rsid w:val="002137BA"/>
    <w:rsid w:val="0021415A"/>
    <w:rsid w:val="0021429C"/>
    <w:rsid w:val="002149A3"/>
    <w:rsid w:val="00214A6A"/>
    <w:rsid w:val="00214F85"/>
    <w:rsid w:val="002155B8"/>
    <w:rsid w:val="002158B1"/>
    <w:rsid w:val="00215C90"/>
    <w:rsid w:val="00215E5C"/>
    <w:rsid w:val="00215F82"/>
    <w:rsid w:val="00216063"/>
    <w:rsid w:val="00216487"/>
    <w:rsid w:val="00216866"/>
    <w:rsid w:val="00216B61"/>
    <w:rsid w:val="002178D2"/>
    <w:rsid w:val="00217ED0"/>
    <w:rsid w:val="00217F24"/>
    <w:rsid w:val="0022097F"/>
    <w:rsid w:val="00220B14"/>
    <w:rsid w:val="00220B2C"/>
    <w:rsid w:val="00220C48"/>
    <w:rsid w:val="002212BE"/>
    <w:rsid w:val="00221511"/>
    <w:rsid w:val="00221780"/>
    <w:rsid w:val="00221A50"/>
    <w:rsid w:val="00221BAD"/>
    <w:rsid w:val="00221E67"/>
    <w:rsid w:val="002220FC"/>
    <w:rsid w:val="00222BED"/>
    <w:rsid w:val="0022394D"/>
    <w:rsid w:val="002241C8"/>
    <w:rsid w:val="0022429E"/>
    <w:rsid w:val="0022462A"/>
    <w:rsid w:val="00224A6E"/>
    <w:rsid w:val="00224A9C"/>
    <w:rsid w:val="00224DCE"/>
    <w:rsid w:val="002252DD"/>
    <w:rsid w:val="00225354"/>
    <w:rsid w:val="00225716"/>
    <w:rsid w:val="00225B5A"/>
    <w:rsid w:val="00225E1C"/>
    <w:rsid w:val="00226272"/>
    <w:rsid w:val="00226341"/>
    <w:rsid w:val="0022636D"/>
    <w:rsid w:val="00226745"/>
    <w:rsid w:val="002267B6"/>
    <w:rsid w:val="00227387"/>
    <w:rsid w:val="00227434"/>
    <w:rsid w:val="00227B01"/>
    <w:rsid w:val="00230029"/>
    <w:rsid w:val="00230447"/>
    <w:rsid w:val="002304A8"/>
    <w:rsid w:val="0023062D"/>
    <w:rsid w:val="0023066D"/>
    <w:rsid w:val="002312C8"/>
    <w:rsid w:val="00231469"/>
    <w:rsid w:val="00231817"/>
    <w:rsid w:val="00231BBA"/>
    <w:rsid w:val="0023200B"/>
    <w:rsid w:val="002327A9"/>
    <w:rsid w:val="00232C6B"/>
    <w:rsid w:val="00232E46"/>
    <w:rsid w:val="00232FF6"/>
    <w:rsid w:val="00233466"/>
    <w:rsid w:val="0023359B"/>
    <w:rsid w:val="002336D8"/>
    <w:rsid w:val="00233710"/>
    <w:rsid w:val="00233DC4"/>
    <w:rsid w:val="002344A3"/>
    <w:rsid w:val="002344B0"/>
    <w:rsid w:val="00234CE3"/>
    <w:rsid w:val="00234FB9"/>
    <w:rsid w:val="002350CE"/>
    <w:rsid w:val="002355B2"/>
    <w:rsid w:val="0023577A"/>
    <w:rsid w:val="002359E2"/>
    <w:rsid w:val="00235DE6"/>
    <w:rsid w:val="002360B6"/>
    <w:rsid w:val="0023672E"/>
    <w:rsid w:val="00236CBA"/>
    <w:rsid w:val="00236D6E"/>
    <w:rsid w:val="00236FF4"/>
    <w:rsid w:val="00237199"/>
    <w:rsid w:val="002374C5"/>
    <w:rsid w:val="00237545"/>
    <w:rsid w:val="00237582"/>
    <w:rsid w:val="002377F6"/>
    <w:rsid w:val="00237A44"/>
    <w:rsid w:val="00237BBD"/>
    <w:rsid w:val="00237E81"/>
    <w:rsid w:val="00240282"/>
    <w:rsid w:val="002408F4"/>
    <w:rsid w:val="00241015"/>
    <w:rsid w:val="002411FE"/>
    <w:rsid w:val="00241318"/>
    <w:rsid w:val="002415DB"/>
    <w:rsid w:val="00241A37"/>
    <w:rsid w:val="00241C96"/>
    <w:rsid w:val="002421F4"/>
    <w:rsid w:val="00242672"/>
    <w:rsid w:val="00242B54"/>
    <w:rsid w:val="00242D7A"/>
    <w:rsid w:val="00244545"/>
    <w:rsid w:val="00244622"/>
    <w:rsid w:val="002447BD"/>
    <w:rsid w:val="0024507C"/>
    <w:rsid w:val="00245816"/>
    <w:rsid w:val="00246028"/>
    <w:rsid w:val="002460C7"/>
    <w:rsid w:val="002461C4"/>
    <w:rsid w:val="002468D3"/>
    <w:rsid w:val="002469A0"/>
    <w:rsid w:val="00246B8C"/>
    <w:rsid w:val="00246FDD"/>
    <w:rsid w:val="002476DE"/>
    <w:rsid w:val="002477C3"/>
    <w:rsid w:val="00250817"/>
    <w:rsid w:val="0025081D"/>
    <w:rsid w:val="00250870"/>
    <w:rsid w:val="002508BD"/>
    <w:rsid w:val="00250DE8"/>
    <w:rsid w:val="00250E5B"/>
    <w:rsid w:val="00250FA8"/>
    <w:rsid w:val="002512DA"/>
    <w:rsid w:val="002512DB"/>
    <w:rsid w:val="00251352"/>
    <w:rsid w:val="00251FE3"/>
    <w:rsid w:val="00252190"/>
    <w:rsid w:val="002523F1"/>
    <w:rsid w:val="0025251D"/>
    <w:rsid w:val="0025274F"/>
    <w:rsid w:val="00252B52"/>
    <w:rsid w:val="00252CB2"/>
    <w:rsid w:val="00252EF4"/>
    <w:rsid w:val="0025307D"/>
    <w:rsid w:val="002531BA"/>
    <w:rsid w:val="00253563"/>
    <w:rsid w:val="0025448C"/>
    <w:rsid w:val="002544E3"/>
    <w:rsid w:val="0025465F"/>
    <w:rsid w:val="00255042"/>
    <w:rsid w:val="002557DF"/>
    <w:rsid w:val="00255D28"/>
    <w:rsid w:val="00256520"/>
    <w:rsid w:val="0025665B"/>
    <w:rsid w:val="002566B9"/>
    <w:rsid w:val="00256AA0"/>
    <w:rsid w:val="00256D58"/>
    <w:rsid w:val="00256DE1"/>
    <w:rsid w:val="00257468"/>
    <w:rsid w:val="002577AB"/>
    <w:rsid w:val="0026023F"/>
    <w:rsid w:val="00260DA2"/>
    <w:rsid w:val="00261336"/>
    <w:rsid w:val="00261829"/>
    <w:rsid w:val="002619F8"/>
    <w:rsid w:val="00261B0D"/>
    <w:rsid w:val="00261E38"/>
    <w:rsid w:val="0026259A"/>
    <w:rsid w:val="00262B5E"/>
    <w:rsid w:val="00262C67"/>
    <w:rsid w:val="00262C99"/>
    <w:rsid w:val="00262EFB"/>
    <w:rsid w:val="0026334B"/>
    <w:rsid w:val="00263531"/>
    <w:rsid w:val="002636F7"/>
    <w:rsid w:val="00263A24"/>
    <w:rsid w:val="00263B89"/>
    <w:rsid w:val="00263BD7"/>
    <w:rsid w:val="00263C84"/>
    <w:rsid w:val="00263CF2"/>
    <w:rsid w:val="0026424E"/>
    <w:rsid w:val="00264491"/>
    <w:rsid w:val="0026461E"/>
    <w:rsid w:val="002647CA"/>
    <w:rsid w:val="00264AD0"/>
    <w:rsid w:val="00264B40"/>
    <w:rsid w:val="00264E47"/>
    <w:rsid w:val="00264F8E"/>
    <w:rsid w:val="002654AD"/>
    <w:rsid w:val="0026557F"/>
    <w:rsid w:val="00265DEC"/>
    <w:rsid w:val="00265F28"/>
    <w:rsid w:val="002661D1"/>
    <w:rsid w:val="002665EE"/>
    <w:rsid w:val="002665F1"/>
    <w:rsid w:val="00266765"/>
    <w:rsid w:val="002667E5"/>
    <w:rsid w:val="002669C5"/>
    <w:rsid w:val="00266C62"/>
    <w:rsid w:val="0026701C"/>
    <w:rsid w:val="0026712A"/>
    <w:rsid w:val="00267812"/>
    <w:rsid w:val="00267EAB"/>
    <w:rsid w:val="00270384"/>
    <w:rsid w:val="002705AD"/>
    <w:rsid w:val="00270C0E"/>
    <w:rsid w:val="00270D29"/>
    <w:rsid w:val="00270FC3"/>
    <w:rsid w:val="00271494"/>
    <w:rsid w:val="0027159E"/>
    <w:rsid w:val="00271ABB"/>
    <w:rsid w:val="00271DD3"/>
    <w:rsid w:val="00271E6E"/>
    <w:rsid w:val="00271F36"/>
    <w:rsid w:val="0027205B"/>
    <w:rsid w:val="00272247"/>
    <w:rsid w:val="0027242C"/>
    <w:rsid w:val="00272941"/>
    <w:rsid w:val="002729EC"/>
    <w:rsid w:val="00272B98"/>
    <w:rsid w:val="00272F46"/>
    <w:rsid w:val="00273009"/>
    <w:rsid w:val="00273193"/>
    <w:rsid w:val="0027334F"/>
    <w:rsid w:val="00273BFE"/>
    <w:rsid w:val="00273C21"/>
    <w:rsid w:val="00274478"/>
    <w:rsid w:val="0027499D"/>
    <w:rsid w:val="002749B5"/>
    <w:rsid w:val="002749BF"/>
    <w:rsid w:val="00274A4B"/>
    <w:rsid w:val="00274DE2"/>
    <w:rsid w:val="002752A6"/>
    <w:rsid w:val="002753CD"/>
    <w:rsid w:val="00275566"/>
    <w:rsid w:val="0027565C"/>
    <w:rsid w:val="0027574A"/>
    <w:rsid w:val="00275A60"/>
    <w:rsid w:val="00275A79"/>
    <w:rsid w:val="00275CF6"/>
    <w:rsid w:val="00275EEB"/>
    <w:rsid w:val="00276025"/>
    <w:rsid w:val="00276B14"/>
    <w:rsid w:val="0027795F"/>
    <w:rsid w:val="00277C2E"/>
    <w:rsid w:val="002801AA"/>
    <w:rsid w:val="0028020F"/>
    <w:rsid w:val="0028072C"/>
    <w:rsid w:val="0028077E"/>
    <w:rsid w:val="002807F3"/>
    <w:rsid w:val="00280867"/>
    <w:rsid w:val="00280F4C"/>
    <w:rsid w:val="00280F76"/>
    <w:rsid w:val="00281391"/>
    <w:rsid w:val="00281A04"/>
    <w:rsid w:val="00281C71"/>
    <w:rsid w:val="00281EA2"/>
    <w:rsid w:val="00281F9F"/>
    <w:rsid w:val="00282229"/>
    <w:rsid w:val="00282565"/>
    <w:rsid w:val="002825C4"/>
    <w:rsid w:val="002828FE"/>
    <w:rsid w:val="0028294A"/>
    <w:rsid w:val="00282D58"/>
    <w:rsid w:val="00282EAB"/>
    <w:rsid w:val="0028308F"/>
    <w:rsid w:val="002830F2"/>
    <w:rsid w:val="00283348"/>
    <w:rsid w:val="0028345E"/>
    <w:rsid w:val="00283850"/>
    <w:rsid w:val="00283889"/>
    <w:rsid w:val="002839E0"/>
    <w:rsid w:val="00283BB2"/>
    <w:rsid w:val="00283CC9"/>
    <w:rsid w:val="00283EC7"/>
    <w:rsid w:val="002843C1"/>
    <w:rsid w:val="00284521"/>
    <w:rsid w:val="00284B6A"/>
    <w:rsid w:val="0028540B"/>
    <w:rsid w:val="0028540C"/>
    <w:rsid w:val="00285DBD"/>
    <w:rsid w:val="00286036"/>
    <w:rsid w:val="00286C21"/>
    <w:rsid w:val="00286FE3"/>
    <w:rsid w:val="0028706E"/>
    <w:rsid w:val="00287274"/>
    <w:rsid w:val="002872D1"/>
    <w:rsid w:val="0028730A"/>
    <w:rsid w:val="002873D9"/>
    <w:rsid w:val="00287519"/>
    <w:rsid w:val="00287895"/>
    <w:rsid w:val="00287A63"/>
    <w:rsid w:val="002902D4"/>
    <w:rsid w:val="0029050A"/>
    <w:rsid w:val="002906C3"/>
    <w:rsid w:val="002908DF"/>
    <w:rsid w:val="00290B34"/>
    <w:rsid w:val="0029154C"/>
    <w:rsid w:val="00291918"/>
    <w:rsid w:val="002919BB"/>
    <w:rsid w:val="00291AC6"/>
    <w:rsid w:val="00291C31"/>
    <w:rsid w:val="00292232"/>
    <w:rsid w:val="002922F1"/>
    <w:rsid w:val="002928CC"/>
    <w:rsid w:val="0029361B"/>
    <w:rsid w:val="00293668"/>
    <w:rsid w:val="002939B7"/>
    <w:rsid w:val="00293B7E"/>
    <w:rsid w:val="00293D49"/>
    <w:rsid w:val="00293DEA"/>
    <w:rsid w:val="00293DF2"/>
    <w:rsid w:val="0029428E"/>
    <w:rsid w:val="00294647"/>
    <w:rsid w:val="002947DB"/>
    <w:rsid w:val="002947DE"/>
    <w:rsid w:val="00294F8F"/>
    <w:rsid w:val="00295027"/>
    <w:rsid w:val="0029582E"/>
    <w:rsid w:val="002958CA"/>
    <w:rsid w:val="00295970"/>
    <w:rsid w:val="00295A54"/>
    <w:rsid w:val="00295D1B"/>
    <w:rsid w:val="00295D25"/>
    <w:rsid w:val="00296503"/>
    <w:rsid w:val="002968D9"/>
    <w:rsid w:val="00296958"/>
    <w:rsid w:val="0029717C"/>
    <w:rsid w:val="0029730C"/>
    <w:rsid w:val="002979B5"/>
    <w:rsid w:val="00297A93"/>
    <w:rsid w:val="00297BC8"/>
    <w:rsid w:val="002A026A"/>
    <w:rsid w:val="002A0641"/>
    <w:rsid w:val="002A0761"/>
    <w:rsid w:val="002A07E6"/>
    <w:rsid w:val="002A0CC1"/>
    <w:rsid w:val="002A1055"/>
    <w:rsid w:val="002A17AF"/>
    <w:rsid w:val="002A18FF"/>
    <w:rsid w:val="002A1F3A"/>
    <w:rsid w:val="002A2190"/>
    <w:rsid w:val="002A235C"/>
    <w:rsid w:val="002A23D7"/>
    <w:rsid w:val="002A2452"/>
    <w:rsid w:val="002A2735"/>
    <w:rsid w:val="002A28DF"/>
    <w:rsid w:val="002A2B20"/>
    <w:rsid w:val="002A2CB2"/>
    <w:rsid w:val="002A3478"/>
    <w:rsid w:val="002A3794"/>
    <w:rsid w:val="002A3A75"/>
    <w:rsid w:val="002A3C74"/>
    <w:rsid w:val="002A43B9"/>
    <w:rsid w:val="002A4431"/>
    <w:rsid w:val="002A44B4"/>
    <w:rsid w:val="002A4626"/>
    <w:rsid w:val="002A468D"/>
    <w:rsid w:val="002A46C9"/>
    <w:rsid w:val="002A4D1A"/>
    <w:rsid w:val="002A5372"/>
    <w:rsid w:val="002A572A"/>
    <w:rsid w:val="002A58D6"/>
    <w:rsid w:val="002A5DA7"/>
    <w:rsid w:val="002A65AA"/>
    <w:rsid w:val="002A68FE"/>
    <w:rsid w:val="002A7610"/>
    <w:rsid w:val="002A7B26"/>
    <w:rsid w:val="002A7FED"/>
    <w:rsid w:val="002B0020"/>
    <w:rsid w:val="002B0B41"/>
    <w:rsid w:val="002B0BE7"/>
    <w:rsid w:val="002B0ED6"/>
    <w:rsid w:val="002B0F32"/>
    <w:rsid w:val="002B1D1F"/>
    <w:rsid w:val="002B1F01"/>
    <w:rsid w:val="002B2119"/>
    <w:rsid w:val="002B241E"/>
    <w:rsid w:val="002B2839"/>
    <w:rsid w:val="002B29E7"/>
    <w:rsid w:val="002B2A3A"/>
    <w:rsid w:val="002B2E95"/>
    <w:rsid w:val="002B36DF"/>
    <w:rsid w:val="002B39DA"/>
    <w:rsid w:val="002B3B7D"/>
    <w:rsid w:val="002B443C"/>
    <w:rsid w:val="002B4479"/>
    <w:rsid w:val="002B48BD"/>
    <w:rsid w:val="002B4CE4"/>
    <w:rsid w:val="002B4D77"/>
    <w:rsid w:val="002B5712"/>
    <w:rsid w:val="002B5931"/>
    <w:rsid w:val="002B66A8"/>
    <w:rsid w:val="002B67D9"/>
    <w:rsid w:val="002B726C"/>
    <w:rsid w:val="002B73DC"/>
    <w:rsid w:val="002B762F"/>
    <w:rsid w:val="002B7B76"/>
    <w:rsid w:val="002B7D01"/>
    <w:rsid w:val="002C1020"/>
    <w:rsid w:val="002C10BE"/>
    <w:rsid w:val="002C2793"/>
    <w:rsid w:val="002C28F0"/>
    <w:rsid w:val="002C2BB6"/>
    <w:rsid w:val="002C35EF"/>
    <w:rsid w:val="002C3A25"/>
    <w:rsid w:val="002C3CD0"/>
    <w:rsid w:val="002C4534"/>
    <w:rsid w:val="002C4589"/>
    <w:rsid w:val="002C4D2B"/>
    <w:rsid w:val="002C5B51"/>
    <w:rsid w:val="002C5D88"/>
    <w:rsid w:val="002C68F8"/>
    <w:rsid w:val="002C6F24"/>
    <w:rsid w:val="002C6F6E"/>
    <w:rsid w:val="002C72E9"/>
    <w:rsid w:val="002C7347"/>
    <w:rsid w:val="002C745B"/>
    <w:rsid w:val="002C775F"/>
    <w:rsid w:val="002C7819"/>
    <w:rsid w:val="002C79BD"/>
    <w:rsid w:val="002C7AF6"/>
    <w:rsid w:val="002C7C9D"/>
    <w:rsid w:val="002D03FF"/>
    <w:rsid w:val="002D07E0"/>
    <w:rsid w:val="002D0844"/>
    <w:rsid w:val="002D0B37"/>
    <w:rsid w:val="002D0B9A"/>
    <w:rsid w:val="002D10BC"/>
    <w:rsid w:val="002D12E7"/>
    <w:rsid w:val="002D2531"/>
    <w:rsid w:val="002D269A"/>
    <w:rsid w:val="002D29DA"/>
    <w:rsid w:val="002D2D9D"/>
    <w:rsid w:val="002D2F44"/>
    <w:rsid w:val="002D36E4"/>
    <w:rsid w:val="002D3A24"/>
    <w:rsid w:val="002D4660"/>
    <w:rsid w:val="002D48AB"/>
    <w:rsid w:val="002D494E"/>
    <w:rsid w:val="002D6EA4"/>
    <w:rsid w:val="002D71CA"/>
    <w:rsid w:val="002D73DB"/>
    <w:rsid w:val="002D776E"/>
    <w:rsid w:val="002D7C65"/>
    <w:rsid w:val="002E0279"/>
    <w:rsid w:val="002E0361"/>
    <w:rsid w:val="002E0948"/>
    <w:rsid w:val="002E0EB0"/>
    <w:rsid w:val="002E0F26"/>
    <w:rsid w:val="002E1061"/>
    <w:rsid w:val="002E1511"/>
    <w:rsid w:val="002E16E8"/>
    <w:rsid w:val="002E268B"/>
    <w:rsid w:val="002E2827"/>
    <w:rsid w:val="002E2D82"/>
    <w:rsid w:val="002E317B"/>
    <w:rsid w:val="002E3233"/>
    <w:rsid w:val="002E3245"/>
    <w:rsid w:val="002E3503"/>
    <w:rsid w:val="002E3F1A"/>
    <w:rsid w:val="002E42A1"/>
    <w:rsid w:val="002E482C"/>
    <w:rsid w:val="002E4A42"/>
    <w:rsid w:val="002E4BFF"/>
    <w:rsid w:val="002E59BD"/>
    <w:rsid w:val="002E6183"/>
    <w:rsid w:val="002E641C"/>
    <w:rsid w:val="002E6636"/>
    <w:rsid w:val="002E6D7E"/>
    <w:rsid w:val="002E7750"/>
    <w:rsid w:val="002E7C46"/>
    <w:rsid w:val="002F0337"/>
    <w:rsid w:val="002F075C"/>
    <w:rsid w:val="002F08BD"/>
    <w:rsid w:val="002F0A86"/>
    <w:rsid w:val="002F0D30"/>
    <w:rsid w:val="002F0EB6"/>
    <w:rsid w:val="002F0F58"/>
    <w:rsid w:val="002F1EF7"/>
    <w:rsid w:val="002F2289"/>
    <w:rsid w:val="002F27F6"/>
    <w:rsid w:val="002F2A2F"/>
    <w:rsid w:val="002F2AA1"/>
    <w:rsid w:val="002F374C"/>
    <w:rsid w:val="002F3E2C"/>
    <w:rsid w:val="002F45DE"/>
    <w:rsid w:val="002F4D9B"/>
    <w:rsid w:val="002F51C1"/>
    <w:rsid w:val="002F53B3"/>
    <w:rsid w:val="002F53BA"/>
    <w:rsid w:val="002F556B"/>
    <w:rsid w:val="002F59B2"/>
    <w:rsid w:val="002F5ABE"/>
    <w:rsid w:val="002F5B40"/>
    <w:rsid w:val="002F62B3"/>
    <w:rsid w:val="002F67D4"/>
    <w:rsid w:val="002F6900"/>
    <w:rsid w:val="002F6B85"/>
    <w:rsid w:val="002F6CA1"/>
    <w:rsid w:val="002F6DAB"/>
    <w:rsid w:val="002F7767"/>
    <w:rsid w:val="002F7CF9"/>
    <w:rsid w:val="002F7DE0"/>
    <w:rsid w:val="002F7EC9"/>
    <w:rsid w:val="0030005B"/>
    <w:rsid w:val="00300544"/>
    <w:rsid w:val="00300E0D"/>
    <w:rsid w:val="00300F81"/>
    <w:rsid w:val="00301184"/>
    <w:rsid w:val="003011AD"/>
    <w:rsid w:val="00301379"/>
    <w:rsid w:val="00301545"/>
    <w:rsid w:val="0030165A"/>
    <w:rsid w:val="00301C09"/>
    <w:rsid w:val="00301D01"/>
    <w:rsid w:val="00301D39"/>
    <w:rsid w:val="003026A4"/>
    <w:rsid w:val="003029FB"/>
    <w:rsid w:val="00302B1F"/>
    <w:rsid w:val="00302B2E"/>
    <w:rsid w:val="00302C58"/>
    <w:rsid w:val="00302C61"/>
    <w:rsid w:val="00303503"/>
    <w:rsid w:val="003036E7"/>
    <w:rsid w:val="00303DEE"/>
    <w:rsid w:val="003047DF"/>
    <w:rsid w:val="0030483D"/>
    <w:rsid w:val="00304894"/>
    <w:rsid w:val="00304B6A"/>
    <w:rsid w:val="00304FB7"/>
    <w:rsid w:val="003053B9"/>
    <w:rsid w:val="00305561"/>
    <w:rsid w:val="00305AD7"/>
    <w:rsid w:val="00305BC1"/>
    <w:rsid w:val="00306811"/>
    <w:rsid w:val="00306B98"/>
    <w:rsid w:val="00306C73"/>
    <w:rsid w:val="0030715A"/>
    <w:rsid w:val="003075C6"/>
    <w:rsid w:val="003079EE"/>
    <w:rsid w:val="00307C0D"/>
    <w:rsid w:val="00307FE2"/>
    <w:rsid w:val="003107B4"/>
    <w:rsid w:val="00310AD7"/>
    <w:rsid w:val="00310D70"/>
    <w:rsid w:val="00310D83"/>
    <w:rsid w:val="003112CB"/>
    <w:rsid w:val="0031194B"/>
    <w:rsid w:val="00311D9E"/>
    <w:rsid w:val="00311EF6"/>
    <w:rsid w:val="00312590"/>
    <w:rsid w:val="003125F2"/>
    <w:rsid w:val="00312606"/>
    <w:rsid w:val="00312A20"/>
    <w:rsid w:val="00312EE5"/>
    <w:rsid w:val="00313698"/>
    <w:rsid w:val="0031392E"/>
    <w:rsid w:val="00314434"/>
    <w:rsid w:val="003145BD"/>
    <w:rsid w:val="003147D6"/>
    <w:rsid w:val="0031480D"/>
    <w:rsid w:val="00314A32"/>
    <w:rsid w:val="00315027"/>
    <w:rsid w:val="003150B3"/>
    <w:rsid w:val="00315A1E"/>
    <w:rsid w:val="00315B18"/>
    <w:rsid w:val="00315BE3"/>
    <w:rsid w:val="00315E53"/>
    <w:rsid w:val="00315F98"/>
    <w:rsid w:val="00316266"/>
    <w:rsid w:val="00316AED"/>
    <w:rsid w:val="00316B55"/>
    <w:rsid w:val="00316BE6"/>
    <w:rsid w:val="003170FC"/>
    <w:rsid w:val="00317134"/>
    <w:rsid w:val="0031732F"/>
    <w:rsid w:val="0031768E"/>
    <w:rsid w:val="00317B52"/>
    <w:rsid w:val="00317D5D"/>
    <w:rsid w:val="00320C98"/>
    <w:rsid w:val="003213CA"/>
    <w:rsid w:val="003213D7"/>
    <w:rsid w:val="00321663"/>
    <w:rsid w:val="00321834"/>
    <w:rsid w:val="003221C7"/>
    <w:rsid w:val="00322250"/>
    <w:rsid w:val="00322D80"/>
    <w:rsid w:val="003232EC"/>
    <w:rsid w:val="0032366C"/>
    <w:rsid w:val="00323B53"/>
    <w:rsid w:val="00323F1E"/>
    <w:rsid w:val="0032452B"/>
    <w:rsid w:val="00324C55"/>
    <w:rsid w:val="00324F08"/>
    <w:rsid w:val="00324F44"/>
    <w:rsid w:val="00324FA0"/>
    <w:rsid w:val="00325649"/>
    <w:rsid w:val="003257CD"/>
    <w:rsid w:val="00325995"/>
    <w:rsid w:val="00325F6D"/>
    <w:rsid w:val="00326028"/>
    <w:rsid w:val="003260CD"/>
    <w:rsid w:val="003260E1"/>
    <w:rsid w:val="00326488"/>
    <w:rsid w:val="003269C2"/>
    <w:rsid w:val="00326E06"/>
    <w:rsid w:val="00326E76"/>
    <w:rsid w:val="0032700F"/>
    <w:rsid w:val="003273EF"/>
    <w:rsid w:val="00327B20"/>
    <w:rsid w:val="00327BAB"/>
    <w:rsid w:val="00327D9A"/>
    <w:rsid w:val="00330AE5"/>
    <w:rsid w:val="00331370"/>
    <w:rsid w:val="003319D5"/>
    <w:rsid w:val="00331AA0"/>
    <w:rsid w:val="00331E26"/>
    <w:rsid w:val="00331FFC"/>
    <w:rsid w:val="003324FF"/>
    <w:rsid w:val="00332B0F"/>
    <w:rsid w:val="00333321"/>
    <w:rsid w:val="00333424"/>
    <w:rsid w:val="00333835"/>
    <w:rsid w:val="00333B85"/>
    <w:rsid w:val="00333BEF"/>
    <w:rsid w:val="0033417C"/>
    <w:rsid w:val="0033421C"/>
    <w:rsid w:val="0033433A"/>
    <w:rsid w:val="003344D2"/>
    <w:rsid w:val="00334CA7"/>
    <w:rsid w:val="003356C1"/>
    <w:rsid w:val="003357B9"/>
    <w:rsid w:val="003357D7"/>
    <w:rsid w:val="00335A70"/>
    <w:rsid w:val="00335C5F"/>
    <w:rsid w:val="0033644E"/>
    <w:rsid w:val="00336455"/>
    <w:rsid w:val="00336543"/>
    <w:rsid w:val="00336BA6"/>
    <w:rsid w:val="00336C87"/>
    <w:rsid w:val="00336D75"/>
    <w:rsid w:val="00336EC5"/>
    <w:rsid w:val="003375EE"/>
    <w:rsid w:val="00337792"/>
    <w:rsid w:val="00337981"/>
    <w:rsid w:val="00337A3D"/>
    <w:rsid w:val="00337E4F"/>
    <w:rsid w:val="00340409"/>
    <w:rsid w:val="003406A6"/>
    <w:rsid w:val="00340713"/>
    <w:rsid w:val="0034091F"/>
    <w:rsid w:val="00341123"/>
    <w:rsid w:val="00341550"/>
    <w:rsid w:val="003415C4"/>
    <w:rsid w:val="00341D42"/>
    <w:rsid w:val="00341ECC"/>
    <w:rsid w:val="00342570"/>
    <w:rsid w:val="00342CB0"/>
    <w:rsid w:val="00343137"/>
    <w:rsid w:val="003431A2"/>
    <w:rsid w:val="00343241"/>
    <w:rsid w:val="003432CA"/>
    <w:rsid w:val="003435F4"/>
    <w:rsid w:val="0034370A"/>
    <w:rsid w:val="00343A7C"/>
    <w:rsid w:val="00343D08"/>
    <w:rsid w:val="003449BC"/>
    <w:rsid w:val="00344FAD"/>
    <w:rsid w:val="00345207"/>
    <w:rsid w:val="003453D3"/>
    <w:rsid w:val="0034618D"/>
    <w:rsid w:val="0034621F"/>
    <w:rsid w:val="00346ABA"/>
    <w:rsid w:val="00346C58"/>
    <w:rsid w:val="00346D23"/>
    <w:rsid w:val="00347B28"/>
    <w:rsid w:val="00347F6E"/>
    <w:rsid w:val="0035029A"/>
    <w:rsid w:val="0035038C"/>
    <w:rsid w:val="003504E9"/>
    <w:rsid w:val="003509CD"/>
    <w:rsid w:val="003509CE"/>
    <w:rsid w:val="003515AB"/>
    <w:rsid w:val="00351730"/>
    <w:rsid w:val="003518A8"/>
    <w:rsid w:val="00351DD3"/>
    <w:rsid w:val="00351FD3"/>
    <w:rsid w:val="00352687"/>
    <w:rsid w:val="003526AC"/>
    <w:rsid w:val="00352FF5"/>
    <w:rsid w:val="00353038"/>
    <w:rsid w:val="00353148"/>
    <w:rsid w:val="003532B1"/>
    <w:rsid w:val="003535BB"/>
    <w:rsid w:val="003539E2"/>
    <w:rsid w:val="00353B0D"/>
    <w:rsid w:val="003543AA"/>
    <w:rsid w:val="003547A2"/>
    <w:rsid w:val="0035497E"/>
    <w:rsid w:val="00354D42"/>
    <w:rsid w:val="00354E74"/>
    <w:rsid w:val="00354F5F"/>
    <w:rsid w:val="00355102"/>
    <w:rsid w:val="00355113"/>
    <w:rsid w:val="00355716"/>
    <w:rsid w:val="00355CF1"/>
    <w:rsid w:val="0035605E"/>
    <w:rsid w:val="003561A4"/>
    <w:rsid w:val="0035645A"/>
    <w:rsid w:val="003565DE"/>
    <w:rsid w:val="00356742"/>
    <w:rsid w:val="00356AF4"/>
    <w:rsid w:val="00357194"/>
    <w:rsid w:val="00357909"/>
    <w:rsid w:val="00357B0A"/>
    <w:rsid w:val="00357E10"/>
    <w:rsid w:val="00357FFC"/>
    <w:rsid w:val="00360054"/>
    <w:rsid w:val="003600EE"/>
    <w:rsid w:val="00360517"/>
    <w:rsid w:val="0036069D"/>
    <w:rsid w:val="003613E2"/>
    <w:rsid w:val="00362012"/>
    <w:rsid w:val="003625C8"/>
    <w:rsid w:val="00362EFD"/>
    <w:rsid w:val="003631F1"/>
    <w:rsid w:val="0036376D"/>
    <w:rsid w:val="00363CB5"/>
    <w:rsid w:val="00363DB3"/>
    <w:rsid w:val="00364005"/>
    <w:rsid w:val="0036459E"/>
    <w:rsid w:val="00364832"/>
    <w:rsid w:val="00364CF6"/>
    <w:rsid w:val="00364DDB"/>
    <w:rsid w:val="00364ED7"/>
    <w:rsid w:val="003652CF"/>
    <w:rsid w:val="003654AC"/>
    <w:rsid w:val="00365680"/>
    <w:rsid w:val="0036588C"/>
    <w:rsid w:val="003658E4"/>
    <w:rsid w:val="003660E4"/>
    <w:rsid w:val="003664EC"/>
    <w:rsid w:val="003667AE"/>
    <w:rsid w:val="00366BFC"/>
    <w:rsid w:val="00366D13"/>
    <w:rsid w:val="0036764F"/>
    <w:rsid w:val="00367703"/>
    <w:rsid w:val="00367992"/>
    <w:rsid w:val="003679DF"/>
    <w:rsid w:val="003707C0"/>
    <w:rsid w:val="00370C8C"/>
    <w:rsid w:val="00370D8F"/>
    <w:rsid w:val="0037131C"/>
    <w:rsid w:val="00371380"/>
    <w:rsid w:val="00371421"/>
    <w:rsid w:val="00371772"/>
    <w:rsid w:val="00371791"/>
    <w:rsid w:val="00371BF7"/>
    <w:rsid w:val="00371EBB"/>
    <w:rsid w:val="003721E3"/>
    <w:rsid w:val="00372661"/>
    <w:rsid w:val="00372AB6"/>
    <w:rsid w:val="0037309E"/>
    <w:rsid w:val="00373553"/>
    <w:rsid w:val="00373816"/>
    <w:rsid w:val="00373F75"/>
    <w:rsid w:val="00374640"/>
    <w:rsid w:val="00374987"/>
    <w:rsid w:val="00374A39"/>
    <w:rsid w:val="00374ECE"/>
    <w:rsid w:val="00374EDD"/>
    <w:rsid w:val="00374FB1"/>
    <w:rsid w:val="00375358"/>
    <w:rsid w:val="003753AF"/>
    <w:rsid w:val="00375833"/>
    <w:rsid w:val="00375E94"/>
    <w:rsid w:val="003767DC"/>
    <w:rsid w:val="00376F34"/>
    <w:rsid w:val="00380085"/>
    <w:rsid w:val="0038021C"/>
    <w:rsid w:val="0038030E"/>
    <w:rsid w:val="00380A35"/>
    <w:rsid w:val="00380FFB"/>
    <w:rsid w:val="003813C8"/>
    <w:rsid w:val="003817BA"/>
    <w:rsid w:val="003819D2"/>
    <w:rsid w:val="00381D22"/>
    <w:rsid w:val="00381E9E"/>
    <w:rsid w:val="003822B5"/>
    <w:rsid w:val="00382677"/>
    <w:rsid w:val="00382700"/>
    <w:rsid w:val="00382E6E"/>
    <w:rsid w:val="00382EB8"/>
    <w:rsid w:val="00383337"/>
    <w:rsid w:val="00383B87"/>
    <w:rsid w:val="00383CBF"/>
    <w:rsid w:val="00383DB8"/>
    <w:rsid w:val="003842C4"/>
    <w:rsid w:val="003844D6"/>
    <w:rsid w:val="00384747"/>
    <w:rsid w:val="003848A8"/>
    <w:rsid w:val="003848E5"/>
    <w:rsid w:val="00384E43"/>
    <w:rsid w:val="00384F30"/>
    <w:rsid w:val="00384F6A"/>
    <w:rsid w:val="00384FC5"/>
    <w:rsid w:val="003855FC"/>
    <w:rsid w:val="00385780"/>
    <w:rsid w:val="00385F47"/>
    <w:rsid w:val="00386126"/>
    <w:rsid w:val="0038634E"/>
    <w:rsid w:val="00386ECE"/>
    <w:rsid w:val="003871E7"/>
    <w:rsid w:val="00387410"/>
    <w:rsid w:val="003874AC"/>
    <w:rsid w:val="00387726"/>
    <w:rsid w:val="003878D2"/>
    <w:rsid w:val="00387BA2"/>
    <w:rsid w:val="00390467"/>
    <w:rsid w:val="00390748"/>
    <w:rsid w:val="00390DE5"/>
    <w:rsid w:val="00390ECE"/>
    <w:rsid w:val="003916F8"/>
    <w:rsid w:val="00391D19"/>
    <w:rsid w:val="003924FC"/>
    <w:rsid w:val="003926B1"/>
    <w:rsid w:val="0039275B"/>
    <w:rsid w:val="00392811"/>
    <w:rsid w:val="0039283B"/>
    <w:rsid w:val="003929B9"/>
    <w:rsid w:val="00392A89"/>
    <w:rsid w:val="00392AE3"/>
    <w:rsid w:val="00392BDE"/>
    <w:rsid w:val="00393318"/>
    <w:rsid w:val="0039348E"/>
    <w:rsid w:val="0039390A"/>
    <w:rsid w:val="00393DBA"/>
    <w:rsid w:val="00393E8F"/>
    <w:rsid w:val="00394188"/>
    <w:rsid w:val="00394455"/>
    <w:rsid w:val="003944A6"/>
    <w:rsid w:val="003948B4"/>
    <w:rsid w:val="00394BB8"/>
    <w:rsid w:val="00394EFE"/>
    <w:rsid w:val="00395171"/>
    <w:rsid w:val="00395361"/>
    <w:rsid w:val="00395CAD"/>
    <w:rsid w:val="00395D6C"/>
    <w:rsid w:val="00395FC7"/>
    <w:rsid w:val="00396166"/>
    <w:rsid w:val="003961D7"/>
    <w:rsid w:val="00396238"/>
    <w:rsid w:val="0039625D"/>
    <w:rsid w:val="00396430"/>
    <w:rsid w:val="00396531"/>
    <w:rsid w:val="00396E4C"/>
    <w:rsid w:val="00397CBB"/>
    <w:rsid w:val="00397DD7"/>
    <w:rsid w:val="003A0248"/>
    <w:rsid w:val="003A0411"/>
    <w:rsid w:val="003A0648"/>
    <w:rsid w:val="003A0E83"/>
    <w:rsid w:val="003A0E84"/>
    <w:rsid w:val="003A17AB"/>
    <w:rsid w:val="003A1925"/>
    <w:rsid w:val="003A1940"/>
    <w:rsid w:val="003A19B8"/>
    <w:rsid w:val="003A1BB6"/>
    <w:rsid w:val="003A1E65"/>
    <w:rsid w:val="003A2193"/>
    <w:rsid w:val="003A253B"/>
    <w:rsid w:val="003A2684"/>
    <w:rsid w:val="003A2736"/>
    <w:rsid w:val="003A3DAC"/>
    <w:rsid w:val="003A3F9F"/>
    <w:rsid w:val="003A440A"/>
    <w:rsid w:val="003A492F"/>
    <w:rsid w:val="003A4977"/>
    <w:rsid w:val="003A4EDE"/>
    <w:rsid w:val="003A5593"/>
    <w:rsid w:val="003A58EF"/>
    <w:rsid w:val="003A5DCF"/>
    <w:rsid w:val="003A5E14"/>
    <w:rsid w:val="003A5F31"/>
    <w:rsid w:val="003A6018"/>
    <w:rsid w:val="003A617A"/>
    <w:rsid w:val="003A63AE"/>
    <w:rsid w:val="003A64E9"/>
    <w:rsid w:val="003A699A"/>
    <w:rsid w:val="003A6D5B"/>
    <w:rsid w:val="003A716C"/>
    <w:rsid w:val="003A753A"/>
    <w:rsid w:val="003B028E"/>
    <w:rsid w:val="003B0817"/>
    <w:rsid w:val="003B0F27"/>
    <w:rsid w:val="003B1246"/>
    <w:rsid w:val="003B136F"/>
    <w:rsid w:val="003B1640"/>
    <w:rsid w:val="003B16B9"/>
    <w:rsid w:val="003B1729"/>
    <w:rsid w:val="003B193C"/>
    <w:rsid w:val="003B1A51"/>
    <w:rsid w:val="003B1DBE"/>
    <w:rsid w:val="003B1DC6"/>
    <w:rsid w:val="003B1F5A"/>
    <w:rsid w:val="003B2313"/>
    <w:rsid w:val="003B2483"/>
    <w:rsid w:val="003B2BCD"/>
    <w:rsid w:val="003B30FE"/>
    <w:rsid w:val="003B3271"/>
    <w:rsid w:val="003B329D"/>
    <w:rsid w:val="003B3968"/>
    <w:rsid w:val="003B4794"/>
    <w:rsid w:val="003B479A"/>
    <w:rsid w:val="003B4BFB"/>
    <w:rsid w:val="003B4E16"/>
    <w:rsid w:val="003B4EF6"/>
    <w:rsid w:val="003B51CB"/>
    <w:rsid w:val="003B569A"/>
    <w:rsid w:val="003B5734"/>
    <w:rsid w:val="003B5FAA"/>
    <w:rsid w:val="003B6713"/>
    <w:rsid w:val="003B6DD1"/>
    <w:rsid w:val="003B6DDB"/>
    <w:rsid w:val="003B6FEF"/>
    <w:rsid w:val="003B70EE"/>
    <w:rsid w:val="003B71B7"/>
    <w:rsid w:val="003B722B"/>
    <w:rsid w:val="003B7EC2"/>
    <w:rsid w:val="003C0063"/>
    <w:rsid w:val="003C01C9"/>
    <w:rsid w:val="003C039D"/>
    <w:rsid w:val="003C0464"/>
    <w:rsid w:val="003C19C7"/>
    <w:rsid w:val="003C1ABD"/>
    <w:rsid w:val="003C1AE7"/>
    <w:rsid w:val="003C1CD7"/>
    <w:rsid w:val="003C2294"/>
    <w:rsid w:val="003C2600"/>
    <w:rsid w:val="003C294C"/>
    <w:rsid w:val="003C3043"/>
    <w:rsid w:val="003C3311"/>
    <w:rsid w:val="003C341B"/>
    <w:rsid w:val="003C385E"/>
    <w:rsid w:val="003C3941"/>
    <w:rsid w:val="003C413D"/>
    <w:rsid w:val="003C44CE"/>
    <w:rsid w:val="003C4517"/>
    <w:rsid w:val="003C4A6C"/>
    <w:rsid w:val="003C4E0B"/>
    <w:rsid w:val="003C5037"/>
    <w:rsid w:val="003C548D"/>
    <w:rsid w:val="003C5D63"/>
    <w:rsid w:val="003C5D67"/>
    <w:rsid w:val="003C62CC"/>
    <w:rsid w:val="003C62D7"/>
    <w:rsid w:val="003C67CD"/>
    <w:rsid w:val="003C6A1A"/>
    <w:rsid w:val="003C73C9"/>
    <w:rsid w:val="003C75F2"/>
    <w:rsid w:val="003C7762"/>
    <w:rsid w:val="003C7F09"/>
    <w:rsid w:val="003D024B"/>
    <w:rsid w:val="003D02F6"/>
    <w:rsid w:val="003D0D38"/>
    <w:rsid w:val="003D0FB4"/>
    <w:rsid w:val="003D1234"/>
    <w:rsid w:val="003D26B9"/>
    <w:rsid w:val="003D2A22"/>
    <w:rsid w:val="003D2D07"/>
    <w:rsid w:val="003D2FB7"/>
    <w:rsid w:val="003D31AA"/>
    <w:rsid w:val="003D3236"/>
    <w:rsid w:val="003D370D"/>
    <w:rsid w:val="003D3769"/>
    <w:rsid w:val="003D3937"/>
    <w:rsid w:val="003D3B21"/>
    <w:rsid w:val="003D3D0C"/>
    <w:rsid w:val="003D3FA8"/>
    <w:rsid w:val="003D40E3"/>
    <w:rsid w:val="003D4572"/>
    <w:rsid w:val="003D47F7"/>
    <w:rsid w:val="003D4E3C"/>
    <w:rsid w:val="003D4FE0"/>
    <w:rsid w:val="003D5406"/>
    <w:rsid w:val="003D5732"/>
    <w:rsid w:val="003D5B9A"/>
    <w:rsid w:val="003D5DD5"/>
    <w:rsid w:val="003D5E47"/>
    <w:rsid w:val="003D5EBA"/>
    <w:rsid w:val="003D5F8F"/>
    <w:rsid w:val="003D64EA"/>
    <w:rsid w:val="003D66FA"/>
    <w:rsid w:val="003D7186"/>
    <w:rsid w:val="003D7283"/>
    <w:rsid w:val="003D7337"/>
    <w:rsid w:val="003D75B6"/>
    <w:rsid w:val="003D75C4"/>
    <w:rsid w:val="003D77B7"/>
    <w:rsid w:val="003E0223"/>
    <w:rsid w:val="003E024F"/>
    <w:rsid w:val="003E099A"/>
    <w:rsid w:val="003E09BD"/>
    <w:rsid w:val="003E1043"/>
    <w:rsid w:val="003E174E"/>
    <w:rsid w:val="003E1811"/>
    <w:rsid w:val="003E1E06"/>
    <w:rsid w:val="003E22A9"/>
    <w:rsid w:val="003E30AD"/>
    <w:rsid w:val="003E31AD"/>
    <w:rsid w:val="003E3269"/>
    <w:rsid w:val="003E3590"/>
    <w:rsid w:val="003E3B67"/>
    <w:rsid w:val="003E3D93"/>
    <w:rsid w:val="003E418B"/>
    <w:rsid w:val="003E4546"/>
    <w:rsid w:val="003E4823"/>
    <w:rsid w:val="003E48B6"/>
    <w:rsid w:val="003E4D39"/>
    <w:rsid w:val="003E4DBD"/>
    <w:rsid w:val="003E5564"/>
    <w:rsid w:val="003E5868"/>
    <w:rsid w:val="003E6442"/>
    <w:rsid w:val="003E658D"/>
    <w:rsid w:val="003E681C"/>
    <w:rsid w:val="003E7142"/>
    <w:rsid w:val="003E7C02"/>
    <w:rsid w:val="003F025E"/>
    <w:rsid w:val="003F02E2"/>
    <w:rsid w:val="003F044B"/>
    <w:rsid w:val="003F04BA"/>
    <w:rsid w:val="003F0850"/>
    <w:rsid w:val="003F0FA6"/>
    <w:rsid w:val="003F1480"/>
    <w:rsid w:val="003F16BD"/>
    <w:rsid w:val="003F18FF"/>
    <w:rsid w:val="003F1C8D"/>
    <w:rsid w:val="003F1D72"/>
    <w:rsid w:val="003F26B7"/>
    <w:rsid w:val="003F271B"/>
    <w:rsid w:val="003F2739"/>
    <w:rsid w:val="003F2E04"/>
    <w:rsid w:val="003F2E57"/>
    <w:rsid w:val="003F310C"/>
    <w:rsid w:val="003F31D3"/>
    <w:rsid w:val="003F32D5"/>
    <w:rsid w:val="003F3383"/>
    <w:rsid w:val="003F364C"/>
    <w:rsid w:val="003F376C"/>
    <w:rsid w:val="003F3FDC"/>
    <w:rsid w:val="003F418B"/>
    <w:rsid w:val="003F41E2"/>
    <w:rsid w:val="003F457F"/>
    <w:rsid w:val="003F49DD"/>
    <w:rsid w:val="003F4A8C"/>
    <w:rsid w:val="003F4F0F"/>
    <w:rsid w:val="003F5620"/>
    <w:rsid w:val="003F56C0"/>
    <w:rsid w:val="003F5A59"/>
    <w:rsid w:val="003F5A76"/>
    <w:rsid w:val="003F5F94"/>
    <w:rsid w:val="003F6618"/>
    <w:rsid w:val="003F6625"/>
    <w:rsid w:val="003F6ACB"/>
    <w:rsid w:val="003F6EED"/>
    <w:rsid w:val="003F7088"/>
    <w:rsid w:val="003F75D3"/>
    <w:rsid w:val="003F782F"/>
    <w:rsid w:val="003F7BCC"/>
    <w:rsid w:val="00400755"/>
    <w:rsid w:val="004009D2"/>
    <w:rsid w:val="00400AD9"/>
    <w:rsid w:val="00401227"/>
    <w:rsid w:val="00401787"/>
    <w:rsid w:val="004019DD"/>
    <w:rsid w:val="00401B3A"/>
    <w:rsid w:val="00401D3E"/>
    <w:rsid w:val="00401D6F"/>
    <w:rsid w:val="00401E8D"/>
    <w:rsid w:val="00401F45"/>
    <w:rsid w:val="00402539"/>
    <w:rsid w:val="0040269B"/>
    <w:rsid w:val="004026EF"/>
    <w:rsid w:val="004028A5"/>
    <w:rsid w:val="00402A76"/>
    <w:rsid w:val="00402B68"/>
    <w:rsid w:val="0040325D"/>
    <w:rsid w:val="004039BD"/>
    <w:rsid w:val="00403C2E"/>
    <w:rsid w:val="00403D7D"/>
    <w:rsid w:val="00403F84"/>
    <w:rsid w:val="00403FB7"/>
    <w:rsid w:val="0040413E"/>
    <w:rsid w:val="004046AF"/>
    <w:rsid w:val="00404F66"/>
    <w:rsid w:val="00405187"/>
    <w:rsid w:val="00405D98"/>
    <w:rsid w:val="004060C2"/>
    <w:rsid w:val="0040656D"/>
    <w:rsid w:val="00406703"/>
    <w:rsid w:val="00406854"/>
    <w:rsid w:val="004068BA"/>
    <w:rsid w:val="00406CC6"/>
    <w:rsid w:val="00406E3A"/>
    <w:rsid w:val="00406F56"/>
    <w:rsid w:val="004070B4"/>
    <w:rsid w:val="0040748D"/>
    <w:rsid w:val="004079A6"/>
    <w:rsid w:val="004079FC"/>
    <w:rsid w:val="00407AFE"/>
    <w:rsid w:val="00407BE1"/>
    <w:rsid w:val="00410A07"/>
    <w:rsid w:val="00410AFD"/>
    <w:rsid w:val="00410DA3"/>
    <w:rsid w:val="00411146"/>
    <w:rsid w:val="004112F4"/>
    <w:rsid w:val="00411E4B"/>
    <w:rsid w:val="00411EC7"/>
    <w:rsid w:val="00411F15"/>
    <w:rsid w:val="00411F52"/>
    <w:rsid w:val="0041224C"/>
    <w:rsid w:val="0041290A"/>
    <w:rsid w:val="00412DD6"/>
    <w:rsid w:val="004130AC"/>
    <w:rsid w:val="00413181"/>
    <w:rsid w:val="00413320"/>
    <w:rsid w:val="004136A4"/>
    <w:rsid w:val="00413E31"/>
    <w:rsid w:val="00414008"/>
    <w:rsid w:val="0041406C"/>
    <w:rsid w:val="004140B2"/>
    <w:rsid w:val="00414228"/>
    <w:rsid w:val="00414898"/>
    <w:rsid w:val="00414BF9"/>
    <w:rsid w:val="00414FC5"/>
    <w:rsid w:val="004153E1"/>
    <w:rsid w:val="00415B11"/>
    <w:rsid w:val="00416238"/>
    <w:rsid w:val="0041680A"/>
    <w:rsid w:val="00416D26"/>
    <w:rsid w:val="004174B2"/>
    <w:rsid w:val="00420175"/>
    <w:rsid w:val="004201AA"/>
    <w:rsid w:val="004201E5"/>
    <w:rsid w:val="004205F8"/>
    <w:rsid w:val="004207B6"/>
    <w:rsid w:val="00420BDE"/>
    <w:rsid w:val="00420E2A"/>
    <w:rsid w:val="004211EF"/>
    <w:rsid w:val="00421C86"/>
    <w:rsid w:val="00421D58"/>
    <w:rsid w:val="004222A8"/>
    <w:rsid w:val="00422798"/>
    <w:rsid w:val="00422AA9"/>
    <w:rsid w:val="00422C32"/>
    <w:rsid w:val="00422C74"/>
    <w:rsid w:val="00422E34"/>
    <w:rsid w:val="00422E59"/>
    <w:rsid w:val="00422EF3"/>
    <w:rsid w:val="0042359F"/>
    <w:rsid w:val="00423DF0"/>
    <w:rsid w:val="004244EE"/>
    <w:rsid w:val="00424D14"/>
    <w:rsid w:val="00424E24"/>
    <w:rsid w:val="00424EEF"/>
    <w:rsid w:val="00425386"/>
    <w:rsid w:val="00425438"/>
    <w:rsid w:val="004257F6"/>
    <w:rsid w:val="00425A01"/>
    <w:rsid w:val="00425AB7"/>
    <w:rsid w:val="00425B1B"/>
    <w:rsid w:val="00425FC6"/>
    <w:rsid w:val="00426586"/>
    <w:rsid w:val="00426694"/>
    <w:rsid w:val="00427AC8"/>
    <w:rsid w:val="00427D9A"/>
    <w:rsid w:val="00427EE6"/>
    <w:rsid w:val="00427F89"/>
    <w:rsid w:val="0043019B"/>
    <w:rsid w:val="0043019E"/>
    <w:rsid w:val="00430335"/>
    <w:rsid w:val="004303AE"/>
    <w:rsid w:val="004304C8"/>
    <w:rsid w:val="00430999"/>
    <w:rsid w:val="00430EAC"/>
    <w:rsid w:val="00430F6B"/>
    <w:rsid w:val="004314E7"/>
    <w:rsid w:val="00431950"/>
    <w:rsid w:val="00431AEB"/>
    <w:rsid w:val="00431BEA"/>
    <w:rsid w:val="00433172"/>
    <w:rsid w:val="0043327D"/>
    <w:rsid w:val="004332EA"/>
    <w:rsid w:val="004339E3"/>
    <w:rsid w:val="00433C21"/>
    <w:rsid w:val="00433F58"/>
    <w:rsid w:val="00434FD1"/>
    <w:rsid w:val="00435096"/>
    <w:rsid w:val="004356C3"/>
    <w:rsid w:val="00435B97"/>
    <w:rsid w:val="00435D4A"/>
    <w:rsid w:val="00435D92"/>
    <w:rsid w:val="00435EF8"/>
    <w:rsid w:val="00435F91"/>
    <w:rsid w:val="00435FE8"/>
    <w:rsid w:val="00436220"/>
    <w:rsid w:val="004366A5"/>
    <w:rsid w:val="004367D3"/>
    <w:rsid w:val="004369AF"/>
    <w:rsid w:val="00436DBB"/>
    <w:rsid w:val="00436EB1"/>
    <w:rsid w:val="00436EDC"/>
    <w:rsid w:val="004370DC"/>
    <w:rsid w:val="004374E4"/>
    <w:rsid w:val="00437AC5"/>
    <w:rsid w:val="00437F06"/>
    <w:rsid w:val="00437F0C"/>
    <w:rsid w:val="00437FD4"/>
    <w:rsid w:val="00440527"/>
    <w:rsid w:val="004405D7"/>
    <w:rsid w:val="004405E5"/>
    <w:rsid w:val="00440669"/>
    <w:rsid w:val="00440AFD"/>
    <w:rsid w:val="00440D19"/>
    <w:rsid w:val="00441143"/>
    <w:rsid w:val="004411C9"/>
    <w:rsid w:val="00441412"/>
    <w:rsid w:val="00441C04"/>
    <w:rsid w:val="00441C46"/>
    <w:rsid w:val="00441DFF"/>
    <w:rsid w:val="004421A3"/>
    <w:rsid w:val="004421B7"/>
    <w:rsid w:val="00442A42"/>
    <w:rsid w:val="00442E9E"/>
    <w:rsid w:val="00442EB2"/>
    <w:rsid w:val="004432AD"/>
    <w:rsid w:val="004434A2"/>
    <w:rsid w:val="00444566"/>
    <w:rsid w:val="0044459C"/>
    <w:rsid w:val="004446EA"/>
    <w:rsid w:val="0044495A"/>
    <w:rsid w:val="00444BB5"/>
    <w:rsid w:val="00444F7F"/>
    <w:rsid w:val="00444FAA"/>
    <w:rsid w:val="004453E1"/>
    <w:rsid w:val="00445798"/>
    <w:rsid w:val="004458BB"/>
    <w:rsid w:val="00445DCA"/>
    <w:rsid w:val="00445F0C"/>
    <w:rsid w:val="00446017"/>
    <w:rsid w:val="0044606F"/>
    <w:rsid w:val="00446074"/>
    <w:rsid w:val="004461EB"/>
    <w:rsid w:val="00446253"/>
    <w:rsid w:val="00446565"/>
    <w:rsid w:val="004466F2"/>
    <w:rsid w:val="00446E64"/>
    <w:rsid w:val="00447270"/>
    <w:rsid w:val="00447550"/>
    <w:rsid w:val="00447916"/>
    <w:rsid w:val="00447E0E"/>
    <w:rsid w:val="00447F9F"/>
    <w:rsid w:val="004501EB"/>
    <w:rsid w:val="00450547"/>
    <w:rsid w:val="004507FC"/>
    <w:rsid w:val="00450B2A"/>
    <w:rsid w:val="00450C79"/>
    <w:rsid w:val="00451164"/>
    <w:rsid w:val="0045138E"/>
    <w:rsid w:val="004518F7"/>
    <w:rsid w:val="00451DB1"/>
    <w:rsid w:val="0045287C"/>
    <w:rsid w:val="00452BCF"/>
    <w:rsid w:val="00452E04"/>
    <w:rsid w:val="00452FF4"/>
    <w:rsid w:val="0045301C"/>
    <w:rsid w:val="004530B6"/>
    <w:rsid w:val="00453759"/>
    <w:rsid w:val="00453903"/>
    <w:rsid w:val="00453A71"/>
    <w:rsid w:val="00453ABB"/>
    <w:rsid w:val="00453B1C"/>
    <w:rsid w:val="00453B31"/>
    <w:rsid w:val="00453BE3"/>
    <w:rsid w:val="00453C7C"/>
    <w:rsid w:val="00453E02"/>
    <w:rsid w:val="00454AD2"/>
    <w:rsid w:val="00454E05"/>
    <w:rsid w:val="00455617"/>
    <w:rsid w:val="00455891"/>
    <w:rsid w:val="00455A28"/>
    <w:rsid w:val="0045624D"/>
    <w:rsid w:val="0045636D"/>
    <w:rsid w:val="00456565"/>
    <w:rsid w:val="004568F3"/>
    <w:rsid w:val="00456C2F"/>
    <w:rsid w:val="004571FF"/>
    <w:rsid w:val="0045745B"/>
    <w:rsid w:val="00457485"/>
    <w:rsid w:val="00457A6A"/>
    <w:rsid w:val="00457BA3"/>
    <w:rsid w:val="00457CDB"/>
    <w:rsid w:val="00457D83"/>
    <w:rsid w:val="00457DB5"/>
    <w:rsid w:val="00457ED7"/>
    <w:rsid w:val="0046039C"/>
    <w:rsid w:val="0046077A"/>
    <w:rsid w:val="00460D0A"/>
    <w:rsid w:val="00460FFC"/>
    <w:rsid w:val="00461248"/>
    <w:rsid w:val="00461B35"/>
    <w:rsid w:val="00461BF1"/>
    <w:rsid w:val="00462330"/>
    <w:rsid w:val="004624C5"/>
    <w:rsid w:val="0046271F"/>
    <w:rsid w:val="004627DF"/>
    <w:rsid w:val="00462C89"/>
    <w:rsid w:val="00463597"/>
    <w:rsid w:val="0046381B"/>
    <w:rsid w:val="004639A5"/>
    <w:rsid w:val="00463B8F"/>
    <w:rsid w:val="00463CC7"/>
    <w:rsid w:val="004642FB"/>
    <w:rsid w:val="004643C6"/>
    <w:rsid w:val="004643CA"/>
    <w:rsid w:val="004644E0"/>
    <w:rsid w:val="004649E0"/>
    <w:rsid w:val="00464C6F"/>
    <w:rsid w:val="0046575D"/>
    <w:rsid w:val="0046590D"/>
    <w:rsid w:val="00465B4E"/>
    <w:rsid w:val="00465EB6"/>
    <w:rsid w:val="0046608A"/>
    <w:rsid w:val="004661E3"/>
    <w:rsid w:val="0046631C"/>
    <w:rsid w:val="0046665C"/>
    <w:rsid w:val="004669C1"/>
    <w:rsid w:val="00466B5F"/>
    <w:rsid w:val="00466EEE"/>
    <w:rsid w:val="00466FE2"/>
    <w:rsid w:val="0046704C"/>
    <w:rsid w:val="004671E1"/>
    <w:rsid w:val="00467234"/>
    <w:rsid w:val="00467606"/>
    <w:rsid w:val="0046787A"/>
    <w:rsid w:val="004678D5"/>
    <w:rsid w:val="00467941"/>
    <w:rsid w:val="00467C2E"/>
    <w:rsid w:val="00467CB0"/>
    <w:rsid w:val="00467E83"/>
    <w:rsid w:val="0047035F"/>
    <w:rsid w:val="004704F7"/>
    <w:rsid w:val="00470773"/>
    <w:rsid w:val="00470885"/>
    <w:rsid w:val="00470C52"/>
    <w:rsid w:val="00470F5C"/>
    <w:rsid w:val="004717A8"/>
    <w:rsid w:val="00471831"/>
    <w:rsid w:val="00472100"/>
    <w:rsid w:val="0047215F"/>
    <w:rsid w:val="00472990"/>
    <w:rsid w:val="00472B66"/>
    <w:rsid w:val="00472E9D"/>
    <w:rsid w:val="00472F3E"/>
    <w:rsid w:val="004735F4"/>
    <w:rsid w:val="00473B49"/>
    <w:rsid w:val="00474347"/>
    <w:rsid w:val="00474BA8"/>
    <w:rsid w:val="00474C60"/>
    <w:rsid w:val="00474FF0"/>
    <w:rsid w:val="00475070"/>
    <w:rsid w:val="0047530A"/>
    <w:rsid w:val="00475461"/>
    <w:rsid w:val="00475BE1"/>
    <w:rsid w:val="00475E49"/>
    <w:rsid w:val="0047708B"/>
    <w:rsid w:val="0047723F"/>
    <w:rsid w:val="00477295"/>
    <w:rsid w:val="00477A4C"/>
    <w:rsid w:val="00480021"/>
    <w:rsid w:val="004804E5"/>
    <w:rsid w:val="004805E8"/>
    <w:rsid w:val="00480686"/>
    <w:rsid w:val="004809EE"/>
    <w:rsid w:val="00480A68"/>
    <w:rsid w:val="00480C46"/>
    <w:rsid w:val="00480C5D"/>
    <w:rsid w:val="00481738"/>
    <w:rsid w:val="0048177C"/>
    <w:rsid w:val="00481782"/>
    <w:rsid w:val="004820BD"/>
    <w:rsid w:val="0048223F"/>
    <w:rsid w:val="0048285B"/>
    <w:rsid w:val="00482E41"/>
    <w:rsid w:val="00482EB7"/>
    <w:rsid w:val="0048325D"/>
    <w:rsid w:val="004833FB"/>
    <w:rsid w:val="004835F6"/>
    <w:rsid w:val="0048364A"/>
    <w:rsid w:val="00483A2F"/>
    <w:rsid w:val="004845B4"/>
    <w:rsid w:val="00484833"/>
    <w:rsid w:val="00484A18"/>
    <w:rsid w:val="00484C5C"/>
    <w:rsid w:val="00484DAE"/>
    <w:rsid w:val="00484E82"/>
    <w:rsid w:val="0048522A"/>
    <w:rsid w:val="0048534B"/>
    <w:rsid w:val="004853FA"/>
    <w:rsid w:val="004855F6"/>
    <w:rsid w:val="00485C49"/>
    <w:rsid w:val="00485EE7"/>
    <w:rsid w:val="004861F3"/>
    <w:rsid w:val="00486341"/>
    <w:rsid w:val="0048645D"/>
    <w:rsid w:val="004868B4"/>
    <w:rsid w:val="0048694E"/>
    <w:rsid w:val="00486AD9"/>
    <w:rsid w:val="00486CEC"/>
    <w:rsid w:val="00486F3C"/>
    <w:rsid w:val="00487802"/>
    <w:rsid w:val="004903BF"/>
    <w:rsid w:val="004906CD"/>
    <w:rsid w:val="00490BB8"/>
    <w:rsid w:val="004910C4"/>
    <w:rsid w:val="00491129"/>
    <w:rsid w:val="00491729"/>
    <w:rsid w:val="00491AC7"/>
    <w:rsid w:val="00491B83"/>
    <w:rsid w:val="00491BC2"/>
    <w:rsid w:val="00491C79"/>
    <w:rsid w:val="004921BC"/>
    <w:rsid w:val="00492688"/>
    <w:rsid w:val="00493F48"/>
    <w:rsid w:val="0049419E"/>
    <w:rsid w:val="00494723"/>
    <w:rsid w:val="00494790"/>
    <w:rsid w:val="004947D5"/>
    <w:rsid w:val="00494AEE"/>
    <w:rsid w:val="00494B7F"/>
    <w:rsid w:val="00494DED"/>
    <w:rsid w:val="00494F62"/>
    <w:rsid w:val="00495260"/>
    <w:rsid w:val="004955E9"/>
    <w:rsid w:val="00495AE5"/>
    <w:rsid w:val="00495CEE"/>
    <w:rsid w:val="00495ED3"/>
    <w:rsid w:val="00495F4D"/>
    <w:rsid w:val="0049681C"/>
    <w:rsid w:val="00496992"/>
    <w:rsid w:val="00496E8D"/>
    <w:rsid w:val="004976DB"/>
    <w:rsid w:val="00497749"/>
    <w:rsid w:val="0049786B"/>
    <w:rsid w:val="004979B2"/>
    <w:rsid w:val="00497C5E"/>
    <w:rsid w:val="00497C97"/>
    <w:rsid w:val="004A0645"/>
    <w:rsid w:val="004A12AC"/>
    <w:rsid w:val="004A15D0"/>
    <w:rsid w:val="004A16D2"/>
    <w:rsid w:val="004A1EEA"/>
    <w:rsid w:val="004A25ED"/>
    <w:rsid w:val="004A28BD"/>
    <w:rsid w:val="004A2F14"/>
    <w:rsid w:val="004A2FA8"/>
    <w:rsid w:val="004A2FCA"/>
    <w:rsid w:val="004A33AC"/>
    <w:rsid w:val="004A3EA9"/>
    <w:rsid w:val="004A4A59"/>
    <w:rsid w:val="004A4AB4"/>
    <w:rsid w:val="004A4CEC"/>
    <w:rsid w:val="004A4F45"/>
    <w:rsid w:val="004A505A"/>
    <w:rsid w:val="004A575C"/>
    <w:rsid w:val="004A5974"/>
    <w:rsid w:val="004A59FF"/>
    <w:rsid w:val="004A637E"/>
    <w:rsid w:val="004A65D9"/>
    <w:rsid w:val="004A678E"/>
    <w:rsid w:val="004A6B9E"/>
    <w:rsid w:val="004A6EF1"/>
    <w:rsid w:val="004A6FDC"/>
    <w:rsid w:val="004A746D"/>
    <w:rsid w:val="004A7499"/>
    <w:rsid w:val="004A7DE1"/>
    <w:rsid w:val="004A7E12"/>
    <w:rsid w:val="004B0147"/>
    <w:rsid w:val="004B01AF"/>
    <w:rsid w:val="004B0227"/>
    <w:rsid w:val="004B04E1"/>
    <w:rsid w:val="004B056C"/>
    <w:rsid w:val="004B06DA"/>
    <w:rsid w:val="004B102F"/>
    <w:rsid w:val="004B140F"/>
    <w:rsid w:val="004B1BE0"/>
    <w:rsid w:val="004B1F9B"/>
    <w:rsid w:val="004B2164"/>
    <w:rsid w:val="004B2175"/>
    <w:rsid w:val="004B242C"/>
    <w:rsid w:val="004B271D"/>
    <w:rsid w:val="004B2B92"/>
    <w:rsid w:val="004B2C79"/>
    <w:rsid w:val="004B316C"/>
    <w:rsid w:val="004B3DB4"/>
    <w:rsid w:val="004B43EC"/>
    <w:rsid w:val="004B474E"/>
    <w:rsid w:val="004B5242"/>
    <w:rsid w:val="004B556D"/>
    <w:rsid w:val="004B5601"/>
    <w:rsid w:val="004B5602"/>
    <w:rsid w:val="004B5858"/>
    <w:rsid w:val="004B5CF1"/>
    <w:rsid w:val="004B608F"/>
    <w:rsid w:val="004B60A4"/>
    <w:rsid w:val="004B61BA"/>
    <w:rsid w:val="004B61E0"/>
    <w:rsid w:val="004B67D7"/>
    <w:rsid w:val="004B67DC"/>
    <w:rsid w:val="004B6AAF"/>
    <w:rsid w:val="004B7173"/>
    <w:rsid w:val="004C0803"/>
    <w:rsid w:val="004C0987"/>
    <w:rsid w:val="004C0C4E"/>
    <w:rsid w:val="004C0C60"/>
    <w:rsid w:val="004C1018"/>
    <w:rsid w:val="004C1112"/>
    <w:rsid w:val="004C112A"/>
    <w:rsid w:val="004C168B"/>
    <w:rsid w:val="004C177C"/>
    <w:rsid w:val="004C18C7"/>
    <w:rsid w:val="004C2656"/>
    <w:rsid w:val="004C2849"/>
    <w:rsid w:val="004C2B64"/>
    <w:rsid w:val="004C31DF"/>
    <w:rsid w:val="004C348D"/>
    <w:rsid w:val="004C36CD"/>
    <w:rsid w:val="004C3928"/>
    <w:rsid w:val="004C3A27"/>
    <w:rsid w:val="004C3C24"/>
    <w:rsid w:val="004C3E91"/>
    <w:rsid w:val="004C3F28"/>
    <w:rsid w:val="004C439E"/>
    <w:rsid w:val="004C43EB"/>
    <w:rsid w:val="004C467A"/>
    <w:rsid w:val="004C48DB"/>
    <w:rsid w:val="004C4F8E"/>
    <w:rsid w:val="004C5121"/>
    <w:rsid w:val="004C54DC"/>
    <w:rsid w:val="004C5577"/>
    <w:rsid w:val="004C56CA"/>
    <w:rsid w:val="004C57B3"/>
    <w:rsid w:val="004C582C"/>
    <w:rsid w:val="004C58A2"/>
    <w:rsid w:val="004C6158"/>
    <w:rsid w:val="004C6612"/>
    <w:rsid w:val="004C69D9"/>
    <w:rsid w:val="004C6DBE"/>
    <w:rsid w:val="004C6DF0"/>
    <w:rsid w:val="004C6F4A"/>
    <w:rsid w:val="004C7656"/>
    <w:rsid w:val="004C7C9B"/>
    <w:rsid w:val="004C7D58"/>
    <w:rsid w:val="004D0070"/>
    <w:rsid w:val="004D009A"/>
    <w:rsid w:val="004D09E3"/>
    <w:rsid w:val="004D0BF0"/>
    <w:rsid w:val="004D131F"/>
    <w:rsid w:val="004D13B4"/>
    <w:rsid w:val="004D15E6"/>
    <w:rsid w:val="004D15F2"/>
    <w:rsid w:val="004D185E"/>
    <w:rsid w:val="004D198A"/>
    <w:rsid w:val="004D19E7"/>
    <w:rsid w:val="004D1B73"/>
    <w:rsid w:val="004D1BEC"/>
    <w:rsid w:val="004D1FD5"/>
    <w:rsid w:val="004D246B"/>
    <w:rsid w:val="004D2C92"/>
    <w:rsid w:val="004D2DAA"/>
    <w:rsid w:val="004D31B9"/>
    <w:rsid w:val="004D35C3"/>
    <w:rsid w:val="004D373C"/>
    <w:rsid w:val="004D3822"/>
    <w:rsid w:val="004D3B24"/>
    <w:rsid w:val="004D3BE5"/>
    <w:rsid w:val="004D3C07"/>
    <w:rsid w:val="004D3F07"/>
    <w:rsid w:val="004D48D3"/>
    <w:rsid w:val="004D4B9A"/>
    <w:rsid w:val="004D4DC6"/>
    <w:rsid w:val="004D4E2B"/>
    <w:rsid w:val="004D4EF9"/>
    <w:rsid w:val="004D5018"/>
    <w:rsid w:val="004D5AB3"/>
    <w:rsid w:val="004D63D8"/>
    <w:rsid w:val="004D64BB"/>
    <w:rsid w:val="004D64EA"/>
    <w:rsid w:val="004D73DE"/>
    <w:rsid w:val="004D75BF"/>
    <w:rsid w:val="004E0198"/>
    <w:rsid w:val="004E03FA"/>
    <w:rsid w:val="004E05F0"/>
    <w:rsid w:val="004E0E0C"/>
    <w:rsid w:val="004E0F43"/>
    <w:rsid w:val="004E0FBB"/>
    <w:rsid w:val="004E12A9"/>
    <w:rsid w:val="004E1A34"/>
    <w:rsid w:val="004E1A4D"/>
    <w:rsid w:val="004E1B35"/>
    <w:rsid w:val="004E1D32"/>
    <w:rsid w:val="004E2607"/>
    <w:rsid w:val="004E275D"/>
    <w:rsid w:val="004E2A44"/>
    <w:rsid w:val="004E3007"/>
    <w:rsid w:val="004E3550"/>
    <w:rsid w:val="004E35E9"/>
    <w:rsid w:val="004E3742"/>
    <w:rsid w:val="004E3985"/>
    <w:rsid w:val="004E3A43"/>
    <w:rsid w:val="004E4075"/>
    <w:rsid w:val="004E47F9"/>
    <w:rsid w:val="004E4AE1"/>
    <w:rsid w:val="004E6285"/>
    <w:rsid w:val="004E6643"/>
    <w:rsid w:val="004E6DBB"/>
    <w:rsid w:val="004E6DC4"/>
    <w:rsid w:val="004E6E0B"/>
    <w:rsid w:val="004E6E30"/>
    <w:rsid w:val="004E7207"/>
    <w:rsid w:val="004E73A5"/>
    <w:rsid w:val="004E7D83"/>
    <w:rsid w:val="004F03CE"/>
    <w:rsid w:val="004F0587"/>
    <w:rsid w:val="004F05C2"/>
    <w:rsid w:val="004F0999"/>
    <w:rsid w:val="004F0A72"/>
    <w:rsid w:val="004F0CE5"/>
    <w:rsid w:val="004F0E50"/>
    <w:rsid w:val="004F0E6F"/>
    <w:rsid w:val="004F0E82"/>
    <w:rsid w:val="004F1263"/>
    <w:rsid w:val="004F18B4"/>
    <w:rsid w:val="004F1C4D"/>
    <w:rsid w:val="004F2026"/>
    <w:rsid w:val="004F21CC"/>
    <w:rsid w:val="004F22B3"/>
    <w:rsid w:val="004F22BF"/>
    <w:rsid w:val="004F2CEE"/>
    <w:rsid w:val="004F3BD3"/>
    <w:rsid w:val="004F4480"/>
    <w:rsid w:val="004F4564"/>
    <w:rsid w:val="004F4A95"/>
    <w:rsid w:val="004F4E40"/>
    <w:rsid w:val="004F4E75"/>
    <w:rsid w:val="004F5F56"/>
    <w:rsid w:val="004F5FDD"/>
    <w:rsid w:val="004F607E"/>
    <w:rsid w:val="004F64A1"/>
    <w:rsid w:val="004F71D9"/>
    <w:rsid w:val="004F7924"/>
    <w:rsid w:val="004F79F0"/>
    <w:rsid w:val="004F7A3E"/>
    <w:rsid w:val="004F7AB0"/>
    <w:rsid w:val="0050003F"/>
    <w:rsid w:val="005004A0"/>
    <w:rsid w:val="00500672"/>
    <w:rsid w:val="0050083B"/>
    <w:rsid w:val="00500BB8"/>
    <w:rsid w:val="00500CE1"/>
    <w:rsid w:val="00500DE2"/>
    <w:rsid w:val="00500E77"/>
    <w:rsid w:val="005012BC"/>
    <w:rsid w:val="0050146F"/>
    <w:rsid w:val="00501FA1"/>
    <w:rsid w:val="0050202A"/>
    <w:rsid w:val="005020C1"/>
    <w:rsid w:val="0050215D"/>
    <w:rsid w:val="00502162"/>
    <w:rsid w:val="00502578"/>
    <w:rsid w:val="00502BED"/>
    <w:rsid w:val="00502CFA"/>
    <w:rsid w:val="00502D6A"/>
    <w:rsid w:val="00502E0B"/>
    <w:rsid w:val="00502F61"/>
    <w:rsid w:val="005033CE"/>
    <w:rsid w:val="00503493"/>
    <w:rsid w:val="005035E5"/>
    <w:rsid w:val="0050365C"/>
    <w:rsid w:val="005037CA"/>
    <w:rsid w:val="005039D7"/>
    <w:rsid w:val="00503A2D"/>
    <w:rsid w:val="0050421D"/>
    <w:rsid w:val="005043BC"/>
    <w:rsid w:val="00504538"/>
    <w:rsid w:val="00504618"/>
    <w:rsid w:val="0050495E"/>
    <w:rsid w:val="00504BDC"/>
    <w:rsid w:val="00504F64"/>
    <w:rsid w:val="005053A2"/>
    <w:rsid w:val="005058EA"/>
    <w:rsid w:val="005059BF"/>
    <w:rsid w:val="005059E4"/>
    <w:rsid w:val="00505CF7"/>
    <w:rsid w:val="00505D45"/>
    <w:rsid w:val="00505FFD"/>
    <w:rsid w:val="00506019"/>
    <w:rsid w:val="005066E2"/>
    <w:rsid w:val="005068CF"/>
    <w:rsid w:val="0050715A"/>
    <w:rsid w:val="005074E6"/>
    <w:rsid w:val="005076D9"/>
    <w:rsid w:val="00507850"/>
    <w:rsid w:val="00507F51"/>
    <w:rsid w:val="005103F1"/>
    <w:rsid w:val="00510496"/>
    <w:rsid w:val="00510ABF"/>
    <w:rsid w:val="00511087"/>
    <w:rsid w:val="00511424"/>
    <w:rsid w:val="005116AD"/>
    <w:rsid w:val="005118CA"/>
    <w:rsid w:val="0051191D"/>
    <w:rsid w:val="00511F6B"/>
    <w:rsid w:val="005121FF"/>
    <w:rsid w:val="00512682"/>
    <w:rsid w:val="00512879"/>
    <w:rsid w:val="00512C5D"/>
    <w:rsid w:val="00512F8E"/>
    <w:rsid w:val="00513290"/>
    <w:rsid w:val="00513967"/>
    <w:rsid w:val="00513B84"/>
    <w:rsid w:val="00513D44"/>
    <w:rsid w:val="00513D53"/>
    <w:rsid w:val="005145C1"/>
    <w:rsid w:val="00514776"/>
    <w:rsid w:val="00514AAD"/>
    <w:rsid w:val="005158BE"/>
    <w:rsid w:val="00515B4D"/>
    <w:rsid w:val="00515E56"/>
    <w:rsid w:val="0051639F"/>
    <w:rsid w:val="0051676D"/>
    <w:rsid w:val="00516907"/>
    <w:rsid w:val="00516EA5"/>
    <w:rsid w:val="005176AE"/>
    <w:rsid w:val="0051773A"/>
    <w:rsid w:val="00517C34"/>
    <w:rsid w:val="00520256"/>
    <w:rsid w:val="00520342"/>
    <w:rsid w:val="0052075B"/>
    <w:rsid w:val="00520816"/>
    <w:rsid w:val="00520895"/>
    <w:rsid w:val="00520E0E"/>
    <w:rsid w:val="005213BB"/>
    <w:rsid w:val="005217B4"/>
    <w:rsid w:val="005217BA"/>
    <w:rsid w:val="00521911"/>
    <w:rsid w:val="00521B5C"/>
    <w:rsid w:val="00521CCD"/>
    <w:rsid w:val="00521E55"/>
    <w:rsid w:val="00522148"/>
    <w:rsid w:val="0052254A"/>
    <w:rsid w:val="0052270B"/>
    <w:rsid w:val="005228D9"/>
    <w:rsid w:val="00522F58"/>
    <w:rsid w:val="005230AE"/>
    <w:rsid w:val="0052396F"/>
    <w:rsid w:val="00523ADE"/>
    <w:rsid w:val="005241D4"/>
    <w:rsid w:val="0052429C"/>
    <w:rsid w:val="005242AD"/>
    <w:rsid w:val="005249B1"/>
    <w:rsid w:val="00524AD7"/>
    <w:rsid w:val="00524B80"/>
    <w:rsid w:val="00524DBE"/>
    <w:rsid w:val="00524F10"/>
    <w:rsid w:val="00525244"/>
    <w:rsid w:val="0052588B"/>
    <w:rsid w:val="00525990"/>
    <w:rsid w:val="005260E9"/>
    <w:rsid w:val="00526149"/>
    <w:rsid w:val="005264F5"/>
    <w:rsid w:val="00526DE4"/>
    <w:rsid w:val="00526EBB"/>
    <w:rsid w:val="0052737C"/>
    <w:rsid w:val="005273C7"/>
    <w:rsid w:val="00527540"/>
    <w:rsid w:val="00527A8C"/>
    <w:rsid w:val="00527BD5"/>
    <w:rsid w:val="00527C01"/>
    <w:rsid w:val="0053003B"/>
    <w:rsid w:val="00530893"/>
    <w:rsid w:val="00530A21"/>
    <w:rsid w:val="00530E02"/>
    <w:rsid w:val="00532299"/>
    <w:rsid w:val="00532B4E"/>
    <w:rsid w:val="00532FC1"/>
    <w:rsid w:val="005334D1"/>
    <w:rsid w:val="00533604"/>
    <w:rsid w:val="005337EF"/>
    <w:rsid w:val="00533AFC"/>
    <w:rsid w:val="00533FF0"/>
    <w:rsid w:val="00534E75"/>
    <w:rsid w:val="00534F5E"/>
    <w:rsid w:val="005350B6"/>
    <w:rsid w:val="0053611B"/>
    <w:rsid w:val="00536137"/>
    <w:rsid w:val="0053626A"/>
    <w:rsid w:val="0053626C"/>
    <w:rsid w:val="00536620"/>
    <w:rsid w:val="00536A38"/>
    <w:rsid w:val="0053740A"/>
    <w:rsid w:val="0053792A"/>
    <w:rsid w:val="00537D35"/>
    <w:rsid w:val="00537E65"/>
    <w:rsid w:val="00537EA2"/>
    <w:rsid w:val="00540148"/>
    <w:rsid w:val="005401FB"/>
    <w:rsid w:val="00541024"/>
    <w:rsid w:val="005410F9"/>
    <w:rsid w:val="00541526"/>
    <w:rsid w:val="00541DD7"/>
    <w:rsid w:val="00541E66"/>
    <w:rsid w:val="00542AF1"/>
    <w:rsid w:val="00542D88"/>
    <w:rsid w:val="00542E57"/>
    <w:rsid w:val="00543170"/>
    <w:rsid w:val="0054321A"/>
    <w:rsid w:val="0054356B"/>
    <w:rsid w:val="005436DF"/>
    <w:rsid w:val="005438CB"/>
    <w:rsid w:val="00543A2B"/>
    <w:rsid w:val="00543A5F"/>
    <w:rsid w:val="00543FEF"/>
    <w:rsid w:val="0054422F"/>
    <w:rsid w:val="00544355"/>
    <w:rsid w:val="0054493C"/>
    <w:rsid w:val="00544978"/>
    <w:rsid w:val="00544D3B"/>
    <w:rsid w:val="00544E5F"/>
    <w:rsid w:val="005453C7"/>
    <w:rsid w:val="00545589"/>
    <w:rsid w:val="00545BAE"/>
    <w:rsid w:val="00545F1D"/>
    <w:rsid w:val="00546029"/>
    <w:rsid w:val="00546BCA"/>
    <w:rsid w:val="0054727D"/>
    <w:rsid w:val="005473B9"/>
    <w:rsid w:val="00547781"/>
    <w:rsid w:val="0054784E"/>
    <w:rsid w:val="005478DA"/>
    <w:rsid w:val="00547944"/>
    <w:rsid w:val="00547B35"/>
    <w:rsid w:val="00547C65"/>
    <w:rsid w:val="00547CE4"/>
    <w:rsid w:val="005502F4"/>
    <w:rsid w:val="00550475"/>
    <w:rsid w:val="00550490"/>
    <w:rsid w:val="0055070D"/>
    <w:rsid w:val="00550728"/>
    <w:rsid w:val="00550B29"/>
    <w:rsid w:val="00550BE9"/>
    <w:rsid w:val="00550CBB"/>
    <w:rsid w:val="00551010"/>
    <w:rsid w:val="0055131E"/>
    <w:rsid w:val="005515EC"/>
    <w:rsid w:val="00552210"/>
    <w:rsid w:val="005528CB"/>
    <w:rsid w:val="00553217"/>
    <w:rsid w:val="005534EE"/>
    <w:rsid w:val="00553984"/>
    <w:rsid w:val="00553A07"/>
    <w:rsid w:val="00553A7C"/>
    <w:rsid w:val="005540BF"/>
    <w:rsid w:val="00554856"/>
    <w:rsid w:val="00555455"/>
    <w:rsid w:val="00555C78"/>
    <w:rsid w:val="00555E2D"/>
    <w:rsid w:val="0055691A"/>
    <w:rsid w:val="00556CE6"/>
    <w:rsid w:val="00557130"/>
    <w:rsid w:val="0055737B"/>
    <w:rsid w:val="005573DA"/>
    <w:rsid w:val="0055771A"/>
    <w:rsid w:val="005577B6"/>
    <w:rsid w:val="005600D5"/>
    <w:rsid w:val="005603F2"/>
    <w:rsid w:val="00560581"/>
    <w:rsid w:val="0056087A"/>
    <w:rsid w:val="00560AE7"/>
    <w:rsid w:val="00560E56"/>
    <w:rsid w:val="005610AF"/>
    <w:rsid w:val="0056115D"/>
    <w:rsid w:val="005615B4"/>
    <w:rsid w:val="00561610"/>
    <w:rsid w:val="00561A0D"/>
    <w:rsid w:val="00561E24"/>
    <w:rsid w:val="005624A6"/>
    <w:rsid w:val="00562790"/>
    <w:rsid w:val="00562DB3"/>
    <w:rsid w:val="00563090"/>
    <w:rsid w:val="00563465"/>
    <w:rsid w:val="00563E19"/>
    <w:rsid w:val="00563E5E"/>
    <w:rsid w:val="00564211"/>
    <w:rsid w:val="005644CA"/>
    <w:rsid w:val="0056456F"/>
    <w:rsid w:val="005646E4"/>
    <w:rsid w:val="00564777"/>
    <w:rsid w:val="00564805"/>
    <w:rsid w:val="00564A15"/>
    <w:rsid w:val="00564E5F"/>
    <w:rsid w:val="0056514C"/>
    <w:rsid w:val="00565291"/>
    <w:rsid w:val="00565919"/>
    <w:rsid w:val="0056621D"/>
    <w:rsid w:val="00566369"/>
    <w:rsid w:val="00566573"/>
    <w:rsid w:val="005671E6"/>
    <w:rsid w:val="00567311"/>
    <w:rsid w:val="005675B9"/>
    <w:rsid w:val="0056777E"/>
    <w:rsid w:val="005677B9"/>
    <w:rsid w:val="0056791A"/>
    <w:rsid w:val="0056F10D"/>
    <w:rsid w:val="0057032D"/>
    <w:rsid w:val="00570562"/>
    <w:rsid w:val="005709BE"/>
    <w:rsid w:val="00570A98"/>
    <w:rsid w:val="0057134F"/>
    <w:rsid w:val="0057187A"/>
    <w:rsid w:val="00571E89"/>
    <w:rsid w:val="0057200C"/>
    <w:rsid w:val="00572118"/>
    <w:rsid w:val="0057211E"/>
    <w:rsid w:val="00572551"/>
    <w:rsid w:val="00572783"/>
    <w:rsid w:val="005728E3"/>
    <w:rsid w:val="00572EF1"/>
    <w:rsid w:val="00572F12"/>
    <w:rsid w:val="00573814"/>
    <w:rsid w:val="00573A78"/>
    <w:rsid w:val="00573DA4"/>
    <w:rsid w:val="00573F39"/>
    <w:rsid w:val="00574310"/>
    <w:rsid w:val="00574E3E"/>
    <w:rsid w:val="0057588D"/>
    <w:rsid w:val="00575C02"/>
    <w:rsid w:val="00575D9F"/>
    <w:rsid w:val="005760C4"/>
    <w:rsid w:val="005765F7"/>
    <w:rsid w:val="00576A13"/>
    <w:rsid w:val="00576EA6"/>
    <w:rsid w:val="00577442"/>
    <w:rsid w:val="00577D24"/>
    <w:rsid w:val="00577E69"/>
    <w:rsid w:val="00580677"/>
    <w:rsid w:val="00580847"/>
    <w:rsid w:val="00580DBB"/>
    <w:rsid w:val="0058147B"/>
    <w:rsid w:val="005819F5"/>
    <w:rsid w:val="00581FED"/>
    <w:rsid w:val="005823BE"/>
    <w:rsid w:val="0058240A"/>
    <w:rsid w:val="00582D52"/>
    <w:rsid w:val="00583427"/>
    <w:rsid w:val="00583786"/>
    <w:rsid w:val="00583CDA"/>
    <w:rsid w:val="0058402B"/>
    <w:rsid w:val="0058419A"/>
    <w:rsid w:val="00584242"/>
    <w:rsid w:val="00584AD6"/>
    <w:rsid w:val="00584D6E"/>
    <w:rsid w:val="00584FA7"/>
    <w:rsid w:val="005852D2"/>
    <w:rsid w:val="005863F6"/>
    <w:rsid w:val="005863FA"/>
    <w:rsid w:val="00586834"/>
    <w:rsid w:val="00586E89"/>
    <w:rsid w:val="00586EB1"/>
    <w:rsid w:val="0059022E"/>
    <w:rsid w:val="00590351"/>
    <w:rsid w:val="005905D5"/>
    <w:rsid w:val="00590A83"/>
    <w:rsid w:val="00590F3B"/>
    <w:rsid w:val="00591065"/>
    <w:rsid w:val="00591175"/>
    <w:rsid w:val="00591410"/>
    <w:rsid w:val="00591B9C"/>
    <w:rsid w:val="00591BF9"/>
    <w:rsid w:val="0059202C"/>
    <w:rsid w:val="0059206F"/>
    <w:rsid w:val="0059288E"/>
    <w:rsid w:val="00593090"/>
    <w:rsid w:val="00593E86"/>
    <w:rsid w:val="00593F97"/>
    <w:rsid w:val="0059475D"/>
    <w:rsid w:val="0059482E"/>
    <w:rsid w:val="00594E80"/>
    <w:rsid w:val="00595159"/>
    <w:rsid w:val="00595329"/>
    <w:rsid w:val="00595423"/>
    <w:rsid w:val="00595532"/>
    <w:rsid w:val="00595669"/>
    <w:rsid w:val="00595BFF"/>
    <w:rsid w:val="00595E98"/>
    <w:rsid w:val="00595ED2"/>
    <w:rsid w:val="00595F78"/>
    <w:rsid w:val="005961F6"/>
    <w:rsid w:val="00596B6C"/>
    <w:rsid w:val="00596EFD"/>
    <w:rsid w:val="005971D3"/>
    <w:rsid w:val="005A18B2"/>
    <w:rsid w:val="005A1B5E"/>
    <w:rsid w:val="005A1B87"/>
    <w:rsid w:val="005A215D"/>
    <w:rsid w:val="005A2E50"/>
    <w:rsid w:val="005A2F94"/>
    <w:rsid w:val="005A3017"/>
    <w:rsid w:val="005A43F4"/>
    <w:rsid w:val="005A44E6"/>
    <w:rsid w:val="005A4E8E"/>
    <w:rsid w:val="005A51A1"/>
    <w:rsid w:val="005A59CD"/>
    <w:rsid w:val="005A5F98"/>
    <w:rsid w:val="005A666D"/>
    <w:rsid w:val="005A7334"/>
    <w:rsid w:val="005A7447"/>
    <w:rsid w:val="005A7925"/>
    <w:rsid w:val="005B01A8"/>
    <w:rsid w:val="005B028F"/>
    <w:rsid w:val="005B069D"/>
    <w:rsid w:val="005B07C8"/>
    <w:rsid w:val="005B0924"/>
    <w:rsid w:val="005B0CDE"/>
    <w:rsid w:val="005B0E45"/>
    <w:rsid w:val="005B11DA"/>
    <w:rsid w:val="005B1661"/>
    <w:rsid w:val="005B176C"/>
    <w:rsid w:val="005B1DA5"/>
    <w:rsid w:val="005B20FC"/>
    <w:rsid w:val="005B2221"/>
    <w:rsid w:val="005B232B"/>
    <w:rsid w:val="005B2338"/>
    <w:rsid w:val="005B2620"/>
    <w:rsid w:val="005B2734"/>
    <w:rsid w:val="005B273C"/>
    <w:rsid w:val="005B275C"/>
    <w:rsid w:val="005B2B25"/>
    <w:rsid w:val="005B2B5E"/>
    <w:rsid w:val="005B2DA2"/>
    <w:rsid w:val="005B2DC7"/>
    <w:rsid w:val="005B2E3F"/>
    <w:rsid w:val="005B2FBF"/>
    <w:rsid w:val="005B33DE"/>
    <w:rsid w:val="005B3559"/>
    <w:rsid w:val="005B3807"/>
    <w:rsid w:val="005B39BB"/>
    <w:rsid w:val="005B3B33"/>
    <w:rsid w:val="005B3F04"/>
    <w:rsid w:val="005B457B"/>
    <w:rsid w:val="005B45AD"/>
    <w:rsid w:val="005B47BA"/>
    <w:rsid w:val="005B49E4"/>
    <w:rsid w:val="005B4D4E"/>
    <w:rsid w:val="005B4DC7"/>
    <w:rsid w:val="005B531B"/>
    <w:rsid w:val="005B551A"/>
    <w:rsid w:val="005B5573"/>
    <w:rsid w:val="005B5C0C"/>
    <w:rsid w:val="005B5C6B"/>
    <w:rsid w:val="005B5CAD"/>
    <w:rsid w:val="005B5CC4"/>
    <w:rsid w:val="005B6221"/>
    <w:rsid w:val="005B63ED"/>
    <w:rsid w:val="005B6648"/>
    <w:rsid w:val="005B7354"/>
    <w:rsid w:val="005B7355"/>
    <w:rsid w:val="005B773D"/>
    <w:rsid w:val="005B799F"/>
    <w:rsid w:val="005B7B1E"/>
    <w:rsid w:val="005B7D65"/>
    <w:rsid w:val="005B7DA2"/>
    <w:rsid w:val="005C0075"/>
    <w:rsid w:val="005C089B"/>
    <w:rsid w:val="005C0959"/>
    <w:rsid w:val="005C15AE"/>
    <w:rsid w:val="005C188D"/>
    <w:rsid w:val="005C1CB1"/>
    <w:rsid w:val="005C1D02"/>
    <w:rsid w:val="005C1E28"/>
    <w:rsid w:val="005C20AB"/>
    <w:rsid w:val="005C21F2"/>
    <w:rsid w:val="005C2AF4"/>
    <w:rsid w:val="005C2BF4"/>
    <w:rsid w:val="005C2D31"/>
    <w:rsid w:val="005C2E2F"/>
    <w:rsid w:val="005C3099"/>
    <w:rsid w:val="005C3219"/>
    <w:rsid w:val="005C3679"/>
    <w:rsid w:val="005C3ADC"/>
    <w:rsid w:val="005C428B"/>
    <w:rsid w:val="005C43E2"/>
    <w:rsid w:val="005C440C"/>
    <w:rsid w:val="005C45AB"/>
    <w:rsid w:val="005C4808"/>
    <w:rsid w:val="005C4B4D"/>
    <w:rsid w:val="005C4BCF"/>
    <w:rsid w:val="005C4E9C"/>
    <w:rsid w:val="005C516E"/>
    <w:rsid w:val="005C51D7"/>
    <w:rsid w:val="005C523C"/>
    <w:rsid w:val="005C53DD"/>
    <w:rsid w:val="005C53E6"/>
    <w:rsid w:val="005C55A1"/>
    <w:rsid w:val="005C5B94"/>
    <w:rsid w:val="005C5C0F"/>
    <w:rsid w:val="005C60C3"/>
    <w:rsid w:val="005C6134"/>
    <w:rsid w:val="005C6248"/>
    <w:rsid w:val="005C6618"/>
    <w:rsid w:val="005C67BE"/>
    <w:rsid w:val="005C6AF5"/>
    <w:rsid w:val="005C774F"/>
    <w:rsid w:val="005C7A0E"/>
    <w:rsid w:val="005C7E1B"/>
    <w:rsid w:val="005D0107"/>
    <w:rsid w:val="005D02B3"/>
    <w:rsid w:val="005D0DD2"/>
    <w:rsid w:val="005D1510"/>
    <w:rsid w:val="005D1522"/>
    <w:rsid w:val="005D1567"/>
    <w:rsid w:val="005D1582"/>
    <w:rsid w:val="005D17A6"/>
    <w:rsid w:val="005D1D8D"/>
    <w:rsid w:val="005D2486"/>
    <w:rsid w:val="005D335F"/>
    <w:rsid w:val="005D3D3F"/>
    <w:rsid w:val="005D3F3E"/>
    <w:rsid w:val="005D4392"/>
    <w:rsid w:val="005D49D2"/>
    <w:rsid w:val="005D4BF3"/>
    <w:rsid w:val="005D4FDA"/>
    <w:rsid w:val="005D5212"/>
    <w:rsid w:val="005D5219"/>
    <w:rsid w:val="005D52C9"/>
    <w:rsid w:val="005D59D8"/>
    <w:rsid w:val="005D6318"/>
    <w:rsid w:val="005D6A57"/>
    <w:rsid w:val="005D6D3E"/>
    <w:rsid w:val="005D6D86"/>
    <w:rsid w:val="005D6DA5"/>
    <w:rsid w:val="005D6EC8"/>
    <w:rsid w:val="005D6F91"/>
    <w:rsid w:val="005D7156"/>
    <w:rsid w:val="005D748D"/>
    <w:rsid w:val="005D7779"/>
    <w:rsid w:val="005D7A98"/>
    <w:rsid w:val="005D7EEC"/>
    <w:rsid w:val="005E0305"/>
    <w:rsid w:val="005E0497"/>
    <w:rsid w:val="005E0EB6"/>
    <w:rsid w:val="005E108A"/>
    <w:rsid w:val="005E11E7"/>
    <w:rsid w:val="005E1366"/>
    <w:rsid w:val="005E1453"/>
    <w:rsid w:val="005E1463"/>
    <w:rsid w:val="005E189F"/>
    <w:rsid w:val="005E1CBC"/>
    <w:rsid w:val="005E25F9"/>
    <w:rsid w:val="005E27EB"/>
    <w:rsid w:val="005E285A"/>
    <w:rsid w:val="005E28F7"/>
    <w:rsid w:val="005E2E59"/>
    <w:rsid w:val="005E2F81"/>
    <w:rsid w:val="005E3267"/>
    <w:rsid w:val="005E35B7"/>
    <w:rsid w:val="005E3736"/>
    <w:rsid w:val="005E390E"/>
    <w:rsid w:val="005E3A0A"/>
    <w:rsid w:val="005E3F80"/>
    <w:rsid w:val="005E430D"/>
    <w:rsid w:val="005E46CE"/>
    <w:rsid w:val="005E4E7E"/>
    <w:rsid w:val="005E4E9D"/>
    <w:rsid w:val="005E4F49"/>
    <w:rsid w:val="005E51F2"/>
    <w:rsid w:val="005E5ABB"/>
    <w:rsid w:val="005E5B43"/>
    <w:rsid w:val="005E670A"/>
    <w:rsid w:val="005E6941"/>
    <w:rsid w:val="005E7527"/>
    <w:rsid w:val="005F0481"/>
    <w:rsid w:val="005F04C5"/>
    <w:rsid w:val="005F09F9"/>
    <w:rsid w:val="005F0B6D"/>
    <w:rsid w:val="005F0D91"/>
    <w:rsid w:val="005F100E"/>
    <w:rsid w:val="005F11DC"/>
    <w:rsid w:val="005F1340"/>
    <w:rsid w:val="005F13E2"/>
    <w:rsid w:val="005F155F"/>
    <w:rsid w:val="005F1F0E"/>
    <w:rsid w:val="005F239D"/>
    <w:rsid w:val="005F26B8"/>
    <w:rsid w:val="005F27CC"/>
    <w:rsid w:val="005F27E6"/>
    <w:rsid w:val="005F29B6"/>
    <w:rsid w:val="005F2A22"/>
    <w:rsid w:val="005F2D23"/>
    <w:rsid w:val="005F2F30"/>
    <w:rsid w:val="005F3063"/>
    <w:rsid w:val="005F3111"/>
    <w:rsid w:val="005F3353"/>
    <w:rsid w:val="005F374A"/>
    <w:rsid w:val="005F3773"/>
    <w:rsid w:val="005F3828"/>
    <w:rsid w:val="005F3B18"/>
    <w:rsid w:val="005F3B48"/>
    <w:rsid w:val="005F3FCD"/>
    <w:rsid w:val="005F4329"/>
    <w:rsid w:val="005F491D"/>
    <w:rsid w:val="005F4BC7"/>
    <w:rsid w:val="005F51C6"/>
    <w:rsid w:val="005F5447"/>
    <w:rsid w:val="005F54B1"/>
    <w:rsid w:val="005F58CE"/>
    <w:rsid w:val="005F5AF2"/>
    <w:rsid w:val="005F5C18"/>
    <w:rsid w:val="005F5ECD"/>
    <w:rsid w:val="005F6225"/>
    <w:rsid w:val="005F6C36"/>
    <w:rsid w:val="005F6CCC"/>
    <w:rsid w:val="005F75E4"/>
    <w:rsid w:val="005F7CF0"/>
    <w:rsid w:val="00600691"/>
    <w:rsid w:val="00600856"/>
    <w:rsid w:val="00600A3A"/>
    <w:rsid w:val="00600C18"/>
    <w:rsid w:val="00600D7C"/>
    <w:rsid w:val="00601006"/>
    <w:rsid w:val="00601AF6"/>
    <w:rsid w:val="00601E79"/>
    <w:rsid w:val="00601EEA"/>
    <w:rsid w:val="006020AA"/>
    <w:rsid w:val="0060295D"/>
    <w:rsid w:val="00602EAD"/>
    <w:rsid w:val="006037E2"/>
    <w:rsid w:val="006039B3"/>
    <w:rsid w:val="00603A1F"/>
    <w:rsid w:val="00603B11"/>
    <w:rsid w:val="006040EC"/>
    <w:rsid w:val="006043A3"/>
    <w:rsid w:val="006047C9"/>
    <w:rsid w:val="00604910"/>
    <w:rsid w:val="00605316"/>
    <w:rsid w:val="00605518"/>
    <w:rsid w:val="0060579C"/>
    <w:rsid w:val="006065D3"/>
    <w:rsid w:val="006102FB"/>
    <w:rsid w:val="00610581"/>
    <w:rsid w:val="00610734"/>
    <w:rsid w:val="00610ADB"/>
    <w:rsid w:val="00610B0E"/>
    <w:rsid w:val="006112E5"/>
    <w:rsid w:val="0061147A"/>
    <w:rsid w:val="006122A3"/>
    <w:rsid w:val="00612DBA"/>
    <w:rsid w:val="00612F4B"/>
    <w:rsid w:val="00612FB1"/>
    <w:rsid w:val="00612FB5"/>
    <w:rsid w:val="00613294"/>
    <w:rsid w:val="00613534"/>
    <w:rsid w:val="00613A41"/>
    <w:rsid w:val="006143CC"/>
    <w:rsid w:val="006144D2"/>
    <w:rsid w:val="006145A0"/>
    <w:rsid w:val="006145C8"/>
    <w:rsid w:val="00614CE8"/>
    <w:rsid w:val="00614DDE"/>
    <w:rsid w:val="006152BA"/>
    <w:rsid w:val="0061564D"/>
    <w:rsid w:val="00615C7D"/>
    <w:rsid w:val="00615D49"/>
    <w:rsid w:val="00615FCD"/>
    <w:rsid w:val="00616216"/>
    <w:rsid w:val="00616C25"/>
    <w:rsid w:val="00616EFA"/>
    <w:rsid w:val="006171BD"/>
    <w:rsid w:val="006175B4"/>
    <w:rsid w:val="0061778E"/>
    <w:rsid w:val="006177E4"/>
    <w:rsid w:val="006177FB"/>
    <w:rsid w:val="006178F0"/>
    <w:rsid w:val="00617A9A"/>
    <w:rsid w:val="00617B56"/>
    <w:rsid w:val="00617C06"/>
    <w:rsid w:val="00620007"/>
    <w:rsid w:val="00620563"/>
    <w:rsid w:val="00620790"/>
    <w:rsid w:val="00620E0E"/>
    <w:rsid w:val="00620FF7"/>
    <w:rsid w:val="00621599"/>
    <w:rsid w:val="0062160B"/>
    <w:rsid w:val="00621801"/>
    <w:rsid w:val="00621BA0"/>
    <w:rsid w:val="00621D17"/>
    <w:rsid w:val="00621F91"/>
    <w:rsid w:val="0062238D"/>
    <w:rsid w:val="0062250D"/>
    <w:rsid w:val="006226CA"/>
    <w:rsid w:val="0062299E"/>
    <w:rsid w:val="00622CE1"/>
    <w:rsid w:val="00622F03"/>
    <w:rsid w:val="00623443"/>
    <w:rsid w:val="006236AA"/>
    <w:rsid w:val="00624192"/>
    <w:rsid w:val="00624B00"/>
    <w:rsid w:val="00624BB6"/>
    <w:rsid w:val="00624C64"/>
    <w:rsid w:val="00624CA5"/>
    <w:rsid w:val="00624D70"/>
    <w:rsid w:val="00625782"/>
    <w:rsid w:val="00625CDE"/>
    <w:rsid w:val="00625F3E"/>
    <w:rsid w:val="00626022"/>
    <w:rsid w:val="00626385"/>
    <w:rsid w:val="0062675D"/>
    <w:rsid w:val="00626E01"/>
    <w:rsid w:val="00627963"/>
    <w:rsid w:val="00627C8F"/>
    <w:rsid w:val="006300C3"/>
    <w:rsid w:val="0063032F"/>
    <w:rsid w:val="0063078F"/>
    <w:rsid w:val="0063088C"/>
    <w:rsid w:val="00631317"/>
    <w:rsid w:val="00631BB0"/>
    <w:rsid w:val="00631DB1"/>
    <w:rsid w:val="00631FC4"/>
    <w:rsid w:val="00632117"/>
    <w:rsid w:val="006323E3"/>
    <w:rsid w:val="0063345B"/>
    <w:rsid w:val="0063369F"/>
    <w:rsid w:val="00633C8E"/>
    <w:rsid w:val="00633CB0"/>
    <w:rsid w:val="00634645"/>
    <w:rsid w:val="00634A14"/>
    <w:rsid w:val="00634B34"/>
    <w:rsid w:val="00634B43"/>
    <w:rsid w:val="006352DB"/>
    <w:rsid w:val="00635391"/>
    <w:rsid w:val="00635B06"/>
    <w:rsid w:val="00635D2D"/>
    <w:rsid w:val="006362DC"/>
    <w:rsid w:val="0063669A"/>
    <w:rsid w:val="0063677D"/>
    <w:rsid w:val="00636DE2"/>
    <w:rsid w:val="00637819"/>
    <w:rsid w:val="00637A2F"/>
    <w:rsid w:val="00637DA3"/>
    <w:rsid w:val="00637DB0"/>
    <w:rsid w:val="0064030B"/>
    <w:rsid w:val="00640F1A"/>
    <w:rsid w:val="006414C6"/>
    <w:rsid w:val="006415BE"/>
    <w:rsid w:val="00641A54"/>
    <w:rsid w:val="00641B9F"/>
    <w:rsid w:val="0064237F"/>
    <w:rsid w:val="0064248F"/>
    <w:rsid w:val="00642998"/>
    <w:rsid w:val="00642C71"/>
    <w:rsid w:val="00642FBC"/>
    <w:rsid w:val="00643AA2"/>
    <w:rsid w:val="00643AB9"/>
    <w:rsid w:val="00643D77"/>
    <w:rsid w:val="006440C5"/>
    <w:rsid w:val="00644CB4"/>
    <w:rsid w:val="00644E39"/>
    <w:rsid w:val="0064547B"/>
    <w:rsid w:val="00645484"/>
    <w:rsid w:val="006456FF"/>
    <w:rsid w:val="006458C9"/>
    <w:rsid w:val="0064610E"/>
    <w:rsid w:val="006462CB"/>
    <w:rsid w:val="006462FD"/>
    <w:rsid w:val="00646599"/>
    <w:rsid w:val="006467BB"/>
    <w:rsid w:val="006471D5"/>
    <w:rsid w:val="006476AB"/>
    <w:rsid w:val="00647D98"/>
    <w:rsid w:val="006504B7"/>
    <w:rsid w:val="00650A10"/>
    <w:rsid w:val="00650AE0"/>
    <w:rsid w:val="006510AE"/>
    <w:rsid w:val="006516E2"/>
    <w:rsid w:val="00651880"/>
    <w:rsid w:val="006518F9"/>
    <w:rsid w:val="00651F38"/>
    <w:rsid w:val="00652393"/>
    <w:rsid w:val="0065301F"/>
    <w:rsid w:val="006534F0"/>
    <w:rsid w:val="00653B01"/>
    <w:rsid w:val="00653E41"/>
    <w:rsid w:val="00654A1B"/>
    <w:rsid w:val="00654ADF"/>
    <w:rsid w:val="00655450"/>
    <w:rsid w:val="0065597B"/>
    <w:rsid w:val="006565D0"/>
    <w:rsid w:val="0065678F"/>
    <w:rsid w:val="00656ADB"/>
    <w:rsid w:val="00656D2F"/>
    <w:rsid w:val="00656D92"/>
    <w:rsid w:val="00656FBD"/>
    <w:rsid w:val="0065786F"/>
    <w:rsid w:val="006579E7"/>
    <w:rsid w:val="00657FAA"/>
    <w:rsid w:val="00660717"/>
    <w:rsid w:val="006607BD"/>
    <w:rsid w:val="006609F5"/>
    <w:rsid w:val="00661063"/>
    <w:rsid w:val="00661502"/>
    <w:rsid w:val="006615EC"/>
    <w:rsid w:val="00661AEF"/>
    <w:rsid w:val="00661B3F"/>
    <w:rsid w:val="00661EB1"/>
    <w:rsid w:val="0066284D"/>
    <w:rsid w:val="00662C8E"/>
    <w:rsid w:val="00663796"/>
    <w:rsid w:val="006643AD"/>
    <w:rsid w:val="00664436"/>
    <w:rsid w:val="00664BD0"/>
    <w:rsid w:val="00664C3F"/>
    <w:rsid w:val="00664EEE"/>
    <w:rsid w:val="00665C74"/>
    <w:rsid w:val="00665D5B"/>
    <w:rsid w:val="00665E46"/>
    <w:rsid w:val="00665FCE"/>
    <w:rsid w:val="00666383"/>
    <w:rsid w:val="00666D76"/>
    <w:rsid w:val="00666E4D"/>
    <w:rsid w:val="0066724D"/>
    <w:rsid w:val="0066729D"/>
    <w:rsid w:val="00667B4E"/>
    <w:rsid w:val="00667CBB"/>
    <w:rsid w:val="0067025A"/>
    <w:rsid w:val="0067061D"/>
    <w:rsid w:val="006708F4"/>
    <w:rsid w:val="00670D92"/>
    <w:rsid w:val="00670ECC"/>
    <w:rsid w:val="00670ECE"/>
    <w:rsid w:val="0067177C"/>
    <w:rsid w:val="00671ADF"/>
    <w:rsid w:val="00671E9B"/>
    <w:rsid w:val="006729C4"/>
    <w:rsid w:val="00673BEC"/>
    <w:rsid w:val="00674B92"/>
    <w:rsid w:val="00674E4B"/>
    <w:rsid w:val="006750B9"/>
    <w:rsid w:val="0067536B"/>
    <w:rsid w:val="00675378"/>
    <w:rsid w:val="0067542B"/>
    <w:rsid w:val="00675EC8"/>
    <w:rsid w:val="0067607B"/>
    <w:rsid w:val="006762F3"/>
    <w:rsid w:val="0067632B"/>
    <w:rsid w:val="00676533"/>
    <w:rsid w:val="006765EB"/>
    <w:rsid w:val="0067694B"/>
    <w:rsid w:val="00676AD4"/>
    <w:rsid w:val="00676C30"/>
    <w:rsid w:val="00676D47"/>
    <w:rsid w:val="00676D48"/>
    <w:rsid w:val="00676E95"/>
    <w:rsid w:val="00676F13"/>
    <w:rsid w:val="006772DF"/>
    <w:rsid w:val="00677925"/>
    <w:rsid w:val="00677CB6"/>
    <w:rsid w:val="006803A4"/>
    <w:rsid w:val="00680545"/>
    <w:rsid w:val="00680870"/>
    <w:rsid w:val="00680A96"/>
    <w:rsid w:val="006812F0"/>
    <w:rsid w:val="006818AA"/>
    <w:rsid w:val="00681C76"/>
    <w:rsid w:val="00681CB8"/>
    <w:rsid w:val="00682950"/>
    <w:rsid w:val="006829BD"/>
    <w:rsid w:val="00682B01"/>
    <w:rsid w:val="00682BE4"/>
    <w:rsid w:val="00682DE3"/>
    <w:rsid w:val="00683228"/>
    <w:rsid w:val="006834A5"/>
    <w:rsid w:val="0068352C"/>
    <w:rsid w:val="00683C39"/>
    <w:rsid w:val="00683F5E"/>
    <w:rsid w:val="0068404B"/>
    <w:rsid w:val="00684086"/>
    <w:rsid w:val="0068472B"/>
    <w:rsid w:val="0068476D"/>
    <w:rsid w:val="006848C7"/>
    <w:rsid w:val="00684A41"/>
    <w:rsid w:val="00685A17"/>
    <w:rsid w:val="00685B10"/>
    <w:rsid w:val="006860F6"/>
    <w:rsid w:val="00686188"/>
    <w:rsid w:val="006866AF"/>
    <w:rsid w:val="00686B8C"/>
    <w:rsid w:val="00686C61"/>
    <w:rsid w:val="00686EF0"/>
    <w:rsid w:val="00687028"/>
    <w:rsid w:val="0068722F"/>
    <w:rsid w:val="006873BA"/>
    <w:rsid w:val="006875E0"/>
    <w:rsid w:val="00687778"/>
    <w:rsid w:val="0068777A"/>
    <w:rsid w:val="00690128"/>
    <w:rsid w:val="006901E1"/>
    <w:rsid w:val="006907B6"/>
    <w:rsid w:val="0069087F"/>
    <w:rsid w:val="00690E6D"/>
    <w:rsid w:val="00691237"/>
    <w:rsid w:val="006917E2"/>
    <w:rsid w:val="00691F77"/>
    <w:rsid w:val="006932D9"/>
    <w:rsid w:val="00693659"/>
    <w:rsid w:val="00693C62"/>
    <w:rsid w:val="00693D4C"/>
    <w:rsid w:val="00693D6C"/>
    <w:rsid w:val="006940C3"/>
    <w:rsid w:val="0069436B"/>
    <w:rsid w:val="006943DF"/>
    <w:rsid w:val="00694433"/>
    <w:rsid w:val="006945AD"/>
    <w:rsid w:val="0069461D"/>
    <w:rsid w:val="006946B2"/>
    <w:rsid w:val="006947AD"/>
    <w:rsid w:val="0069487E"/>
    <w:rsid w:val="00694C9F"/>
    <w:rsid w:val="006950B7"/>
    <w:rsid w:val="0069547B"/>
    <w:rsid w:val="0069550D"/>
    <w:rsid w:val="00695967"/>
    <w:rsid w:val="00695C98"/>
    <w:rsid w:val="006960DD"/>
    <w:rsid w:val="0069641F"/>
    <w:rsid w:val="00696977"/>
    <w:rsid w:val="00696DFE"/>
    <w:rsid w:val="00697154"/>
    <w:rsid w:val="0069777C"/>
    <w:rsid w:val="00697944"/>
    <w:rsid w:val="0069797F"/>
    <w:rsid w:val="006A019D"/>
    <w:rsid w:val="006A02EF"/>
    <w:rsid w:val="006A0467"/>
    <w:rsid w:val="006A07E4"/>
    <w:rsid w:val="006A0F6D"/>
    <w:rsid w:val="006A11EE"/>
    <w:rsid w:val="006A216A"/>
    <w:rsid w:val="006A26E7"/>
    <w:rsid w:val="006A2858"/>
    <w:rsid w:val="006A2F22"/>
    <w:rsid w:val="006A342F"/>
    <w:rsid w:val="006A37F2"/>
    <w:rsid w:val="006A3ABD"/>
    <w:rsid w:val="006A3B88"/>
    <w:rsid w:val="006A43B6"/>
    <w:rsid w:val="006A4C83"/>
    <w:rsid w:val="006A4EA0"/>
    <w:rsid w:val="006A5317"/>
    <w:rsid w:val="006A5429"/>
    <w:rsid w:val="006A55AB"/>
    <w:rsid w:val="006A5820"/>
    <w:rsid w:val="006A5955"/>
    <w:rsid w:val="006A5AD7"/>
    <w:rsid w:val="006A5E96"/>
    <w:rsid w:val="006A60F3"/>
    <w:rsid w:val="006A61CC"/>
    <w:rsid w:val="006A6208"/>
    <w:rsid w:val="006A62C8"/>
    <w:rsid w:val="006A650F"/>
    <w:rsid w:val="006A667E"/>
    <w:rsid w:val="006A682B"/>
    <w:rsid w:val="006A692F"/>
    <w:rsid w:val="006A698E"/>
    <w:rsid w:val="006A6B05"/>
    <w:rsid w:val="006A6DFE"/>
    <w:rsid w:val="006A7389"/>
    <w:rsid w:val="006A73C7"/>
    <w:rsid w:val="006A741A"/>
    <w:rsid w:val="006A7560"/>
    <w:rsid w:val="006A75FF"/>
    <w:rsid w:val="006B028A"/>
    <w:rsid w:val="006B03DA"/>
    <w:rsid w:val="006B0710"/>
    <w:rsid w:val="006B0BBA"/>
    <w:rsid w:val="006B1528"/>
    <w:rsid w:val="006B1CEA"/>
    <w:rsid w:val="006B1F4F"/>
    <w:rsid w:val="006B2090"/>
    <w:rsid w:val="006B211E"/>
    <w:rsid w:val="006B23E0"/>
    <w:rsid w:val="006B28E2"/>
    <w:rsid w:val="006B2F77"/>
    <w:rsid w:val="006B30C6"/>
    <w:rsid w:val="006B30F8"/>
    <w:rsid w:val="006B3518"/>
    <w:rsid w:val="006B3542"/>
    <w:rsid w:val="006B3770"/>
    <w:rsid w:val="006B3AB5"/>
    <w:rsid w:val="006B427E"/>
    <w:rsid w:val="006B429F"/>
    <w:rsid w:val="006B4371"/>
    <w:rsid w:val="006B453A"/>
    <w:rsid w:val="006B489A"/>
    <w:rsid w:val="006B49D3"/>
    <w:rsid w:val="006B4B1A"/>
    <w:rsid w:val="006B4BE4"/>
    <w:rsid w:val="006B4DC1"/>
    <w:rsid w:val="006B5918"/>
    <w:rsid w:val="006B5F49"/>
    <w:rsid w:val="006B6077"/>
    <w:rsid w:val="006B6B10"/>
    <w:rsid w:val="006B6C29"/>
    <w:rsid w:val="006B6D51"/>
    <w:rsid w:val="006B6F1D"/>
    <w:rsid w:val="006B7100"/>
    <w:rsid w:val="006B719B"/>
    <w:rsid w:val="006B7CF3"/>
    <w:rsid w:val="006C0108"/>
    <w:rsid w:val="006C050C"/>
    <w:rsid w:val="006C0522"/>
    <w:rsid w:val="006C0B80"/>
    <w:rsid w:val="006C0E90"/>
    <w:rsid w:val="006C1077"/>
    <w:rsid w:val="006C1159"/>
    <w:rsid w:val="006C123A"/>
    <w:rsid w:val="006C1750"/>
    <w:rsid w:val="006C18B9"/>
    <w:rsid w:val="006C198C"/>
    <w:rsid w:val="006C1D34"/>
    <w:rsid w:val="006C1F5A"/>
    <w:rsid w:val="006C24EE"/>
    <w:rsid w:val="006C28FB"/>
    <w:rsid w:val="006C2943"/>
    <w:rsid w:val="006C313B"/>
    <w:rsid w:val="006C384C"/>
    <w:rsid w:val="006C3D96"/>
    <w:rsid w:val="006C4138"/>
    <w:rsid w:val="006C55E0"/>
    <w:rsid w:val="006C575D"/>
    <w:rsid w:val="006C5FD4"/>
    <w:rsid w:val="006C658B"/>
    <w:rsid w:val="006C680B"/>
    <w:rsid w:val="006C6C5B"/>
    <w:rsid w:val="006C6D20"/>
    <w:rsid w:val="006C6D74"/>
    <w:rsid w:val="006C7022"/>
    <w:rsid w:val="006C72E3"/>
    <w:rsid w:val="006C737D"/>
    <w:rsid w:val="006C7B97"/>
    <w:rsid w:val="006C7D47"/>
    <w:rsid w:val="006D01C9"/>
    <w:rsid w:val="006D0707"/>
    <w:rsid w:val="006D0AD0"/>
    <w:rsid w:val="006D0B2E"/>
    <w:rsid w:val="006D0C53"/>
    <w:rsid w:val="006D0F77"/>
    <w:rsid w:val="006D1575"/>
    <w:rsid w:val="006D1988"/>
    <w:rsid w:val="006D26D2"/>
    <w:rsid w:val="006D29ED"/>
    <w:rsid w:val="006D2BA2"/>
    <w:rsid w:val="006D2CD4"/>
    <w:rsid w:val="006D2F7E"/>
    <w:rsid w:val="006D3465"/>
    <w:rsid w:val="006D3928"/>
    <w:rsid w:val="006D43D9"/>
    <w:rsid w:val="006D4A6E"/>
    <w:rsid w:val="006D4D3E"/>
    <w:rsid w:val="006D5045"/>
    <w:rsid w:val="006D5593"/>
    <w:rsid w:val="006D5AC2"/>
    <w:rsid w:val="006D5B0F"/>
    <w:rsid w:val="006D5B64"/>
    <w:rsid w:val="006D5BAC"/>
    <w:rsid w:val="006D5CAC"/>
    <w:rsid w:val="006D5E9E"/>
    <w:rsid w:val="006D5EE8"/>
    <w:rsid w:val="006D70A5"/>
    <w:rsid w:val="006D7203"/>
    <w:rsid w:val="006D7263"/>
    <w:rsid w:val="006D77EB"/>
    <w:rsid w:val="006D78F4"/>
    <w:rsid w:val="006D7B2E"/>
    <w:rsid w:val="006D7B32"/>
    <w:rsid w:val="006D7BF0"/>
    <w:rsid w:val="006D7D47"/>
    <w:rsid w:val="006E019F"/>
    <w:rsid w:val="006E08C4"/>
    <w:rsid w:val="006E0925"/>
    <w:rsid w:val="006E0BFB"/>
    <w:rsid w:val="006E1E7C"/>
    <w:rsid w:val="006E1F93"/>
    <w:rsid w:val="006E29AD"/>
    <w:rsid w:val="006E2AEB"/>
    <w:rsid w:val="006E2C21"/>
    <w:rsid w:val="006E322A"/>
    <w:rsid w:val="006E34FC"/>
    <w:rsid w:val="006E3BB4"/>
    <w:rsid w:val="006E4056"/>
    <w:rsid w:val="006E4439"/>
    <w:rsid w:val="006E49A6"/>
    <w:rsid w:val="006E54A3"/>
    <w:rsid w:val="006E5C5A"/>
    <w:rsid w:val="006E5CD6"/>
    <w:rsid w:val="006E6038"/>
    <w:rsid w:val="006E62EE"/>
    <w:rsid w:val="006E64A3"/>
    <w:rsid w:val="006E66B7"/>
    <w:rsid w:val="006E6F12"/>
    <w:rsid w:val="006E713F"/>
    <w:rsid w:val="006E7A69"/>
    <w:rsid w:val="006E7B85"/>
    <w:rsid w:val="006E7BC2"/>
    <w:rsid w:val="006E7C98"/>
    <w:rsid w:val="006F01CC"/>
    <w:rsid w:val="006F0244"/>
    <w:rsid w:val="006F025B"/>
    <w:rsid w:val="006F0343"/>
    <w:rsid w:val="006F0712"/>
    <w:rsid w:val="006F08DC"/>
    <w:rsid w:val="006F0BFF"/>
    <w:rsid w:val="006F0C19"/>
    <w:rsid w:val="006F0EA6"/>
    <w:rsid w:val="006F0EA9"/>
    <w:rsid w:val="006F0FC9"/>
    <w:rsid w:val="006F1187"/>
    <w:rsid w:val="006F1639"/>
    <w:rsid w:val="006F1884"/>
    <w:rsid w:val="006F1C0B"/>
    <w:rsid w:val="006F1D62"/>
    <w:rsid w:val="006F20BF"/>
    <w:rsid w:val="006F2290"/>
    <w:rsid w:val="006F233D"/>
    <w:rsid w:val="006F2915"/>
    <w:rsid w:val="006F2E42"/>
    <w:rsid w:val="006F2E57"/>
    <w:rsid w:val="006F343F"/>
    <w:rsid w:val="006F357A"/>
    <w:rsid w:val="006F39D4"/>
    <w:rsid w:val="006F3DB0"/>
    <w:rsid w:val="006F3F93"/>
    <w:rsid w:val="006F4013"/>
    <w:rsid w:val="006F40B5"/>
    <w:rsid w:val="006F4E4D"/>
    <w:rsid w:val="006F5384"/>
    <w:rsid w:val="006F58B0"/>
    <w:rsid w:val="006F591F"/>
    <w:rsid w:val="006F5ECA"/>
    <w:rsid w:val="006F6553"/>
    <w:rsid w:val="006F689B"/>
    <w:rsid w:val="006F6D17"/>
    <w:rsid w:val="006F6EAF"/>
    <w:rsid w:val="006F754C"/>
    <w:rsid w:val="006F76BE"/>
    <w:rsid w:val="006F7950"/>
    <w:rsid w:val="00700148"/>
    <w:rsid w:val="00700390"/>
    <w:rsid w:val="007004AA"/>
    <w:rsid w:val="00700BBE"/>
    <w:rsid w:val="00700EEE"/>
    <w:rsid w:val="00700FD1"/>
    <w:rsid w:val="007023D3"/>
    <w:rsid w:val="00702671"/>
    <w:rsid w:val="007037D1"/>
    <w:rsid w:val="00703C37"/>
    <w:rsid w:val="00703E1D"/>
    <w:rsid w:val="0070432B"/>
    <w:rsid w:val="00704CBC"/>
    <w:rsid w:val="00704F96"/>
    <w:rsid w:val="0070636D"/>
    <w:rsid w:val="007063CE"/>
    <w:rsid w:val="007065B6"/>
    <w:rsid w:val="00706727"/>
    <w:rsid w:val="007069F2"/>
    <w:rsid w:val="00706D48"/>
    <w:rsid w:val="00706FBF"/>
    <w:rsid w:val="0070731D"/>
    <w:rsid w:val="00707356"/>
    <w:rsid w:val="00707B54"/>
    <w:rsid w:val="00707FA9"/>
    <w:rsid w:val="00710300"/>
    <w:rsid w:val="007103E6"/>
    <w:rsid w:val="0071041D"/>
    <w:rsid w:val="00711093"/>
    <w:rsid w:val="00711111"/>
    <w:rsid w:val="00711182"/>
    <w:rsid w:val="007112ED"/>
    <w:rsid w:val="00711432"/>
    <w:rsid w:val="007117A2"/>
    <w:rsid w:val="00711B8B"/>
    <w:rsid w:val="00711D22"/>
    <w:rsid w:val="007123F4"/>
    <w:rsid w:val="00712933"/>
    <w:rsid w:val="00712C49"/>
    <w:rsid w:val="007130FA"/>
    <w:rsid w:val="00713525"/>
    <w:rsid w:val="0071371A"/>
    <w:rsid w:val="0071388D"/>
    <w:rsid w:val="0071398A"/>
    <w:rsid w:val="00713DCF"/>
    <w:rsid w:val="00713DDD"/>
    <w:rsid w:val="00713E82"/>
    <w:rsid w:val="00713F7A"/>
    <w:rsid w:val="007146CA"/>
    <w:rsid w:val="00714D82"/>
    <w:rsid w:val="0071521A"/>
    <w:rsid w:val="00715532"/>
    <w:rsid w:val="007159DF"/>
    <w:rsid w:val="007160FD"/>
    <w:rsid w:val="007163F6"/>
    <w:rsid w:val="007166BD"/>
    <w:rsid w:val="0071670A"/>
    <w:rsid w:val="00716801"/>
    <w:rsid w:val="007168CB"/>
    <w:rsid w:val="007169D7"/>
    <w:rsid w:val="00716F10"/>
    <w:rsid w:val="00717560"/>
    <w:rsid w:val="00717699"/>
    <w:rsid w:val="0071788F"/>
    <w:rsid w:val="00717953"/>
    <w:rsid w:val="007179BF"/>
    <w:rsid w:val="00717CC4"/>
    <w:rsid w:val="00717FEF"/>
    <w:rsid w:val="0072024E"/>
    <w:rsid w:val="007208BB"/>
    <w:rsid w:val="00720BB8"/>
    <w:rsid w:val="00720E51"/>
    <w:rsid w:val="0072142F"/>
    <w:rsid w:val="007215D0"/>
    <w:rsid w:val="00721B49"/>
    <w:rsid w:val="00721C07"/>
    <w:rsid w:val="00721DE1"/>
    <w:rsid w:val="00721E2A"/>
    <w:rsid w:val="0072229B"/>
    <w:rsid w:val="0072245F"/>
    <w:rsid w:val="007224A3"/>
    <w:rsid w:val="007226EA"/>
    <w:rsid w:val="00722F2A"/>
    <w:rsid w:val="00722F95"/>
    <w:rsid w:val="007237FB"/>
    <w:rsid w:val="00723B28"/>
    <w:rsid w:val="007241E4"/>
    <w:rsid w:val="007243CF"/>
    <w:rsid w:val="007244A6"/>
    <w:rsid w:val="007246E3"/>
    <w:rsid w:val="00724AF1"/>
    <w:rsid w:val="00724B2D"/>
    <w:rsid w:val="00724C3B"/>
    <w:rsid w:val="00724DB6"/>
    <w:rsid w:val="007250EC"/>
    <w:rsid w:val="0072551B"/>
    <w:rsid w:val="00725B49"/>
    <w:rsid w:val="00725B84"/>
    <w:rsid w:val="00725C59"/>
    <w:rsid w:val="00725D78"/>
    <w:rsid w:val="00726139"/>
    <w:rsid w:val="0072624B"/>
    <w:rsid w:val="00726710"/>
    <w:rsid w:val="00726888"/>
    <w:rsid w:val="00726FFB"/>
    <w:rsid w:val="0072743F"/>
    <w:rsid w:val="00727514"/>
    <w:rsid w:val="00727A92"/>
    <w:rsid w:val="00727AB6"/>
    <w:rsid w:val="00727AB8"/>
    <w:rsid w:val="00727EE3"/>
    <w:rsid w:val="0073021B"/>
    <w:rsid w:val="00730411"/>
    <w:rsid w:val="0073043C"/>
    <w:rsid w:val="0073088B"/>
    <w:rsid w:val="00730A24"/>
    <w:rsid w:val="00731175"/>
    <w:rsid w:val="00731579"/>
    <w:rsid w:val="007318A3"/>
    <w:rsid w:val="00732753"/>
    <w:rsid w:val="00732D7A"/>
    <w:rsid w:val="00732FB8"/>
    <w:rsid w:val="007337FD"/>
    <w:rsid w:val="00733DAC"/>
    <w:rsid w:val="00734DC7"/>
    <w:rsid w:val="00734FDF"/>
    <w:rsid w:val="00735107"/>
    <w:rsid w:val="00735505"/>
    <w:rsid w:val="007355FF"/>
    <w:rsid w:val="007356EA"/>
    <w:rsid w:val="007359B7"/>
    <w:rsid w:val="00735AA3"/>
    <w:rsid w:val="007365CA"/>
    <w:rsid w:val="00736B83"/>
    <w:rsid w:val="0073702B"/>
    <w:rsid w:val="00737033"/>
    <w:rsid w:val="00737299"/>
    <w:rsid w:val="007374A5"/>
    <w:rsid w:val="007376FC"/>
    <w:rsid w:val="00737B6E"/>
    <w:rsid w:val="00737DA3"/>
    <w:rsid w:val="007405BA"/>
    <w:rsid w:val="00740BF8"/>
    <w:rsid w:val="00741164"/>
    <w:rsid w:val="007412FF"/>
    <w:rsid w:val="00741776"/>
    <w:rsid w:val="0074182F"/>
    <w:rsid w:val="00741A82"/>
    <w:rsid w:val="00741ABE"/>
    <w:rsid w:val="00741B16"/>
    <w:rsid w:val="00741E20"/>
    <w:rsid w:val="00741FA5"/>
    <w:rsid w:val="00742177"/>
    <w:rsid w:val="00742563"/>
    <w:rsid w:val="00742A4D"/>
    <w:rsid w:val="00743206"/>
    <w:rsid w:val="007434E7"/>
    <w:rsid w:val="00743A60"/>
    <w:rsid w:val="00743DB5"/>
    <w:rsid w:val="007440B6"/>
    <w:rsid w:val="00744108"/>
    <w:rsid w:val="007441AF"/>
    <w:rsid w:val="007441C3"/>
    <w:rsid w:val="00744306"/>
    <w:rsid w:val="0074441D"/>
    <w:rsid w:val="0074484B"/>
    <w:rsid w:val="00744B8A"/>
    <w:rsid w:val="00745064"/>
    <w:rsid w:val="007453F5"/>
    <w:rsid w:val="0074565D"/>
    <w:rsid w:val="0074594E"/>
    <w:rsid w:val="00746496"/>
    <w:rsid w:val="00746589"/>
    <w:rsid w:val="00746A94"/>
    <w:rsid w:val="00746EC1"/>
    <w:rsid w:val="007474D7"/>
    <w:rsid w:val="007476F5"/>
    <w:rsid w:val="00747845"/>
    <w:rsid w:val="00747C79"/>
    <w:rsid w:val="00750242"/>
    <w:rsid w:val="0075030A"/>
    <w:rsid w:val="0075040D"/>
    <w:rsid w:val="00750872"/>
    <w:rsid w:val="00750BFB"/>
    <w:rsid w:val="007511E5"/>
    <w:rsid w:val="007511E6"/>
    <w:rsid w:val="00751277"/>
    <w:rsid w:val="0075164E"/>
    <w:rsid w:val="00751C0D"/>
    <w:rsid w:val="00752612"/>
    <w:rsid w:val="007527A9"/>
    <w:rsid w:val="00752928"/>
    <w:rsid w:val="00752C09"/>
    <w:rsid w:val="00753657"/>
    <w:rsid w:val="00754D6A"/>
    <w:rsid w:val="00754DCD"/>
    <w:rsid w:val="00755A01"/>
    <w:rsid w:val="00755A35"/>
    <w:rsid w:val="0075636D"/>
    <w:rsid w:val="007567AA"/>
    <w:rsid w:val="0075745D"/>
    <w:rsid w:val="00757628"/>
    <w:rsid w:val="00757703"/>
    <w:rsid w:val="00757AC3"/>
    <w:rsid w:val="00757EC7"/>
    <w:rsid w:val="007606A0"/>
    <w:rsid w:val="00760ABE"/>
    <w:rsid w:val="00760B07"/>
    <w:rsid w:val="00760BE8"/>
    <w:rsid w:val="00760CAC"/>
    <w:rsid w:val="00761192"/>
    <w:rsid w:val="007613E5"/>
    <w:rsid w:val="00761960"/>
    <w:rsid w:val="00761AE6"/>
    <w:rsid w:val="00761BF9"/>
    <w:rsid w:val="007620F4"/>
    <w:rsid w:val="007623A1"/>
    <w:rsid w:val="007624D2"/>
    <w:rsid w:val="0076280F"/>
    <w:rsid w:val="00762F10"/>
    <w:rsid w:val="007630DD"/>
    <w:rsid w:val="0076386A"/>
    <w:rsid w:val="00763989"/>
    <w:rsid w:val="00763ABA"/>
    <w:rsid w:val="00763D26"/>
    <w:rsid w:val="0076423B"/>
    <w:rsid w:val="00764364"/>
    <w:rsid w:val="00764384"/>
    <w:rsid w:val="007644FA"/>
    <w:rsid w:val="00764C59"/>
    <w:rsid w:val="00764CF4"/>
    <w:rsid w:val="007651DA"/>
    <w:rsid w:val="0076535D"/>
    <w:rsid w:val="007655FD"/>
    <w:rsid w:val="007659DC"/>
    <w:rsid w:val="00765CD7"/>
    <w:rsid w:val="00765E27"/>
    <w:rsid w:val="00766208"/>
    <w:rsid w:val="007662CC"/>
    <w:rsid w:val="00766AF9"/>
    <w:rsid w:val="00766B1B"/>
    <w:rsid w:val="00766CCE"/>
    <w:rsid w:val="00766DBA"/>
    <w:rsid w:val="0076751A"/>
    <w:rsid w:val="0076772D"/>
    <w:rsid w:val="00767B1F"/>
    <w:rsid w:val="00767F3A"/>
    <w:rsid w:val="007708AD"/>
    <w:rsid w:val="00770BED"/>
    <w:rsid w:val="00770D8B"/>
    <w:rsid w:val="007710A1"/>
    <w:rsid w:val="00771244"/>
    <w:rsid w:val="007713B0"/>
    <w:rsid w:val="007717CB"/>
    <w:rsid w:val="00771802"/>
    <w:rsid w:val="00772E11"/>
    <w:rsid w:val="00772F98"/>
    <w:rsid w:val="0077304F"/>
    <w:rsid w:val="0077365A"/>
    <w:rsid w:val="00774051"/>
    <w:rsid w:val="0077488A"/>
    <w:rsid w:val="00774928"/>
    <w:rsid w:val="0077497C"/>
    <w:rsid w:val="007749A0"/>
    <w:rsid w:val="007756ED"/>
    <w:rsid w:val="00776698"/>
    <w:rsid w:val="007766FF"/>
    <w:rsid w:val="0077680F"/>
    <w:rsid w:val="00776B3C"/>
    <w:rsid w:val="00776F1C"/>
    <w:rsid w:val="00776FF9"/>
    <w:rsid w:val="0077729A"/>
    <w:rsid w:val="00777469"/>
    <w:rsid w:val="00777672"/>
    <w:rsid w:val="00777EDF"/>
    <w:rsid w:val="007802EA"/>
    <w:rsid w:val="0078047D"/>
    <w:rsid w:val="00780744"/>
    <w:rsid w:val="00780854"/>
    <w:rsid w:val="00780887"/>
    <w:rsid w:val="00781289"/>
    <w:rsid w:val="00781643"/>
    <w:rsid w:val="0078193D"/>
    <w:rsid w:val="007820BC"/>
    <w:rsid w:val="00782DB3"/>
    <w:rsid w:val="00782DDC"/>
    <w:rsid w:val="0078304A"/>
    <w:rsid w:val="00783ADD"/>
    <w:rsid w:val="00783C84"/>
    <w:rsid w:val="007840FA"/>
    <w:rsid w:val="0078441B"/>
    <w:rsid w:val="007845CA"/>
    <w:rsid w:val="0078493A"/>
    <w:rsid w:val="00784E23"/>
    <w:rsid w:val="00784FAE"/>
    <w:rsid w:val="00785034"/>
    <w:rsid w:val="00785144"/>
    <w:rsid w:val="007852BC"/>
    <w:rsid w:val="00785644"/>
    <w:rsid w:val="007858F9"/>
    <w:rsid w:val="0078590A"/>
    <w:rsid w:val="0078596D"/>
    <w:rsid w:val="00785E9D"/>
    <w:rsid w:val="0078622D"/>
    <w:rsid w:val="007867D2"/>
    <w:rsid w:val="0078734E"/>
    <w:rsid w:val="007874FC"/>
    <w:rsid w:val="0078750D"/>
    <w:rsid w:val="0078789A"/>
    <w:rsid w:val="00787C9F"/>
    <w:rsid w:val="0079043D"/>
    <w:rsid w:val="00790C10"/>
    <w:rsid w:val="00790D18"/>
    <w:rsid w:val="00791445"/>
    <w:rsid w:val="00791546"/>
    <w:rsid w:val="007915C0"/>
    <w:rsid w:val="00791670"/>
    <w:rsid w:val="0079188D"/>
    <w:rsid w:val="0079188E"/>
    <w:rsid w:val="00791AB3"/>
    <w:rsid w:val="007924AB"/>
    <w:rsid w:val="007929D9"/>
    <w:rsid w:val="00792E49"/>
    <w:rsid w:val="007930FF"/>
    <w:rsid w:val="00793583"/>
    <w:rsid w:val="00793C6E"/>
    <w:rsid w:val="00793D14"/>
    <w:rsid w:val="007940AE"/>
    <w:rsid w:val="007942C1"/>
    <w:rsid w:val="007943B2"/>
    <w:rsid w:val="00794973"/>
    <w:rsid w:val="00794A4F"/>
    <w:rsid w:val="00794F66"/>
    <w:rsid w:val="00794F99"/>
    <w:rsid w:val="0079526B"/>
    <w:rsid w:val="0079552E"/>
    <w:rsid w:val="00795754"/>
    <w:rsid w:val="0079599B"/>
    <w:rsid w:val="007959C4"/>
    <w:rsid w:val="00795A90"/>
    <w:rsid w:val="0079650C"/>
    <w:rsid w:val="0079653F"/>
    <w:rsid w:val="007966C7"/>
    <w:rsid w:val="007966DA"/>
    <w:rsid w:val="00796C21"/>
    <w:rsid w:val="00796C3B"/>
    <w:rsid w:val="00796D3E"/>
    <w:rsid w:val="00796DF8"/>
    <w:rsid w:val="007971A5"/>
    <w:rsid w:val="007973E7"/>
    <w:rsid w:val="007973EC"/>
    <w:rsid w:val="00797775"/>
    <w:rsid w:val="00797926"/>
    <w:rsid w:val="00797DD7"/>
    <w:rsid w:val="007A0178"/>
    <w:rsid w:val="007A0190"/>
    <w:rsid w:val="007A022C"/>
    <w:rsid w:val="007A032D"/>
    <w:rsid w:val="007A0D59"/>
    <w:rsid w:val="007A0EE3"/>
    <w:rsid w:val="007A12CF"/>
    <w:rsid w:val="007A12EE"/>
    <w:rsid w:val="007A12FC"/>
    <w:rsid w:val="007A16A5"/>
    <w:rsid w:val="007A17F5"/>
    <w:rsid w:val="007A2034"/>
    <w:rsid w:val="007A232A"/>
    <w:rsid w:val="007A2343"/>
    <w:rsid w:val="007A2838"/>
    <w:rsid w:val="007A31C1"/>
    <w:rsid w:val="007A3446"/>
    <w:rsid w:val="007A3674"/>
    <w:rsid w:val="007A369E"/>
    <w:rsid w:val="007A37BC"/>
    <w:rsid w:val="007A37E6"/>
    <w:rsid w:val="007A3A12"/>
    <w:rsid w:val="007A3AF7"/>
    <w:rsid w:val="007A4B49"/>
    <w:rsid w:val="007A4D3A"/>
    <w:rsid w:val="007A5605"/>
    <w:rsid w:val="007A5880"/>
    <w:rsid w:val="007A591F"/>
    <w:rsid w:val="007A59E2"/>
    <w:rsid w:val="007A5B4D"/>
    <w:rsid w:val="007A5F37"/>
    <w:rsid w:val="007A626A"/>
    <w:rsid w:val="007A67AA"/>
    <w:rsid w:val="007A6C4A"/>
    <w:rsid w:val="007A72B1"/>
    <w:rsid w:val="007A73D6"/>
    <w:rsid w:val="007A76F9"/>
    <w:rsid w:val="007A7ED7"/>
    <w:rsid w:val="007B018B"/>
    <w:rsid w:val="007B03DE"/>
    <w:rsid w:val="007B0432"/>
    <w:rsid w:val="007B069E"/>
    <w:rsid w:val="007B09CE"/>
    <w:rsid w:val="007B0A3D"/>
    <w:rsid w:val="007B0B6A"/>
    <w:rsid w:val="007B0BC5"/>
    <w:rsid w:val="007B0FDA"/>
    <w:rsid w:val="007B1279"/>
    <w:rsid w:val="007B16BC"/>
    <w:rsid w:val="007B1A25"/>
    <w:rsid w:val="007B1C0F"/>
    <w:rsid w:val="007B1F65"/>
    <w:rsid w:val="007B22C1"/>
    <w:rsid w:val="007B2632"/>
    <w:rsid w:val="007B2925"/>
    <w:rsid w:val="007B3979"/>
    <w:rsid w:val="007B3E9F"/>
    <w:rsid w:val="007B3FA5"/>
    <w:rsid w:val="007B43A0"/>
    <w:rsid w:val="007B43CE"/>
    <w:rsid w:val="007B476B"/>
    <w:rsid w:val="007B488C"/>
    <w:rsid w:val="007B4A3A"/>
    <w:rsid w:val="007B5D5A"/>
    <w:rsid w:val="007B621C"/>
    <w:rsid w:val="007B64AB"/>
    <w:rsid w:val="007B6754"/>
    <w:rsid w:val="007B6772"/>
    <w:rsid w:val="007B684F"/>
    <w:rsid w:val="007B6F1C"/>
    <w:rsid w:val="007B7782"/>
    <w:rsid w:val="007C0196"/>
    <w:rsid w:val="007C0432"/>
    <w:rsid w:val="007C0BBF"/>
    <w:rsid w:val="007C11D3"/>
    <w:rsid w:val="007C1232"/>
    <w:rsid w:val="007C1A14"/>
    <w:rsid w:val="007C1FBA"/>
    <w:rsid w:val="007C2297"/>
    <w:rsid w:val="007C25D4"/>
    <w:rsid w:val="007C260D"/>
    <w:rsid w:val="007C2A48"/>
    <w:rsid w:val="007C31BE"/>
    <w:rsid w:val="007C33F9"/>
    <w:rsid w:val="007C3A35"/>
    <w:rsid w:val="007C3B11"/>
    <w:rsid w:val="007C3E2E"/>
    <w:rsid w:val="007C4430"/>
    <w:rsid w:val="007C46DC"/>
    <w:rsid w:val="007C4B8D"/>
    <w:rsid w:val="007C4DA3"/>
    <w:rsid w:val="007C6034"/>
    <w:rsid w:val="007C61CF"/>
    <w:rsid w:val="007C662B"/>
    <w:rsid w:val="007C6739"/>
    <w:rsid w:val="007C68FE"/>
    <w:rsid w:val="007C74A8"/>
    <w:rsid w:val="007C7792"/>
    <w:rsid w:val="007C7C59"/>
    <w:rsid w:val="007D0BB4"/>
    <w:rsid w:val="007D1081"/>
    <w:rsid w:val="007D12BD"/>
    <w:rsid w:val="007D1574"/>
    <w:rsid w:val="007D173E"/>
    <w:rsid w:val="007D17D1"/>
    <w:rsid w:val="007D1B87"/>
    <w:rsid w:val="007D1C67"/>
    <w:rsid w:val="007D23FA"/>
    <w:rsid w:val="007D2909"/>
    <w:rsid w:val="007D29C3"/>
    <w:rsid w:val="007D2AAA"/>
    <w:rsid w:val="007D3DA3"/>
    <w:rsid w:val="007D3EE3"/>
    <w:rsid w:val="007D47F6"/>
    <w:rsid w:val="007D4ADE"/>
    <w:rsid w:val="007D4D42"/>
    <w:rsid w:val="007D4D5A"/>
    <w:rsid w:val="007D5369"/>
    <w:rsid w:val="007D5C6A"/>
    <w:rsid w:val="007D631D"/>
    <w:rsid w:val="007D6416"/>
    <w:rsid w:val="007D6675"/>
    <w:rsid w:val="007D76D1"/>
    <w:rsid w:val="007D7838"/>
    <w:rsid w:val="007E015D"/>
    <w:rsid w:val="007E0216"/>
    <w:rsid w:val="007E03DD"/>
    <w:rsid w:val="007E09A9"/>
    <w:rsid w:val="007E0CC3"/>
    <w:rsid w:val="007E0E24"/>
    <w:rsid w:val="007E1B72"/>
    <w:rsid w:val="007E2139"/>
    <w:rsid w:val="007E266A"/>
    <w:rsid w:val="007E2C99"/>
    <w:rsid w:val="007E2FB4"/>
    <w:rsid w:val="007E3626"/>
    <w:rsid w:val="007E3B37"/>
    <w:rsid w:val="007E3DDD"/>
    <w:rsid w:val="007E4769"/>
    <w:rsid w:val="007E4885"/>
    <w:rsid w:val="007E4935"/>
    <w:rsid w:val="007E4A60"/>
    <w:rsid w:val="007E4B22"/>
    <w:rsid w:val="007E4D8D"/>
    <w:rsid w:val="007E4EA9"/>
    <w:rsid w:val="007E57F6"/>
    <w:rsid w:val="007E5843"/>
    <w:rsid w:val="007E59C7"/>
    <w:rsid w:val="007E5C7A"/>
    <w:rsid w:val="007E6026"/>
    <w:rsid w:val="007E6350"/>
    <w:rsid w:val="007E6B4B"/>
    <w:rsid w:val="007E6B98"/>
    <w:rsid w:val="007E76D0"/>
    <w:rsid w:val="007E783B"/>
    <w:rsid w:val="007E7A7C"/>
    <w:rsid w:val="007E7B80"/>
    <w:rsid w:val="007F09BB"/>
    <w:rsid w:val="007F09C3"/>
    <w:rsid w:val="007F0A6D"/>
    <w:rsid w:val="007F0AF4"/>
    <w:rsid w:val="007F0B6D"/>
    <w:rsid w:val="007F0C87"/>
    <w:rsid w:val="007F18F9"/>
    <w:rsid w:val="007F1920"/>
    <w:rsid w:val="007F1FEE"/>
    <w:rsid w:val="007F237D"/>
    <w:rsid w:val="007F268F"/>
    <w:rsid w:val="007F26B4"/>
    <w:rsid w:val="007F28D1"/>
    <w:rsid w:val="007F2A17"/>
    <w:rsid w:val="007F2EB7"/>
    <w:rsid w:val="007F2FB4"/>
    <w:rsid w:val="007F3073"/>
    <w:rsid w:val="007F3105"/>
    <w:rsid w:val="007F32BA"/>
    <w:rsid w:val="007F33C8"/>
    <w:rsid w:val="007F33F5"/>
    <w:rsid w:val="007F3797"/>
    <w:rsid w:val="007F37FC"/>
    <w:rsid w:val="007F389A"/>
    <w:rsid w:val="007F3B69"/>
    <w:rsid w:val="007F3C36"/>
    <w:rsid w:val="007F3DA0"/>
    <w:rsid w:val="007F4026"/>
    <w:rsid w:val="007F4459"/>
    <w:rsid w:val="007F52E9"/>
    <w:rsid w:val="007F59B0"/>
    <w:rsid w:val="007F5A1E"/>
    <w:rsid w:val="007F5B23"/>
    <w:rsid w:val="007F5BC3"/>
    <w:rsid w:val="007F5EB3"/>
    <w:rsid w:val="007F607D"/>
    <w:rsid w:val="007F63EB"/>
    <w:rsid w:val="007F6896"/>
    <w:rsid w:val="007F6BAD"/>
    <w:rsid w:val="007F6FBF"/>
    <w:rsid w:val="007F7383"/>
    <w:rsid w:val="007F7520"/>
    <w:rsid w:val="007F7828"/>
    <w:rsid w:val="007F798B"/>
    <w:rsid w:val="007F7D84"/>
    <w:rsid w:val="007F7F4A"/>
    <w:rsid w:val="008001C0"/>
    <w:rsid w:val="008003EA"/>
    <w:rsid w:val="0080066E"/>
    <w:rsid w:val="008006B1"/>
    <w:rsid w:val="00800907"/>
    <w:rsid w:val="00801085"/>
    <w:rsid w:val="00801093"/>
    <w:rsid w:val="008014C6"/>
    <w:rsid w:val="008017FF"/>
    <w:rsid w:val="00801A2F"/>
    <w:rsid w:val="00801F2B"/>
    <w:rsid w:val="00802215"/>
    <w:rsid w:val="008022D3"/>
    <w:rsid w:val="00802574"/>
    <w:rsid w:val="00802644"/>
    <w:rsid w:val="0080268C"/>
    <w:rsid w:val="00802819"/>
    <w:rsid w:val="00802848"/>
    <w:rsid w:val="00802BB3"/>
    <w:rsid w:val="00802F1F"/>
    <w:rsid w:val="00803045"/>
    <w:rsid w:val="008034D7"/>
    <w:rsid w:val="00803502"/>
    <w:rsid w:val="00803BCD"/>
    <w:rsid w:val="00803DA5"/>
    <w:rsid w:val="0080407C"/>
    <w:rsid w:val="00804097"/>
    <w:rsid w:val="0080429C"/>
    <w:rsid w:val="008043FC"/>
    <w:rsid w:val="00804980"/>
    <w:rsid w:val="008057BE"/>
    <w:rsid w:val="00806456"/>
    <w:rsid w:val="00806678"/>
    <w:rsid w:val="00807215"/>
    <w:rsid w:val="0080723D"/>
    <w:rsid w:val="00807506"/>
    <w:rsid w:val="00807673"/>
    <w:rsid w:val="0080776F"/>
    <w:rsid w:val="008077DD"/>
    <w:rsid w:val="00807C30"/>
    <w:rsid w:val="0081007C"/>
    <w:rsid w:val="00810094"/>
    <w:rsid w:val="00810148"/>
    <w:rsid w:val="008104BE"/>
    <w:rsid w:val="00810ABA"/>
    <w:rsid w:val="0081101B"/>
    <w:rsid w:val="00811B2E"/>
    <w:rsid w:val="008122BB"/>
    <w:rsid w:val="008122BC"/>
    <w:rsid w:val="008129C6"/>
    <w:rsid w:val="00812C42"/>
    <w:rsid w:val="00812F5B"/>
    <w:rsid w:val="00812F5D"/>
    <w:rsid w:val="008134A2"/>
    <w:rsid w:val="00813501"/>
    <w:rsid w:val="008135F5"/>
    <w:rsid w:val="00813AEA"/>
    <w:rsid w:val="00813E67"/>
    <w:rsid w:val="008144A0"/>
    <w:rsid w:val="0081454A"/>
    <w:rsid w:val="00814D59"/>
    <w:rsid w:val="008156AF"/>
    <w:rsid w:val="008159D7"/>
    <w:rsid w:val="00815ADF"/>
    <w:rsid w:val="00815D9A"/>
    <w:rsid w:val="00815EC6"/>
    <w:rsid w:val="00815FD1"/>
    <w:rsid w:val="00816621"/>
    <w:rsid w:val="00816AAF"/>
    <w:rsid w:val="00816B0A"/>
    <w:rsid w:val="00816FB5"/>
    <w:rsid w:val="0081709B"/>
    <w:rsid w:val="00817149"/>
    <w:rsid w:val="00817156"/>
    <w:rsid w:val="0081769F"/>
    <w:rsid w:val="0081777D"/>
    <w:rsid w:val="00817824"/>
    <w:rsid w:val="00817FCB"/>
    <w:rsid w:val="00820629"/>
    <w:rsid w:val="00820657"/>
    <w:rsid w:val="00820804"/>
    <w:rsid w:val="0082081D"/>
    <w:rsid w:val="00820BD1"/>
    <w:rsid w:val="00820CF3"/>
    <w:rsid w:val="00821054"/>
    <w:rsid w:val="00821503"/>
    <w:rsid w:val="00821850"/>
    <w:rsid w:val="0082210C"/>
    <w:rsid w:val="008226A4"/>
    <w:rsid w:val="008228C8"/>
    <w:rsid w:val="00822A5E"/>
    <w:rsid w:val="00822B74"/>
    <w:rsid w:val="00822D14"/>
    <w:rsid w:val="008230B1"/>
    <w:rsid w:val="008236C4"/>
    <w:rsid w:val="0082382A"/>
    <w:rsid w:val="00823A79"/>
    <w:rsid w:val="0082441E"/>
    <w:rsid w:val="008246A7"/>
    <w:rsid w:val="008249A5"/>
    <w:rsid w:val="00824A56"/>
    <w:rsid w:val="00825480"/>
    <w:rsid w:val="00825EF0"/>
    <w:rsid w:val="0082616D"/>
    <w:rsid w:val="00826A18"/>
    <w:rsid w:val="00826AC9"/>
    <w:rsid w:val="00826C3D"/>
    <w:rsid w:val="00826C7F"/>
    <w:rsid w:val="00827354"/>
    <w:rsid w:val="00827486"/>
    <w:rsid w:val="00827519"/>
    <w:rsid w:val="0082761D"/>
    <w:rsid w:val="00827698"/>
    <w:rsid w:val="00827870"/>
    <w:rsid w:val="0082790C"/>
    <w:rsid w:val="00827E92"/>
    <w:rsid w:val="00827F27"/>
    <w:rsid w:val="008303F5"/>
    <w:rsid w:val="00830A07"/>
    <w:rsid w:val="00830C8D"/>
    <w:rsid w:val="00830D98"/>
    <w:rsid w:val="00830E3D"/>
    <w:rsid w:val="0083100B"/>
    <w:rsid w:val="0083133C"/>
    <w:rsid w:val="00831509"/>
    <w:rsid w:val="00831535"/>
    <w:rsid w:val="00831CEC"/>
    <w:rsid w:val="008322E1"/>
    <w:rsid w:val="008323A4"/>
    <w:rsid w:val="008323AC"/>
    <w:rsid w:val="008323D2"/>
    <w:rsid w:val="00832743"/>
    <w:rsid w:val="00832A42"/>
    <w:rsid w:val="0083365E"/>
    <w:rsid w:val="00833835"/>
    <w:rsid w:val="00833E8E"/>
    <w:rsid w:val="00833F4E"/>
    <w:rsid w:val="00833F8B"/>
    <w:rsid w:val="00834201"/>
    <w:rsid w:val="00834AE2"/>
    <w:rsid w:val="00834DF5"/>
    <w:rsid w:val="00835124"/>
    <w:rsid w:val="00835352"/>
    <w:rsid w:val="00835545"/>
    <w:rsid w:val="0083606B"/>
    <w:rsid w:val="008362BC"/>
    <w:rsid w:val="00836408"/>
    <w:rsid w:val="008366C4"/>
    <w:rsid w:val="008367C1"/>
    <w:rsid w:val="00836F80"/>
    <w:rsid w:val="00837587"/>
    <w:rsid w:val="008375EF"/>
    <w:rsid w:val="00837ABA"/>
    <w:rsid w:val="00837DB7"/>
    <w:rsid w:val="00840063"/>
    <w:rsid w:val="00840275"/>
    <w:rsid w:val="008408B4"/>
    <w:rsid w:val="008409A2"/>
    <w:rsid w:val="00841755"/>
    <w:rsid w:val="008419C1"/>
    <w:rsid w:val="00841D35"/>
    <w:rsid w:val="008424CA"/>
    <w:rsid w:val="0084257B"/>
    <w:rsid w:val="00842832"/>
    <w:rsid w:val="008428F1"/>
    <w:rsid w:val="0084333C"/>
    <w:rsid w:val="00843365"/>
    <w:rsid w:val="00843432"/>
    <w:rsid w:val="008437A9"/>
    <w:rsid w:val="00843B4C"/>
    <w:rsid w:val="00843C66"/>
    <w:rsid w:val="00843F16"/>
    <w:rsid w:val="008440B3"/>
    <w:rsid w:val="0084412E"/>
    <w:rsid w:val="00844292"/>
    <w:rsid w:val="00844CCE"/>
    <w:rsid w:val="008451D1"/>
    <w:rsid w:val="00845F24"/>
    <w:rsid w:val="008462E5"/>
    <w:rsid w:val="008465FD"/>
    <w:rsid w:val="00846A94"/>
    <w:rsid w:val="00846C5C"/>
    <w:rsid w:val="00847711"/>
    <w:rsid w:val="00847989"/>
    <w:rsid w:val="00847B3D"/>
    <w:rsid w:val="00847B81"/>
    <w:rsid w:val="00847CBD"/>
    <w:rsid w:val="00847F26"/>
    <w:rsid w:val="00847FB3"/>
    <w:rsid w:val="008501D5"/>
    <w:rsid w:val="0085055B"/>
    <w:rsid w:val="008506CF"/>
    <w:rsid w:val="00850788"/>
    <w:rsid w:val="00850AD9"/>
    <w:rsid w:val="008514A1"/>
    <w:rsid w:val="00851E0C"/>
    <w:rsid w:val="008525FB"/>
    <w:rsid w:val="00852878"/>
    <w:rsid w:val="00852FB4"/>
    <w:rsid w:val="008532D3"/>
    <w:rsid w:val="008535DA"/>
    <w:rsid w:val="00853B51"/>
    <w:rsid w:val="00853B8E"/>
    <w:rsid w:val="00853DC5"/>
    <w:rsid w:val="00853E52"/>
    <w:rsid w:val="0085419C"/>
    <w:rsid w:val="008544E7"/>
    <w:rsid w:val="00854671"/>
    <w:rsid w:val="008546BD"/>
    <w:rsid w:val="00854EB8"/>
    <w:rsid w:val="0085509C"/>
    <w:rsid w:val="008550C4"/>
    <w:rsid w:val="00855706"/>
    <w:rsid w:val="00855750"/>
    <w:rsid w:val="00855885"/>
    <w:rsid w:val="008559A9"/>
    <w:rsid w:val="008559BC"/>
    <w:rsid w:val="008562CF"/>
    <w:rsid w:val="00856504"/>
    <w:rsid w:val="00856A20"/>
    <w:rsid w:val="00856DD4"/>
    <w:rsid w:val="00856E7F"/>
    <w:rsid w:val="00856F7E"/>
    <w:rsid w:val="0085722A"/>
    <w:rsid w:val="008573D4"/>
    <w:rsid w:val="00857F44"/>
    <w:rsid w:val="00857F46"/>
    <w:rsid w:val="0086007C"/>
    <w:rsid w:val="00860FB6"/>
    <w:rsid w:val="00861526"/>
    <w:rsid w:val="00861848"/>
    <w:rsid w:val="008618C7"/>
    <w:rsid w:val="00861984"/>
    <w:rsid w:val="00861A95"/>
    <w:rsid w:val="00861D30"/>
    <w:rsid w:val="00862199"/>
    <w:rsid w:val="00862244"/>
    <w:rsid w:val="00862689"/>
    <w:rsid w:val="00862BCA"/>
    <w:rsid w:val="00862D6A"/>
    <w:rsid w:val="00864B49"/>
    <w:rsid w:val="00865E14"/>
    <w:rsid w:val="008663C7"/>
    <w:rsid w:val="00866496"/>
    <w:rsid w:val="00866884"/>
    <w:rsid w:val="00867192"/>
    <w:rsid w:val="008675D5"/>
    <w:rsid w:val="00867CDC"/>
    <w:rsid w:val="00867FD1"/>
    <w:rsid w:val="008704A5"/>
    <w:rsid w:val="0087050B"/>
    <w:rsid w:val="00870759"/>
    <w:rsid w:val="00870E72"/>
    <w:rsid w:val="00871365"/>
    <w:rsid w:val="00871524"/>
    <w:rsid w:val="0087153B"/>
    <w:rsid w:val="008717EE"/>
    <w:rsid w:val="00871B18"/>
    <w:rsid w:val="00872165"/>
    <w:rsid w:val="00872A55"/>
    <w:rsid w:val="00872B6C"/>
    <w:rsid w:val="00872D74"/>
    <w:rsid w:val="0087367F"/>
    <w:rsid w:val="0087374F"/>
    <w:rsid w:val="00873935"/>
    <w:rsid w:val="00873B2F"/>
    <w:rsid w:val="00873D0B"/>
    <w:rsid w:val="00873D1F"/>
    <w:rsid w:val="008745C8"/>
    <w:rsid w:val="0087531B"/>
    <w:rsid w:val="008758D8"/>
    <w:rsid w:val="0087619A"/>
    <w:rsid w:val="0087651D"/>
    <w:rsid w:val="00876668"/>
    <w:rsid w:val="00876C58"/>
    <w:rsid w:val="00876D41"/>
    <w:rsid w:val="00877360"/>
    <w:rsid w:val="008773C1"/>
    <w:rsid w:val="008773F7"/>
    <w:rsid w:val="00877920"/>
    <w:rsid w:val="00877949"/>
    <w:rsid w:val="00877D1F"/>
    <w:rsid w:val="00877DBF"/>
    <w:rsid w:val="00880093"/>
    <w:rsid w:val="008806AD"/>
    <w:rsid w:val="00880782"/>
    <w:rsid w:val="00880864"/>
    <w:rsid w:val="008808A0"/>
    <w:rsid w:val="00880D88"/>
    <w:rsid w:val="00881269"/>
    <w:rsid w:val="008814DE"/>
    <w:rsid w:val="00881933"/>
    <w:rsid w:val="00881CA7"/>
    <w:rsid w:val="00881F54"/>
    <w:rsid w:val="008820C8"/>
    <w:rsid w:val="00882133"/>
    <w:rsid w:val="008823AC"/>
    <w:rsid w:val="00882836"/>
    <w:rsid w:val="00882A8E"/>
    <w:rsid w:val="00882C50"/>
    <w:rsid w:val="0088339B"/>
    <w:rsid w:val="00883C81"/>
    <w:rsid w:val="00883F49"/>
    <w:rsid w:val="00883F62"/>
    <w:rsid w:val="008844EB"/>
    <w:rsid w:val="0088458C"/>
    <w:rsid w:val="008847D3"/>
    <w:rsid w:val="00884B18"/>
    <w:rsid w:val="00885100"/>
    <w:rsid w:val="0088528A"/>
    <w:rsid w:val="0088530F"/>
    <w:rsid w:val="008858ED"/>
    <w:rsid w:val="00885C46"/>
    <w:rsid w:val="00885FCD"/>
    <w:rsid w:val="00885FEB"/>
    <w:rsid w:val="008861FD"/>
    <w:rsid w:val="0088628F"/>
    <w:rsid w:val="00886A2B"/>
    <w:rsid w:val="00886B65"/>
    <w:rsid w:val="00886D72"/>
    <w:rsid w:val="00887652"/>
    <w:rsid w:val="00887B5B"/>
    <w:rsid w:val="00887C46"/>
    <w:rsid w:val="00887EA9"/>
    <w:rsid w:val="00890006"/>
    <w:rsid w:val="008900C8"/>
    <w:rsid w:val="00890163"/>
    <w:rsid w:val="008901AC"/>
    <w:rsid w:val="0089030F"/>
    <w:rsid w:val="008906A1"/>
    <w:rsid w:val="0089072B"/>
    <w:rsid w:val="00890960"/>
    <w:rsid w:val="00890BE0"/>
    <w:rsid w:val="0089123C"/>
    <w:rsid w:val="00891C9E"/>
    <w:rsid w:val="00892390"/>
    <w:rsid w:val="0089242B"/>
    <w:rsid w:val="008924F4"/>
    <w:rsid w:val="0089299A"/>
    <w:rsid w:val="00892E68"/>
    <w:rsid w:val="00892FE8"/>
    <w:rsid w:val="008935F5"/>
    <w:rsid w:val="008939F3"/>
    <w:rsid w:val="00894545"/>
    <w:rsid w:val="00894756"/>
    <w:rsid w:val="00894A5D"/>
    <w:rsid w:val="00894E97"/>
    <w:rsid w:val="00894FB0"/>
    <w:rsid w:val="00895254"/>
    <w:rsid w:val="00895435"/>
    <w:rsid w:val="00895639"/>
    <w:rsid w:val="00895689"/>
    <w:rsid w:val="00895902"/>
    <w:rsid w:val="00895B8B"/>
    <w:rsid w:val="0089600A"/>
    <w:rsid w:val="008960A3"/>
    <w:rsid w:val="00896BF6"/>
    <w:rsid w:val="00896D7D"/>
    <w:rsid w:val="00896E8A"/>
    <w:rsid w:val="0089772B"/>
    <w:rsid w:val="008977B7"/>
    <w:rsid w:val="008A0149"/>
    <w:rsid w:val="008A0DFA"/>
    <w:rsid w:val="008A0F52"/>
    <w:rsid w:val="008A1182"/>
    <w:rsid w:val="008A16AC"/>
    <w:rsid w:val="008A1A39"/>
    <w:rsid w:val="008A22F0"/>
    <w:rsid w:val="008A25BC"/>
    <w:rsid w:val="008A2645"/>
    <w:rsid w:val="008A2B3C"/>
    <w:rsid w:val="008A2BD0"/>
    <w:rsid w:val="008A3367"/>
    <w:rsid w:val="008A4063"/>
    <w:rsid w:val="008A4182"/>
    <w:rsid w:val="008A4C8B"/>
    <w:rsid w:val="008A4CB5"/>
    <w:rsid w:val="008A5839"/>
    <w:rsid w:val="008A5B17"/>
    <w:rsid w:val="008A5D46"/>
    <w:rsid w:val="008A5E37"/>
    <w:rsid w:val="008A641F"/>
    <w:rsid w:val="008A695F"/>
    <w:rsid w:val="008A6A8A"/>
    <w:rsid w:val="008A72D9"/>
    <w:rsid w:val="008A73E5"/>
    <w:rsid w:val="008A7809"/>
    <w:rsid w:val="008A7BA4"/>
    <w:rsid w:val="008A7C96"/>
    <w:rsid w:val="008B0842"/>
    <w:rsid w:val="008B08D1"/>
    <w:rsid w:val="008B0C19"/>
    <w:rsid w:val="008B0DE3"/>
    <w:rsid w:val="008B0FAC"/>
    <w:rsid w:val="008B1377"/>
    <w:rsid w:val="008B138A"/>
    <w:rsid w:val="008B187A"/>
    <w:rsid w:val="008B1A46"/>
    <w:rsid w:val="008B1E2E"/>
    <w:rsid w:val="008B1F60"/>
    <w:rsid w:val="008B209E"/>
    <w:rsid w:val="008B20A6"/>
    <w:rsid w:val="008B27DB"/>
    <w:rsid w:val="008B286F"/>
    <w:rsid w:val="008B29D2"/>
    <w:rsid w:val="008B2A2A"/>
    <w:rsid w:val="008B2C70"/>
    <w:rsid w:val="008B3776"/>
    <w:rsid w:val="008B39DE"/>
    <w:rsid w:val="008B3D24"/>
    <w:rsid w:val="008B44B2"/>
    <w:rsid w:val="008B47E3"/>
    <w:rsid w:val="008B496E"/>
    <w:rsid w:val="008B4B32"/>
    <w:rsid w:val="008B52A1"/>
    <w:rsid w:val="008B56A3"/>
    <w:rsid w:val="008B5D06"/>
    <w:rsid w:val="008B649A"/>
    <w:rsid w:val="008B66E4"/>
    <w:rsid w:val="008B6BF8"/>
    <w:rsid w:val="008B6E8D"/>
    <w:rsid w:val="008B7406"/>
    <w:rsid w:val="008B7BF2"/>
    <w:rsid w:val="008B7D34"/>
    <w:rsid w:val="008B7FE2"/>
    <w:rsid w:val="008C04BA"/>
    <w:rsid w:val="008C0542"/>
    <w:rsid w:val="008C0790"/>
    <w:rsid w:val="008C0DA2"/>
    <w:rsid w:val="008C12D4"/>
    <w:rsid w:val="008C1820"/>
    <w:rsid w:val="008C1DDE"/>
    <w:rsid w:val="008C208C"/>
    <w:rsid w:val="008C22CB"/>
    <w:rsid w:val="008C2688"/>
    <w:rsid w:val="008C2BF6"/>
    <w:rsid w:val="008C354D"/>
    <w:rsid w:val="008C38F1"/>
    <w:rsid w:val="008C3B47"/>
    <w:rsid w:val="008C3B64"/>
    <w:rsid w:val="008C3C6A"/>
    <w:rsid w:val="008C3C6D"/>
    <w:rsid w:val="008C3DDD"/>
    <w:rsid w:val="008C405D"/>
    <w:rsid w:val="008C4168"/>
    <w:rsid w:val="008C4674"/>
    <w:rsid w:val="008C4D91"/>
    <w:rsid w:val="008C532F"/>
    <w:rsid w:val="008C53BF"/>
    <w:rsid w:val="008C5BB4"/>
    <w:rsid w:val="008C5C75"/>
    <w:rsid w:val="008C626A"/>
    <w:rsid w:val="008C63ED"/>
    <w:rsid w:val="008C674F"/>
    <w:rsid w:val="008C686F"/>
    <w:rsid w:val="008C70A3"/>
    <w:rsid w:val="008C73BE"/>
    <w:rsid w:val="008C7883"/>
    <w:rsid w:val="008C7A11"/>
    <w:rsid w:val="008C7B52"/>
    <w:rsid w:val="008C7CCE"/>
    <w:rsid w:val="008C7EC2"/>
    <w:rsid w:val="008D0219"/>
    <w:rsid w:val="008D0FF1"/>
    <w:rsid w:val="008D1046"/>
    <w:rsid w:val="008D1D54"/>
    <w:rsid w:val="008D1DF2"/>
    <w:rsid w:val="008D23CA"/>
    <w:rsid w:val="008D2414"/>
    <w:rsid w:val="008D3183"/>
    <w:rsid w:val="008D3C17"/>
    <w:rsid w:val="008D3D26"/>
    <w:rsid w:val="008D409E"/>
    <w:rsid w:val="008D40D3"/>
    <w:rsid w:val="008D4596"/>
    <w:rsid w:val="008D4611"/>
    <w:rsid w:val="008D4D97"/>
    <w:rsid w:val="008D4EEA"/>
    <w:rsid w:val="008D5AC0"/>
    <w:rsid w:val="008D5B85"/>
    <w:rsid w:val="008D5DAA"/>
    <w:rsid w:val="008D6094"/>
    <w:rsid w:val="008D6BBF"/>
    <w:rsid w:val="008D6D5C"/>
    <w:rsid w:val="008D6E31"/>
    <w:rsid w:val="008D726D"/>
    <w:rsid w:val="008D72C9"/>
    <w:rsid w:val="008D75FD"/>
    <w:rsid w:val="008D7724"/>
    <w:rsid w:val="008E0056"/>
    <w:rsid w:val="008E0924"/>
    <w:rsid w:val="008E0FFE"/>
    <w:rsid w:val="008E148D"/>
    <w:rsid w:val="008E1598"/>
    <w:rsid w:val="008E1627"/>
    <w:rsid w:val="008E195C"/>
    <w:rsid w:val="008E1DBC"/>
    <w:rsid w:val="008E2FFF"/>
    <w:rsid w:val="008E34C1"/>
    <w:rsid w:val="008E364D"/>
    <w:rsid w:val="008E377F"/>
    <w:rsid w:val="008E383E"/>
    <w:rsid w:val="008E3D07"/>
    <w:rsid w:val="008E3D43"/>
    <w:rsid w:val="008E3E72"/>
    <w:rsid w:val="008E3EC6"/>
    <w:rsid w:val="008E406C"/>
    <w:rsid w:val="008E44BD"/>
    <w:rsid w:val="008E4558"/>
    <w:rsid w:val="008E4715"/>
    <w:rsid w:val="008E4B56"/>
    <w:rsid w:val="008E4C4B"/>
    <w:rsid w:val="008E5457"/>
    <w:rsid w:val="008E5F23"/>
    <w:rsid w:val="008E6232"/>
    <w:rsid w:val="008E62B6"/>
    <w:rsid w:val="008E63A5"/>
    <w:rsid w:val="008E63EE"/>
    <w:rsid w:val="008E685C"/>
    <w:rsid w:val="008E68FB"/>
    <w:rsid w:val="008E74C7"/>
    <w:rsid w:val="008E7530"/>
    <w:rsid w:val="008E7606"/>
    <w:rsid w:val="008E7792"/>
    <w:rsid w:val="008E784A"/>
    <w:rsid w:val="008E791B"/>
    <w:rsid w:val="008E7CC4"/>
    <w:rsid w:val="008E7E57"/>
    <w:rsid w:val="008F05AE"/>
    <w:rsid w:val="008F0BA4"/>
    <w:rsid w:val="008F1EBD"/>
    <w:rsid w:val="008F2059"/>
    <w:rsid w:val="008F20C8"/>
    <w:rsid w:val="008F22E9"/>
    <w:rsid w:val="008F2865"/>
    <w:rsid w:val="008F2A87"/>
    <w:rsid w:val="008F3866"/>
    <w:rsid w:val="008F3ADC"/>
    <w:rsid w:val="008F3D72"/>
    <w:rsid w:val="008F4007"/>
    <w:rsid w:val="008F40BA"/>
    <w:rsid w:val="008F42CE"/>
    <w:rsid w:val="008F4468"/>
    <w:rsid w:val="008F47EC"/>
    <w:rsid w:val="008F56F2"/>
    <w:rsid w:val="008F595C"/>
    <w:rsid w:val="008F5A77"/>
    <w:rsid w:val="008F5CB8"/>
    <w:rsid w:val="008F60D1"/>
    <w:rsid w:val="008F6DC9"/>
    <w:rsid w:val="008F7194"/>
    <w:rsid w:val="008F7867"/>
    <w:rsid w:val="008F78B1"/>
    <w:rsid w:val="008F7E9A"/>
    <w:rsid w:val="00900815"/>
    <w:rsid w:val="009008EB"/>
    <w:rsid w:val="0090116E"/>
    <w:rsid w:val="00901192"/>
    <w:rsid w:val="009012A6"/>
    <w:rsid w:val="0090136E"/>
    <w:rsid w:val="0090143F"/>
    <w:rsid w:val="00901CCE"/>
    <w:rsid w:val="00901D93"/>
    <w:rsid w:val="00901E23"/>
    <w:rsid w:val="00901FCB"/>
    <w:rsid w:val="00902276"/>
    <w:rsid w:val="00902611"/>
    <w:rsid w:val="00902D20"/>
    <w:rsid w:val="00903435"/>
    <w:rsid w:val="0090374E"/>
    <w:rsid w:val="009039F0"/>
    <w:rsid w:val="00903BC6"/>
    <w:rsid w:val="00903E2B"/>
    <w:rsid w:val="00903E8D"/>
    <w:rsid w:val="009040DB"/>
    <w:rsid w:val="0090436A"/>
    <w:rsid w:val="00904769"/>
    <w:rsid w:val="00904779"/>
    <w:rsid w:val="00904BCF"/>
    <w:rsid w:val="00904C31"/>
    <w:rsid w:val="00904D2F"/>
    <w:rsid w:val="00904DD4"/>
    <w:rsid w:val="00905128"/>
    <w:rsid w:val="009051EA"/>
    <w:rsid w:val="009052BD"/>
    <w:rsid w:val="00905445"/>
    <w:rsid w:val="009055D8"/>
    <w:rsid w:val="009058CF"/>
    <w:rsid w:val="0090590C"/>
    <w:rsid w:val="00906635"/>
    <w:rsid w:val="00907609"/>
    <w:rsid w:val="009079F7"/>
    <w:rsid w:val="00907EC7"/>
    <w:rsid w:val="00910373"/>
    <w:rsid w:val="009103C3"/>
    <w:rsid w:val="0091042F"/>
    <w:rsid w:val="009104A1"/>
    <w:rsid w:val="00910AC3"/>
    <w:rsid w:val="009113DA"/>
    <w:rsid w:val="00911915"/>
    <w:rsid w:val="0091195D"/>
    <w:rsid w:val="00911A27"/>
    <w:rsid w:val="00911A90"/>
    <w:rsid w:val="00911E3F"/>
    <w:rsid w:val="009127FB"/>
    <w:rsid w:val="0091346E"/>
    <w:rsid w:val="009135F0"/>
    <w:rsid w:val="00913932"/>
    <w:rsid w:val="00913A1B"/>
    <w:rsid w:val="00913C8D"/>
    <w:rsid w:val="00913EBF"/>
    <w:rsid w:val="00914039"/>
    <w:rsid w:val="00914412"/>
    <w:rsid w:val="00914448"/>
    <w:rsid w:val="00914549"/>
    <w:rsid w:val="0091488D"/>
    <w:rsid w:val="009150DB"/>
    <w:rsid w:val="009150DE"/>
    <w:rsid w:val="0091527B"/>
    <w:rsid w:val="009159A2"/>
    <w:rsid w:val="00915C71"/>
    <w:rsid w:val="00915E16"/>
    <w:rsid w:val="00916085"/>
    <w:rsid w:val="0091641C"/>
    <w:rsid w:val="009164E7"/>
    <w:rsid w:val="009165B4"/>
    <w:rsid w:val="0091660D"/>
    <w:rsid w:val="00917044"/>
    <w:rsid w:val="0091717A"/>
    <w:rsid w:val="009175AC"/>
    <w:rsid w:val="00917744"/>
    <w:rsid w:val="00917AFE"/>
    <w:rsid w:val="00917E0E"/>
    <w:rsid w:val="00920236"/>
    <w:rsid w:val="009202AA"/>
    <w:rsid w:val="009203D4"/>
    <w:rsid w:val="00920546"/>
    <w:rsid w:val="00920761"/>
    <w:rsid w:val="0092082D"/>
    <w:rsid w:val="00921146"/>
    <w:rsid w:val="009214E8"/>
    <w:rsid w:val="00921536"/>
    <w:rsid w:val="009217B0"/>
    <w:rsid w:val="00921DA0"/>
    <w:rsid w:val="00922ACC"/>
    <w:rsid w:val="00922C17"/>
    <w:rsid w:val="00922D75"/>
    <w:rsid w:val="00922E50"/>
    <w:rsid w:val="009233AF"/>
    <w:rsid w:val="009236B6"/>
    <w:rsid w:val="00923C1C"/>
    <w:rsid w:val="009240D0"/>
    <w:rsid w:val="00925831"/>
    <w:rsid w:val="00925B7B"/>
    <w:rsid w:val="00925EAE"/>
    <w:rsid w:val="00926407"/>
    <w:rsid w:val="0092668A"/>
    <w:rsid w:val="009267E4"/>
    <w:rsid w:val="00926F99"/>
    <w:rsid w:val="0092781B"/>
    <w:rsid w:val="009279D3"/>
    <w:rsid w:val="00927A79"/>
    <w:rsid w:val="00927E76"/>
    <w:rsid w:val="00927FDD"/>
    <w:rsid w:val="009303EB"/>
    <w:rsid w:val="00930476"/>
    <w:rsid w:val="009305D4"/>
    <w:rsid w:val="00930635"/>
    <w:rsid w:val="00930832"/>
    <w:rsid w:val="00930F7C"/>
    <w:rsid w:val="00931482"/>
    <w:rsid w:val="00931DB5"/>
    <w:rsid w:val="009320B7"/>
    <w:rsid w:val="00932129"/>
    <w:rsid w:val="00932540"/>
    <w:rsid w:val="00932B1F"/>
    <w:rsid w:val="00932C06"/>
    <w:rsid w:val="00933221"/>
    <w:rsid w:val="009333F9"/>
    <w:rsid w:val="0093341F"/>
    <w:rsid w:val="0093343E"/>
    <w:rsid w:val="009334C2"/>
    <w:rsid w:val="00934112"/>
    <w:rsid w:val="009349D3"/>
    <w:rsid w:val="00934B08"/>
    <w:rsid w:val="00934E9F"/>
    <w:rsid w:val="009352D5"/>
    <w:rsid w:val="0093531E"/>
    <w:rsid w:val="00935505"/>
    <w:rsid w:val="00935581"/>
    <w:rsid w:val="0093582F"/>
    <w:rsid w:val="00935C35"/>
    <w:rsid w:val="00935D5C"/>
    <w:rsid w:val="00936838"/>
    <w:rsid w:val="009368F8"/>
    <w:rsid w:val="00936C37"/>
    <w:rsid w:val="00937408"/>
    <w:rsid w:val="00937499"/>
    <w:rsid w:val="009376E4"/>
    <w:rsid w:val="009379A8"/>
    <w:rsid w:val="00937F75"/>
    <w:rsid w:val="00940365"/>
    <w:rsid w:val="00940747"/>
    <w:rsid w:val="00940799"/>
    <w:rsid w:val="00940B13"/>
    <w:rsid w:val="00940D16"/>
    <w:rsid w:val="00940D77"/>
    <w:rsid w:val="009410F4"/>
    <w:rsid w:val="00941233"/>
    <w:rsid w:val="009414BA"/>
    <w:rsid w:val="00941A79"/>
    <w:rsid w:val="00941B64"/>
    <w:rsid w:val="00941E38"/>
    <w:rsid w:val="00942174"/>
    <w:rsid w:val="009424B0"/>
    <w:rsid w:val="00942C7F"/>
    <w:rsid w:val="00942DD2"/>
    <w:rsid w:val="00943302"/>
    <w:rsid w:val="0094368F"/>
    <w:rsid w:val="009438F5"/>
    <w:rsid w:val="00944283"/>
    <w:rsid w:val="00944B9C"/>
    <w:rsid w:val="00945288"/>
    <w:rsid w:val="009452EF"/>
    <w:rsid w:val="009456B1"/>
    <w:rsid w:val="00945A2B"/>
    <w:rsid w:val="00945F5E"/>
    <w:rsid w:val="00945FF5"/>
    <w:rsid w:val="0094630A"/>
    <w:rsid w:val="00946684"/>
    <w:rsid w:val="009466EC"/>
    <w:rsid w:val="00946C7F"/>
    <w:rsid w:val="00946D6B"/>
    <w:rsid w:val="00946FBC"/>
    <w:rsid w:val="00947626"/>
    <w:rsid w:val="0095003B"/>
    <w:rsid w:val="0095021D"/>
    <w:rsid w:val="00950D40"/>
    <w:rsid w:val="009513A5"/>
    <w:rsid w:val="00951478"/>
    <w:rsid w:val="00951571"/>
    <w:rsid w:val="0095171A"/>
    <w:rsid w:val="00951B80"/>
    <w:rsid w:val="0095237B"/>
    <w:rsid w:val="0095277B"/>
    <w:rsid w:val="00952D47"/>
    <w:rsid w:val="0095322D"/>
    <w:rsid w:val="0095326D"/>
    <w:rsid w:val="009534A3"/>
    <w:rsid w:val="00953CFD"/>
    <w:rsid w:val="00953E5B"/>
    <w:rsid w:val="00953EE3"/>
    <w:rsid w:val="0095400E"/>
    <w:rsid w:val="009543D3"/>
    <w:rsid w:val="009548B6"/>
    <w:rsid w:val="00954B83"/>
    <w:rsid w:val="00954E7C"/>
    <w:rsid w:val="009551F7"/>
    <w:rsid w:val="009556E6"/>
    <w:rsid w:val="00955825"/>
    <w:rsid w:val="00955AE6"/>
    <w:rsid w:val="00956167"/>
    <w:rsid w:val="00956791"/>
    <w:rsid w:val="0095687D"/>
    <w:rsid w:val="00956EBB"/>
    <w:rsid w:val="00956F99"/>
    <w:rsid w:val="0095779E"/>
    <w:rsid w:val="00957AC9"/>
    <w:rsid w:val="00960241"/>
    <w:rsid w:val="009604DC"/>
    <w:rsid w:val="00960613"/>
    <w:rsid w:val="00960741"/>
    <w:rsid w:val="00960AD9"/>
    <w:rsid w:val="00960C22"/>
    <w:rsid w:val="00961283"/>
    <w:rsid w:val="0096190F"/>
    <w:rsid w:val="00961BDC"/>
    <w:rsid w:val="00961BFC"/>
    <w:rsid w:val="009620E9"/>
    <w:rsid w:val="009622BD"/>
    <w:rsid w:val="009622DE"/>
    <w:rsid w:val="009627DA"/>
    <w:rsid w:val="00962A3E"/>
    <w:rsid w:val="00963110"/>
    <w:rsid w:val="009631BD"/>
    <w:rsid w:val="0096361F"/>
    <w:rsid w:val="00963A79"/>
    <w:rsid w:val="009658A4"/>
    <w:rsid w:val="009666EE"/>
    <w:rsid w:val="00966DF4"/>
    <w:rsid w:val="00967453"/>
    <w:rsid w:val="00967AA9"/>
    <w:rsid w:val="00967DE4"/>
    <w:rsid w:val="0097020B"/>
    <w:rsid w:val="0097030A"/>
    <w:rsid w:val="0097031A"/>
    <w:rsid w:val="009705B3"/>
    <w:rsid w:val="0097120D"/>
    <w:rsid w:val="00971913"/>
    <w:rsid w:val="009719D4"/>
    <w:rsid w:val="00971D65"/>
    <w:rsid w:val="0097228D"/>
    <w:rsid w:val="00972CCE"/>
    <w:rsid w:val="00973160"/>
    <w:rsid w:val="0097369A"/>
    <w:rsid w:val="009739D9"/>
    <w:rsid w:val="00973BA2"/>
    <w:rsid w:val="00973C58"/>
    <w:rsid w:val="00973D2E"/>
    <w:rsid w:val="00973F1A"/>
    <w:rsid w:val="00973F8F"/>
    <w:rsid w:val="0097419D"/>
    <w:rsid w:val="00974E8B"/>
    <w:rsid w:val="0097501E"/>
    <w:rsid w:val="00975082"/>
    <w:rsid w:val="0097545F"/>
    <w:rsid w:val="00975825"/>
    <w:rsid w:val="0097611E"/>
    <w:rsid w:val="009762B2"/>
    <w:rsid w:val="00976ADE"/>
    <w:rsid w:val="00976F1F"/>
    <w:rsid w:val="009770E5"/>
    <w:rsid w:val="0097712D"/>
    <w:rsid w:val="0097752D"/>
    <w:rsid w:val="009777C2"/>
    <w:rsid w:val="009778A0"/>
    <w:rsid w:val="00977AD1"/>
    <w:rsid w:val="0098023E"/>
    <w:rsid w:val="009802C0"/>
    <w:rsid w:val="009806FF"/>
    <w:rsid w:val="009807D7"/>
    <w:rsid w:val="00980F34"/>
    <w:rsid w:val="009813AD"/>
    <w:rsid w:val="009814EC"/>
    <w:rsid w:val="0098170C"/>
    <w:rsid w:val="009819F8"/>
    <w:rsid w:val="00981A29"/>
    <w:rsid w:val="00981B58"/>
    <w:rsid w:val="00981CE8"/>
    <w:rsid w:val="00981FA6"/>
    <w:rsid w:val="00981FF7"/>
    <w:rsid w:val="00983821"/>
    <w:rsid w:val="00983AFF"/>
    <w:rsid w:val="00983ECE"/>
    <w:rsid w:val="009844F2"/>
    <w:rsid w:val="009845B1"/>
    <w:rsid w:val="009845F2"/>
    <w:rsid w:val="00984BAA"/>
    <w:rsid w:val="00984D1D"/>
    <w:rsid w:val="00985095"/>
    <w:rsid w:val="009855C5"/>
    <w:rsid w:val="00985715"/>
    <w:rsid w:val="00985949"/>
    <w:rsid w:val="00985B12"/>
    <w:rsid w:val="00985D00"/>
    <w:rsid w:val="00985E35"/>
    <w:rsid w:val="00985EE4"/>
    <w:rsid w:val="00985F55"/>
    <w:rsid w:val="00985F62"/>
    <w:rsid w:val="009862B3"/>
    <w:rsid w:val="00986787"/>
    <w:rsid w:val="0098699D"/>
    <w:rsid w:val="00986FC7"/>
    <w:rsid w:val="0098722A"/>
    <w:rsid w:val="009872D2"/>
    <w:rsid w:val="00987412"/>
    <w:rsid w:val="009875CC"/>
    <w:rsid w:val="00987763"/>
    <w:rsid w:val="0098794B"/>
    <w:rsid w:val="00987AA8"/>
    <w:rsid w:val="00987F07"/>
    <w:rsid w:val="0099008B"/>
    <w:rsid w:val="00990C31"/>
    <w:rsid w:val="00990CE9"/>
    <w:rsid w:val="0099121C"/>
    <w:rsid w:val="009912C5"/>
    <w:rsid w:val="00991410"/>
    <w:rsid w:val="00991583"/>
    <w:rsid w:val="009916A1"/>
    <w:rsid w:val="009916B8"/>
    <w:rsid w:val="009916CE"/>
    <w:rsid w:val="009918A2"/>
    <w:rsid w:val="00991BC1"/>
    <w:rsid w:val="00991DD9"/>
    <w:rsid w:val="00991E35"/>
    <w:rsid w:val="00991E44"/>
    <w:rsid w:val="00991EEB"/>
    <w:rsid w:val="0099236F"/>
    <w:rsid w:val="00992857"/>
    <w:rsid w:val="00992878"/>
    <w:rsid w:val="00992F30"/>
    <w:rsid w:val="00993076"/>
    <w:rsid w:val="0099310B"/>
    <w:rsid w:val="009932EA"/>
    <w:rsid w:val="00993362"/>
    <w:rsid w:val="009937BA"/>
    <w:rsid w:val="00993CF1"/>
    <w:rsid w:val="00994023"/>
    <w:rsid w:val="009940E8"/>
    <w:rsid w:val="00994810"/>
    <w:rsid w:val="009951D3"/>
    <w:rsid w:val="00995478"/>
    <w:rsid w:val="009954FF"/>
    <w:rsid w:val="0099599C"/>
    <w:rsid w:val="00995B91"/>
    <w:rsid w:val="00995C19"/>
    <w:rsid w:val="00996723"/>
    <w:rsid w:val="00996F51"/>
    <w:rsid w:val="009971B1"/>
    <w:rsid w:val="00997480"/>
    <w:rsid w:val="0099758D"/>
    <w:rsid w:val="00997690"/>
    <w:rsid w:val="00997720"/>
    <w:rsid w:val="00997A21"/>
    <w:rsid w:val="00997B41"/>
    <w:rsid w:val="009A002E"/>
    <w:rsid w:val="009A02A0"/>
    <w:rsid w:val="009A04B1"/>
    <w:rsid w:val="009A054F"/>
    <w:rsid w:val="009A0CC0"/>
    <w:rsid w:val="009A0FED"/>
    <w:rsid w:val="009A1030"/>
    <w:rsid w:val="009A10ED"/>
    <w:rsid w:val="009A11A7"/>
    <w:rsid w:val="009A13EB"/>
    <w:rsid w:val="009A14FD"/>
    <w:rsid w:val="009A1B6C"/>
    <w:rsid w:val="009A1FF5"/>
    <w:rsid w:val="009A22AD"/>
    <w:rsid w:val="009A2393"/>
    <w:rsid w:val="009A24D3"/>
    <w:rsid w:val="009A271E"/>
    <w:rsid w:val="009A2B18"/>
    <w:rsid w:val="009A2E1A"/>
    <w:rsid w:val="009A2EEB"/>
    <w:rsid w:val="009A2F18"/>
    <w:rsid w:val="009A3387"/>
    <w:rsid w:val="009A37EF"/>
    <w:rsid w:val="009A3806"/>
    <w:rsid w:val="009A3877"/>
    <w:rsid w:val="009A42E3"/>
    <w:rsid w:val="009A4A81"/>
    <w:rsid w:val="009A4B90"/>
    <w:rsid w:val="009A561D"/>
    <w:rsid w:val="009A5748"/>
    <w:rsid w:val="009A63D7"/>
    <w:rsid w:val="009A6710"/>
    <w:rsid w:val="009A6BB9"/>
    <w:rsid w:val="009A6CD2"/>
    <w:rsid w:val="009A6FED"/>
    <w:rsid w:val="009A73E2"/>
    <w:rsid w:val="009A76ED"/>
    <w:rsid w:val="009A77CB"/>
    <w:rsid w:val="009A796C"/>
    <w:rsid w:val="009B0A66"/>
    <w:rsid w:val="009B1172"/>
    <w:rsid w:val="009B1174"/>
    <w:rsid w:val="009B127F"/>
    <w:rsid w:val="009B1872"/>
    <w:rsid w:val="009B1C2F"/>
    <w:rsid w:val="009B2BEE"/>
    <w:rsid w:val="009B3364"/>
    <w:rsid w:val="009B3404"/>
    <w:rsid w:val="009B3516"/>
    <w:rsid w:val="009B3AA0"/>
    <w:rsid w:val="009B447B"/>
    <w:rsid w:val="009B4CE2"/>
    <w:rsid w:val="009B52E1"/>
    <w:rsid w:val="009B59E1"/>
    <w:rsid w:val="009B5E5D"/>
    <w:rsid w:val="009B6376"/>
    <w:rsid w:val="009B69E5"/>
    <w:rsid w:val="009B6DAD"/>
    <w:rsid w:val="009B7171"/>
    <w:rsid w:val="009B75C8"/>
    <w:rsid w:val="009C09DA"/>
    <w:rsid w:val="009C0BA4"/>
    <w:rsid w:val="009C1672"/>
    <w:rsid w:val="009C16CA"/>
    <w:rsid w:val="009C1830"/>
    <w:rsid w:val="009C18C8"/>
    <w:rsid w:val="009C1AC9"/>
    <w:rsid w:val="009C1DC0"/>
    <w:rsid w:val="009C1E3C"/>
    <w:rsid w:val="009C206F"/>
    <w:rsid w:val="009C21F3"/>
    <w:rsid w:val="009C24B2"/>
    <w:rsid w:val="009C2723"/>
    <w:rsid w:val="009C3245"/>
    <w:rsid w:val="009C47F1"/>
    <w:rsid w:val="009C4CE8"/>
    <w:rsid w:val="009C52E4"/>
    <w:rsid w:val="009C53FB"/>
    <w:rsid w:val="009C5BB5"/>
    <w:rsid w:val="009C6362"/>
    <w:rsid w:val="009C65B6"/>
    <w:rsid w:val="009C6E0E"/>
    <w:rsid w:val="009C6EB0"/>
    <w:rsid w:val="009C7020"/>
    <w:rsid w:val="009C7205"/>
    <w:rsid w:val="009C7400"/>
    <w:rsid w:val="009C787B"/>
    <w:rsid w:val="009C7A3F"/>
    <w:rsid w:val="009C7BE0"/>
    <w:rsid w:val="009C7FFA"/>
    <w:rsid w:val="009D00F9"/>
    <w:rsid w:val="009D017A"/>
    <w:rsid w:val="009D040C"/>
    <w:rsid w:val="009D08A7"/>
    <w:rsid w:val="009D0D22"/>
    <w:rsid w:val="009D0F1B"/>
    <w:rsid w:val="009D1095"/>
    <w:rsid w:val="009D1228"/>
    <w:rsid w:val="009D1D31"/>
    <w:rsid w:val="009D211B"/>
    <w:rsid w:val="009D25CA"/>
    <w:rsid w:val="009D29B2"/>
    <w:rsid w:val="009D3792"/>
    <w:rsid w:val="009D46DB"/>
    <w:rsid w:val="009D4EA9"/>
    <w:rsid w:val="009D5024"/>
    <w:rsid w:val="009D555A"/>
    <w:rsid w:val="009D5F26"/>
    <w:rsid w:val="009D64B9"/>
    <w:rsid w:val="009D64FA"/>
    <w:rsid w:val="009D67AF"/>
    <w:rsid w:val="009D6DDB"/>
    <w:rsid w:val="009D751B"/>
    <w:rsid w:val="009D796F"/>
    <w:rsid w:val="009D7C23"/>
    <w:rsid w:val="009E06AD"/>
    <w:rsid w:val="009E0A8E"/>
    <w:rsid w:val="009E0C7A"/>
    <w:rsid w:val="009E1375"/>
    <w:rsid w:val="009E1E35"/>
    <w:rsid w:val="009E1F6C"/>
    <w:rsid w:val="009E2603"/>
    <w:rsid w:val="009E3105"/>
    <w:rsid w:val="009E4BE6"/>
    <w:rsid w:val="009E5346"/>
    <w:rsid w:val="009E5486"/>
    <w:rsid w:val="009E58CD"/>
    <w:rsid w:val="009E58E3"/>
    <w:rsid w:val="009E61CA"/>
    <w:rsid w:val="009E6263"/>
    <w:rsid w:val="009E63A6"/>
    <w:rsid w:val="009E66C7"/>
    <w:rsid w:val="009E6B70"/>
    <w:rsid w:val="009E6F71"/>
    <w:rsid w:val="009E7357"/>
    <w:rsid w:val="009E7A50"/>
    <w:rsid w:val="009E7D3E"/>
    <w:rsid w:val="009F00CB"/>
    <w:rsid w:val="009F021A"/>
    <w:rsid w:val="009F0279"/>
    <w:rsid w:val="009F0706"/>
    <w:rsid w:val="009F08C1"/>
    <w:rsid w:val="009F1069"/>
    <w:rsid w:val="009F1268"/>
    <w:rsid w:val="009F16BB"/>
    <w:rsid w:val="009F1842"/>
    <w:rsid w:val="009F187C"/>
    <w:rsid w:val="009F1C3A"/>
    <w:rsid w:val="009F1CD0"/>
    <w:rsid w:val="009F215C"/>
    <w:rsid w:val="009F2ECF"/>
    <w:rsid w:val="009F32E7"/>
    <w:rsid w:val="009F364D"/>
    <w:rsid w:val="009F3800"/>
    <w:rsid w:val="009F3AC1"/>
    <w:rsid w:val="009F3BF5"/>
    <w:rsid w:val="009F40F0"/>
    <w:rsid w:val="009F4724"/>
    <w:rsid w:val="009F47CD"/>
    <w:rsid w:val="009F48AF"/>
    <w:rsid w:val="009F555D"/>
    <w:rsid w:val="009F55A5"/>
    <w:rsid w:val="009F5894"/>
    <w:rsid w:val="009F5AFB"/>
    <w:rsid w:val="009F6699"/>
    <w:rsid w:val="009F6737"/>
    <w:rsid w:val="009F6B0A"/>
    <w:rsid w:val="009F6BCA"/>
    <w:rsid w:val="009F6CF3"/>
    <w:rsid w:val="009F75CC"/>
    <w:rsid w:val="00A00474"/>
    <w:rsid w:val="00A00565"/>
    <w:rsid w:val="00A005E2"/>
    <w:rsid w:val="00A00B5D"/>
    <w:rsid w:val="00A00E3E"/>
    <w:rsid w:val="00A01706"/>
    <w:rsid w:val="00A022E7"/>
    <w:rsid w:val="00A025A6"/>
    <w:rsid w:val="00A02E58"/>
    <w:rsid w:val="00A03153"/>
    <w:rsid w:val="00A031E8"/>
    <w:rsid w:val="00A0323E"/>
    <w:rsid w:val="00A0369E"/>
    <w:rsid w:val="00A03792"/>
    <w:rsid w:val="00A03BC5"/>
    <w:rsid w:val="00A03D4F"/>
    <w:rsid w:val="00A046D2"/>
    <w:rsid w:val="00A048C6"/>
    <w:rsid w:val="00A04917"/>
    <w:rsid w:val="00A049F3"/>
    <w:rsid w:val="00A052D0"/>
    <w:rsid w:val="00A05321"/>
    <w:rsid w:val="00A05540"/>
    <w:rsid w:val="00A0565B"/>
    <w:rsid w:val="00A05A04"/>
    <w:rsid w:val="00A05BC8"/>
    <w:rsid w:val="00A05E4B"/>
    <w:rsid w:val="00A062D0"/>
    <w:rsid w:val="00A06EEE"/>
    <w:rsid w:val="00A07EBC"/>
    <w:rsid w:val="00A07EF3"/>
    <w:rsid w:val="00A07F9F"/>
    <w:rsid w:val="00A10756"/>
    <w:rsid w:val="00A1078B"/>
    <w:rsid w:val="00A10A05"/>
    <w:rsid w:val="00A10D87"/>
    <w:rsid w:val="00A10EF8"/>
    <w:rsid w:val="00A110C3"/>
    <w:rsid w:val="00A1186B"/>
    <w:rsid w:val="00A1186E"/>
    <w:rsid w:val="00A1189D"/>
    <w:rsid w:val="00A119DA"/>
    <w:rsid w:val="00A11A9B"/>
    <w:rsid w:val="00A11D13"/>
    <w:rsid w:val="00A1221D"/>
    <w:rsid w:val="00A1237D"/>
    <w:rsid w:val="00A124BB"/>
    <w:rsid w:val="00A125D0"/>
    <w:rsid w:val="00A12854"/>
    <w:rsid w:val="00A12856"/>
    <w:rsid w:val="00A12BC9"/>
    <w:rsid w:val="00A1302F"/>
    <w:rsid w:val="00A13B92"/>
    <w:rsid w:val="00A13D81"/>
    <w:rsid w:val="00A13E90"/>
    <w:rsid w:val="00A13F78"/>
    <w:rsid w:val="00A140DF"/>
    <w:rsid w:val="00A1423C"/>
    <w:rsid w:val="00A14809"/>
    <w:rsid w:val="00A14A0E"/>
    <w:rsid w:val="00A14E29"/>
    <w:rsid w:val="00A159D9"/>
    <w:rsid w:val="00A15D32"/>
    <w:rsid w:val="00A1610E"/>
    <w:rsid w:val="00A16149"/>
    <w:rsid w:val="00A164A1"/>
    <w:rsid w:val="00A164AE"/>
    <w:rsid w:val="00A166F9"/>
    <w:rsid w:val="00A16724"/>
    <w:rsid w:val="00A16A5A"/>
    <w:rsid w:val="00A16CA4"/>
    <w:rsid w:val="00A17297"/>
    <w:rsid w:val="00A17613"/>
    <w:rsid w:val="00A17C3F"/>
    <w:rsid w:val="00A2079B"/>
    <w:rsid w:val="00A20F04"/>
    <w:rsid w:val="00A2138D"/>
    <w:rsid w:val="00A216EF"/>
    <w:rsid w:val="00A218E9"/>
    <w:rsid w:val="00A21CC7"/>
    <w:rsid w:val="00A21F8C"/>
    <w:rsid w:val="00A22853"/>
    <w:rsid w:val="00A22A9A"/>
    <w:rsid w:val="00A22B46"/>
    <w:rsid w:val="00A22B52"/>
    <w:rsid w:val="00A23490"/>
    <w:rsid w:val="00A23931"/>
    <w:rsid w:val="00A23B44"/>
    <w:rsid w:val="00A24064"/>
    <w:rsid w:val="00A240BC"/>
    <w:rsid w:val="00A24348"/>
    <w:rsid w:val="00A24863"/>
    <w:rsid w:val="00A24CE5"/>
    <w:rsid w:val="00A24DCC"/>
    <w:rsid w:val="00A2524C"/>
    <w:rsid w:val="00A25310"/>
    <w:rsid w:val="00A254FC"/>
    <w:rsid w:val="00A25744"/>
    <w:rsid w:val="00A25787"/>
    <w:rsid w:val="00A2593D"/>
    <w:rsid w:val="00A25DE7"/>
    <w:rsid w:val="00A26083"/>
    <w:rsid w:val="00A26376"/>
    <w:rsid w:val="00A2682E"/>
    <w:rsid w:val="00A26D7A"/>
    <w:rsid w:val="00A26E86"/>
    <w:rsid w:val="00A26FAF"/>
    <w:rsid w:val="00A271CF"/>
    <w:rsid w:val="00A27E8B"/>
    <w:rsid w:val="00A302FA"/>
    <w:rsid w:val="00A31B6A"/>
    <w:rsid w:val="00A329B1"/>
    <w:rsid w:val="00A32AD1"/>
    <w:rsid w:val="00A32C8A"/>
    <w:rsid w:val="00A32FB3"/>
    <w:rsid w:val="00A3321E"/>
    <w:rsid w:val="00A33637"/>
    <w:rsid w:val="00A33BD7"/>
    <w:rsid w:val="00A33C6E"/>
    <w:rsid w:val="00A33E6E"/>
    <w:rsid w:val="00A33FE7"/>
    <w:rsid w:val="00A342D1"/>
    <w:rsid w:val="00A3472E"/>
    <w:rsid w:val="00A34AAB"/>
    <w:rsid w:val="00A34C43"/>
    <w:rsid w:val="00A34DAB"/>
    <w:rsid w:val="00A34FAA"/>
    <w:rsid w:val="00A3529B"/>
    <w:rsid w:val="00A3534E"/>
    <w:rsid w:val="00A35A53"/>
    <w:rsid w:val="00A364A0"/>
    <w:rsid w:val="00A3680B"/>
    <w:rsid w:val="00A36B67"/>
    <w:rsid w:val="00A371BF"/>
    <w:rsid w:val="00A3781D"/>
    <w:rsid w:val="00A37A11"/>
    <w:rsid w:val="00A37F60"/>
    <w:rsid w:val="00A402E0"/>
    <w:rsid w:val="00A402E3"/>
    <w:rsid w:val="00A4069F"/>
    <w:rsid w:val="00A4090C"/>
    <w:rsid w:val="00A409B5"/>
    <w:rsid w:val="00A40A9D"/>
    <w:rsid w:val="00A412A4"/>
    <w:rsid w:val="00A416FC"/>
    <w:rsid w:val="00A41AAE"/>
    <w:rsid w:val="00A41BB2"/>
    <w:rsid w:val="00A42251"/>
    <w:rsid w:val="00A4244C"/>
    <w:rsid w:val="00A42607"/>
    <w:rsid w:val="00A426B5"/>
    <w:rsid w:val="00A42827"/>
    <w:rsid w:val="00A42A53"/>
    <w:rsid w:val="00A42C7E"/>
    <w:rsid w:val="00A42F28"/>
    <w:rsid w:val="00A43D25"/>
    <w:rsid w:val="00A44853"/>
    <w:rsid w:val="00A44883"/>
    <w:rsid w:val="00A45C59"/>
    <w:rsid w:val="00A46EBA"/>
    <w:rsid w:val="00A470C3"/>
    <w:rsid w:val="00A47110"/>
    <w:rsid w:val="00A472B3"/>
    <w:rsid w:val="00A47324"/>
    <w:rsid w:val="00A473FB"/>
    <w:rsid w:val="00A478FD"/>
    <w:rsid w:val="00A47969"/>
    <w:rsid w:val="00A47F20"/>
    <w:rsid w:val="00A5024A"/>
    <w:rsid w:val="00A50530"/>
    <w:rsid w:val="00A50808"/>
    <w:rsid w:val="00A5091E"/>
    <w:rsid w:val="00A50934"/>
    <w:rsid w:val="00A50ABF"/>
    <w:rsid w:val="00A50CA3"/>
    <w:rsid w:val="00A5108B"/>
    <w:rsid w:val="00A511A0"/>
    <w:rsid w:val="00A5133B"/>
    <w:rsid w:val="00A5171F"/>
    <w:rsid w:val="00A51907"/>
    <w:rsid w:val="00A51A09"/>
    <w:rsid w:val="00A51A52"/>
    <w:rsid w:val="00A51B45"/>
    <w:rsid w:val="00A52240"/>
    <w:rsid w:val="00A52BBD"/>
    <w:rsid w:val="00A52BFF"/>
    <w:rsid w:val="00A52C36"/>
    <w:rsid w:val="00A52CAF"/>
    <w:rsid w:val="00A52CBA"/>
    <w:rsid w:val="00A53446"/>
    <w:rsid w:val="00A5346E"/>
    <w:rsid w:val="00A535D5"/>
    <w:rsid w:val="00A53748"/>
    <w:rsid w:val="00A53F19"/>
    <w:rsid w:val="00A53F47"/>
    <w:rsid w:val="00A54004"/>
    <w:rsid w:val="00A54319"/>
    <w:rsid w:val="00A5433D"/>
    <w:rsid w:val="00A547C6"/>
    <w:rsid w:val="00A5484A"/>
    <w:rsid w:val="00A548C1"/>
    <w:rsid w:val="00A55829"/>
    <w:rsid w:val="00A5595A"/>
    <w:rsid w:val="00A55A97"/>
    <w:rsid w:val="00A55F6F"/>
    <w:rsid w:val="00A563F6"/>
    <w:rsid w:val="00A56525"/>
    <w:rsid w:val="00A56992"/>
    <w:rsid w:val="00A56B61"/>
    <w:rsid w:val="00A57496"/>
    <w:rsid w:val="00A576EA"/>
    <w:rsid w:val="00A57E0F"/>
    <w:rsid w:val="00A59E31"/>
    <w:rsid w:val="00A60DD3"/>
    <w:rsid w:val="00A60E30"/>
    <w:rsid w:val="00A60F93"/>
    <w:rsid w:val="00A6111D"/>
    <w:rsid w:val="00A61172"/>
    <w:rsid w:val="00A6191E"/>
    <w:rsid w:val="00A61987"/>
    <w:rsid w:val="00A6198A"/>
    <w:rsid w:val="00A61A4F"/>
    <w:rsid w:val="00A61F00"/>
    <w:rsid w:val="00A621E3"/>
    <w:rsid w:val="00A62461"/>
    <w:rsid w:val="00A6255F"/>
    <w:rsid w:val="00A62607"/>
    <w:rsid w:val="00A62754"/>
    <w:rsid w:val="00A62C4B"/>
    <w:rsid w:val="00A62CBC"/>
    <w:rsid w:val="00A637CD"/>
    <w:rsid w:val="00A63995"/>
    <w:rsid w:val="00A63D23"/>
    <w:rsid w:val="00A63E02"/>
    <w:rsid w:val="00A643A1"/>
    <w:rsid w:val="00A64645"/>
    <w:rsid w:val="00A646F6"/>
    <w:rsid w:val="00A64B42"/>
    <w:rsid w:val="00A655B8"/>
    <w:rsid w:val="00A657C0"/>
    <w:rsid w:val="00A6582B"/>
    <w:rsid w:val="00A659F2"/>
    <w:rsid w:val="00A661DD"/>
    <w:rsid w:val="00A6663B"/>
    <w:rsid w:val="00A66955"/>
    <w:rsid w:val="00A66AA7"/>
    <w:rsid w:val="00A6768D"/>
    <w:rsid w:val="00A67810"/>
    <w:rsid w:val="00A67910"/>
    <w:rsid w:val="00A67C87"/>
    <w:rsid w:val="00A67EF3"/>
    <w:rsid w:val="00A67FC5"/>
    <w:rsid w:val="00A701FB"/>
    <w:rsid w:val="00A7057B"/>
    <w:rsid w:val="00A70673"/>
    <w:rsid w:val="00A70EFC"/>
    <w:rsid w:val="00A715B4"/>
    <w:rsid w:val="00A71822"/>
    <w:rsid w:val="00A71CCA"/>
    <w:rsid w:val="00A7234C"/>
    <w:rsid w:val="00A72D86"/>
    <w:rsid w:val="00A73A9C"/>
    <w:rsid w:val="00A73DE8"/>
    <w:rsid w:val="00A74AA0"/>
    <w:rsid w:val="00A7554E"/>
    <w:rsid w:val="00A755F3"/>
    <w:rsid w:val="00A75634"/>
    <w:rsid w:val="00A75F0C"/>
    <w:rsid w:val="00A76518"/>
    <w:rsid w:val="00A76F10"/>
    <w:rsid w:val="00A76F1A"/>
    <w:rsid w:val="00A76F2F"/>
    <w:rsid w:val="00A7714A"/>
    <w:rsid w:val="00A77161"/>
    <w:rsid w:val="00A777A7"/>
    <w:rsid w:val="00A77975"/>
    <w:rsid w:val="00A77A21"/>
    <w:rsid w:val="00A77A82"/>
    <w:rsid w:val="00A80165"/>
    <w:rsid w:val="00A806D3"/>
    <w:rsid w:val="00A80912"/>
    <w:rsid w:val="00A80E51"/>
    <w:rsid w:val="00A80E61"/>
    <w:rsid w:val="00A81511"/>
    <w:rsid w:val="00A8182E"/>
    <w:rsid w:val="00A81AC6"/>
    <w:rsid w:val="00A81B9E"/>
    <w:rsid w:val="00A82A96"/>
    <w:rsid w:val="00A82F8F"/>
    <w:rsid w:val="00A83167"/>
    <w:rsid w:val="00A83184"/>
    <w:rsid w:val="00A83218"/>
    <w:rsid w:val="00A8362A"/>
    <w:rsid w:val="00A83850"/>
    <w:rsid w:val="00A83BB9"/>
    <w:rsid w:val="00A83BF8"/>
    <w:rsid w:val="00A83F20"/>
    <w:rsid w:val="00A84EA3"/>
    <w:rsid w:val="00A85696"/>
    <w:rsid w:val="00A857B3"/>
    <w:rsid w:val="00A858E2"/>
    <w:rsid w:val="00A85C01"/>
    <w:rsid w:val="00A85F18"/>
    <w:rsid w:val="00A862AB"/>
    <w:rsid w:val="00A864BA"/>
    <w:rsid w:val="00A86B0A"/>
    <w:rsid w:val="00A90445"/>
    <w:rsid w:val="00A90571"/>
    <w:rsid w:val="00A905B0"/>
    <w:rsid w:val="00A90617"/>
    <w:rsid w:val="00A90E68"/>
    <w:rsid w:val="00A90EF8"/>
    <w:rsid w:val="00A90F72"/>
    <w:rsid w:val="00A911A2"/>
    <w:rsid w:val="00A915BA"/>
    <w:rsid w:val="00A9178D"/>
    <w:rsid w:val="00A917ED"/>
    <w:rsid w:val="00A91AC9"/>
    <w:rsid w:val="00A91D9B"/>
    <w:rsid w:val="00A921FD"/>
    <w:rsid w:val="00A92504"/>
    <w:rsid w:val="00A92B1B"/>
    <w:rsid w:val="00A92EA1"/>
    <w:rsid w:val="00A94523"/>
    <w:rsid w:val="00A94A0A"/>
    <w:rsid w:val="00A94EE1"/>
    <w:rsid w:val="00A95542"/>
    <w:rsid w:val="00A95607"/>
    <w:rsid w:val="00A95775"/>
    <w:rsid w:val="00A959F9"/>
    <w:rsid w:val="00A95EC7"/>
    <w:rsid w:val="00A95F11"/>
    <w:rsid w:val="00A96074"/>
    <w:rsid w:val="00A9629D"/>
    <w:rsid w:val="00A968A9"/>
    <w:rsid w:val="00A96CD5"/>
    <w:rsid w:val="00A96F66"/>
    <w:rsid w:val="00A96F86"/>
    <w:rsid w:val="00A97395"/>
    <w:rsid w:val="00A97821"/>
    <w:rsid w:val="00A97CE8"/>
    <w:rsid w:val="00AA018B"/>
    <w:rsid w:val="00AA037F"/>
    <w:rsid w:val="00AA05D5"/>
    <w:rsid w:val="00AA06A6"/>
    <w:rsid w:val="00AA0704"/>
    <w:rsid w:val="00AA0744"/>
    <w:rsid w:val="00AA0B5D"/>
    <w:rsid w:val="00AA0BC2"/>
    <w:rsid w:val="00AA0C06"/>
    <w:rsid w:val="00AA0C15"/>
    <w:rsid w:val="00AA0FF4"/>
    <w:rsid w:val="00AA108C"/>
    <w:rsid w:val="00AA16BA"/>
    <w:rsid w:val="00AA17A8"/>
    <w:rsid w:val="00AA18E7"/>
    <w:rsid w:val="00AA1AF6"/>
    <w:rsid w:val="00AA1C83"/>
    <w:rsid w:val="00AA1E68"/>
    <w:rsid w:val="00AA2CB6"/>
    <w:rsid w:val="00AA342F"/>
    <w:rsid w:val="00AA37D2"/>
    <w:rsid w:val="00AA38C0"/>
    <w:rsid w:val="00AA3EA5"/>
    <w:rsid w:val="00AA415E"/>
    <w:rsid w:val="00AA4196"/>
    <w:rsid w:val="00AA41DC"/>
    <w:rsid w:val="00AA4324"/>
    <w:rsid w:val="00AA49AC"/>
    <w:rsid w:val="00AA4A8C"/>
    <w:rsid w:val="00AA4CCD"/>
    <w:rsid w:val="00AA5128"/>
    <w:rsid w:val="00AA51B0"/>
    <w:rsid w:val="00AA5204"/>
    <w:rsid w:val="00AA554B"/>
    <w:rsid w:val="00AA5710"/>
    <w:rsid w:val="00AA5797"/>
    <w:rsid w:val="00AA5B9A"/>
    <w:rsid w:val="00AA678D"/>
    <w:rsid w:val="00AA6982"/>
    <w:rsid w:val="00AA6DE8"/>
    <w:rsid w:val="00AA7528"/>
    <w:rsid w:val="00AA784D"/>
    <w:rsid w:val="00AA7BDB"/>
    <w:rsid w:val="00AA7C04"/>
    <w:rsid w:val="00AB0586"/>
    <w:rsid w:val="00AB05B8"/>
    <w:rsid w:val="00AB0A0E"/>
    <w:rsid w:val="00AB0CAD"/>
    <w:rsid w:val="00AB0CE1"/>
    <w:rsid w:val="00AB1399"/>
    <w:rsid w:val="00AB1774"/>
    <w:rsid w:val="00AB1AEC"/>
    <w:rsid w:val="00AB1C3B"/>
    <w:rsid w:val="00AB26C4"/>
    <w:rsid w:val="00AB2AFC"/>
    <w:rsid w:val="00AB398D"/>
    <w:rsid w:val="00AB3D03"/>
    <w:rsid w:val="00AB3D50"/>
    <w:rsid w:val="00AB3D6F"/>
    <w:rsid w:val="00AB4444"/>
    <w:rsid w:val="00AB4950"/>
    <w:rsid w:val="00AB4BEF"/>
    <w:rsid w:val="00AB4D20"/>
    <w:rsid w:val="00AB4DCC"/>
    <w:rsid w:val="00AB56DE"/>
    <w:rsid w:val="00AB59CC"/>
    <w:rsid w:val="00AB5BFE"/>
    <w:rsid w:val="00AB5CA8"/>
    <w:rsid w:val="00AB5F82"/>
    <w:rsid w:val="00AB6681"/>
    <w:rsid w:val="00AB685C"/>
    <w:rsid w:val="00AB7239"/>
    <w:rsid w:val="00AB72A2"/>
    <w:rsid w:val="00AB780D"/>
    <w:rsid w:val="00AB7965"/>
    <w:rsid w:val="00AB7BD9"/>
    <w:rsid w:val="00AB7F2B"/>
    <w:rsid w:val="00AC044F"/>
    <w:rsid w:val="00AC0544"/>
    <w:rsid w:val="00AC09C2"/>
    <w:rsid w:val="00AC0BF3"/>
    <w:rsid w:val="00AC0E2A"/>
    <w:rsid w:val="00AC0E97"/>
    <w:rsid w:val="00AC0EDD"/>
    <w:rsid w:val="00AC137F"/>
    <w:rsid w:val="00AC1838"/>
    <w:rsid w:val="00AC18FD"/>
    <w:rsid w:val="00AC1983"/>
    <w:rsid w:val="00AC19D8"/>
    <w:rsid w:val="00AC1E77"/>
    <w:rsid w:val="00AC20F5"/>
    <w:rsid w:val="00AC271E"/>
    <w:rsid w:val="00AC2819"/>
    <w:rsid w:val="00AC3602"/>
    <w:rsid w:val="00AC37D9"/>
    <w:rsid w:val="00AC387E"/>
    <w:rsid w:val="00AC3BBA"/>
    <w:rsid w:val="00AC3D6F"/>
    <w:rsid w:val="00AC3E86"/>
    <w:rsid w:val="00AC4278"/>
    <w:rsid w:val="00AC4380"/>
    <w:rsid w:val="00AC447B"/>
    <w:rsid w:val="00AC5061"/>
    <w:rsid w:val="00AC51CC"/>
    <w:rsid w:val="00AC5311"/>
    <w:rsid w:val="00AC59FA"/>
    <w:rsid w:val="00AC5CBC"/>
    <w:rsid w:val="00AC6359"/>
    <w:rsid w:val="00AC66F0"/>
    <w:rsid w:val="00AC680F"/>
    <w:rsid w:val="00AC6AF5"/>
    <w:rsid w:val="00AC6C19"/>
    <w:rsid w:val="00AC780C"/>
    <w:rsid w:val="00AC7BC1"/>
    <w:rsid w:val="00AC7C58"/>
    <w:rsid w:val="00AD0345"/>
    <w:rsid w:val="00AD0384"/>
    <w:rsid w:val="00AD04E2"/>
    <w:rsid w:val="00AD09E8"/>
    <w:rsid w:val="00AD0A50"/>
    <w:rsid w:val="00AD0DDC"/>
    <w:rsid w:val="00AD0ED2"/>
    <w:rsid w:val="00AD0F80"/>
    <w:rsid w:val="00AD101E"/>
    <w:rsid w:val="00AD140B"/>
    <w:rsid w:val="00AD1475"/>
    <w:rsid w:val="00AD1F4F"/>
    <w:rsid w:val="00AD2702"/>
    <w:rsid w:val="00AD28AB"/>
    <w:rsid w:val="00AD3370"/>
    <w:rsid w:val="00AD3597"/>
    <w:rsid w:val="00AD366F"/>
    <w:rsid w:val="00AD36F9"/>
    <w:rsid w:val="00AD3EB2"/>
    <w:rsid w:val="00AD525D"/>
    <w:rsid w:val="00AD595A"/>
    <w:rsid w:val="00AD5C51"/>
    <w:rsid w:val="00AD5E10"/>
    <w:rsid w:val="00AD5E51"/>
    <w:rsid w:val="00AD5FC5"/>
    <w:rsid w:val="00AD62A9"/>
    <w:rsid w:val="00AD68F3"/>
    <w:rsid w:val="00AD69E1"/>
    <w:rsid w:val="00AD6A3B"/>
    <w:rsid w:val="00AD6D70"/>
    <w:rsid w:val="00AD6FD8"/>
    <w:rsid w:val="00AD7738"/>
    <w:rsid w:val="00AD7F79"/>
    <w:rsid w:val="00AE0282"/>
    <w:rsid w:val="00AE0328"/>
    <w:rsid w:val="00AE058A"/>
    <w:rsid w:val="00AE0B2E"/>
    <w:rsid w:val="00AE15A0"/>
    <w:rsid w:val="00AE171F"/>
    <w:rsid w:val="00AE19D5"/>
    <w:rsid w:val="00AE22E0"/>
    <w:rsid w:val="00AE24A2"/>
    <w:rsid w:val="00AE2606"/>
    <w:rsid w:val="00AE2DCD"/>
    <w:rsid w:val="00AE2E93"/>
    <w:rsid w:val="00AE3015"/>
    <w:rsid w:val="00AE361B"/>
    <w:rsid w:val="00AE38B1"/>
    <w:rsid w:val="00AE39B2"/>
    <w:rsid w:val="00AE3D5A"/>
    <w:rsid w:val="00AE3EBD"/>
    <w:rsid w:val="00AE40E0"/>
    <w:rsid w:val="00AE4253"/>
    <w:rsid w:val="00AE4384"/>
    <w:rsid w:val="00AE4EEA"/>
    <w:rsid w:val="00AE4EFA"/>
    <w:rsid w:val="00AE5E26"/>
    <w:rsid w:val="00AE608F"/>
    <w:rsid w:val="00AE616A"/>
    <w:rsid w:val="00AE644D"/>
    <w:rsid w:val="00AE661B"/>
    <w:rsid w:val="00AE6F7E"/>
    <w:rsid w:val="00AE6F85"/>
    <w:rsid w:val="00AE722F"/>
    <w:rsid w:val="00AE74E6"/>
    <w:rsid w:val="00AE7529"/>
    <w:rsid w:val="00AE7B41"/>
    <w:rsid w:val="00AE7C0D"/>
    <w:rsid w:val="00AF0900"/>
    <w:rsid w:val="00AF0D73"/>
    <w:rsid w:val="00AF1211"/>
    <w:rsid w:val="00AF128E"/>
    <w:rsid w:val="00AF1BF8"/>
    <w:rsid w:val="00AF27D1"/>
    <w:rsid w:val="00AF2877"/>
    <w:rsid w:val="00AF291E"/>
    <w:rsid w:val="00AF2D1A"/>
    <w:rsid w:val="00AF2D75"/>
    <w:rsid w:val="00AF3AD6"/>
    <w:rsid w:val="00AF3C6E"/>
    <w:rsid w:val="00AF3D30"/>
    <w:rsid w:val="00AF405C"/>
    <w:rsid w:val="00AF4263"/>
    <w:rsid w:val="00AF43DE"/>
    <w:rsid w:val="00AF4616"/>
    <w:rsid w:val="00AF4B70"/>
    <w:rsid w:val="00AF4F20"/>
    <w:rsid w:val="00AF50FA"/>
    <w:rsid w:val="00AF5BC2"/>
    <w:rsid w:val="00AF6101"/>
    <w:rsid w:val="00AF6408"/>
    <w:rsid w:val="00AF6919"/>
    <w:rsid w:val="00AF724B"/>
    <w:rsid w:val="00AF75D1"/>
    <w:rsid w:val="00AF7608"/>
    <w:rsid w:val="00AF77EF"/>
    <w:rsid w:val="00AF7A65"/>
    <w:rsid w:val="00AF7B8E"/>
    <w:rsid w:val="00AF7C56"/>
    <w:rsid w:val="00AF7C9B"/>
    <w:rsid w:val="00B00425"/>
    <w:rsid w:val="00B009DD"/>
    <w:rsid w:val="00B00A16"/>
    <w:rsid w:val="00B00E77"/>
    <w:rsid w:val="00B00ECD"/>
    <w:rsid w:val="00B017B9"/>
    <w:rsid w:val="00B033E3"/>
    <w:rsid w:val="00B0377B"/>
    <w:rsid w:val="00B03DF3"/>
    <w:rsid w:val="00B0409C"/>
    <w:rsid w:val="00B041E2"/>
    <w:rsid w:val="00B044E3"/>
    <w:rsid w:val="00B04F6B"/>
    <w:rsid w:val="00B04F9C"/>
    <w:rsid w:val="00B05143"/>
    <w:rsid w:val="00B0541F"/>
    <w:rsid w:val="00B05A27"/>
    <w:rsid w:val="00B05AA9"/>
    <w:rsid w:val="00B05D3C"/>
    <w:rsid w:val="00B05F5B"/>
    <w:rsid w:val="00B060B0"/>
    <w:rsid w:val="00B07394"/>
    <w:rsid w:val="00B0761F"/>
    <w:rsid w:val="00B101EA"/>
    <w:rsid w:val="00B1025A"/>
    <w:rsid w:val="00B1087E"/>
    <w:rsid w:val="00B11033"/>
    <w:rsid w:val="00B11B61"/>
    <w:rsid w:val="00B11F10"/>
    <w:rsid w:val="00B11F31"/>
    <w:rsid w:val="00B122C9"/>
    <w:rsid w:val="00B12372"/>
    <w:rsid w:val="00B12578"/>
    <w:rsid w:val="00B12851"/>
    <w:rsid w:val="00B12907"/>
    <w:rsid w:val="00B129F0"/>
    <w:rsid w:val="00B12A56"/>
    <w:rsid w:val="00B12B41"/>
    <w:rsid w:val="00B12DE3"/>
    <w:rsid w:val="00B13AE5"/>
    <w:rsid w:val="00B13E89"/>
    <w:rsid w:val="00B14807"/>
    <w:rsid w:val="00B15605"/>
    <w:rsid w:val="00B1565B"/>
    <w:rsid w:val="00B15760"/>
    <w:rsid w:val="00B15984"/>
    <w:rsid w:val="00B15C63"/>
    <w:rsid w:val="00B15D76"/>
    <w:rsid w:val="00B160A6"/>
    <w:rsid w:val="00B16253"/>
    <w:rsid w:val="00B1668A"/>
    <w:rsid w:val="00B167E4"/>
    <w:rsid w:val="00B168E5"/>
    <w:rsid w:val="00B16E75"/>
    <w:rsid w:val="00B16EE0"/>
    <w:rsid w:val="00B17401"/>
    <w:rsid w:val="00B17406"/>
    <w:rsid w:val="00B2028E"/>
    <w:rsid w:val="00B2038E"/>
    <w:rsid w:val="00B20AE0"/>
    <w:rsid w:val="00B212B6"/>
    <w:rsid w:val="00B21827"/>
    <w:rsid w:val="00B2187F"/>
    <w:rsid w:val="00B218AC"/>
    <w:rsid w:val="00B21A9F"/>
    <w:rsid w:val="00B21D0C"/>
    <w:rsid w:val="00B21DE2"/>
    <w:rsid w:val="00B21FA6"/>
    <w:rsid w:val="00B22212"/>
    <w:rsid w:val="00B22827"/>
    <w:rsid w:val="00B22CDB"/>
    <w:rsid w:val="00B22DBD"/>
    <w:rsid w:val="00B22EF8"/>
    <w:rsid w:val="00B23186"/>
    <w:rsid w:val="00B232D1"/>
    <w:rsid w:val="00B2381B"/>
    <w:rsid w:val="00B238E5"/>
    <w:rsid w:val="00B23CA1"/>
    <w:rsid w:val="00B24060"/>
    <w:rsid w:val="00B24891"/>
    <w:rsid w:val="00B24951"/>
    <w:rsid w:val="00B249C0"/>
    <w:rsid w:val="00B24BC7"/>
    <w:rsid w:val="00B2513F"/>
    <w:rsid w:val="00B2526A"/>
    <w:rsid w:val="00B25984"/>
    <w:rsid w:val="00B259D1"/>
    <w:rsid w:val="00B25C56"/>
    <w:rsid w:val="00B25D6A"/>
    <w:rsid w:val="00B260A9"/>
    <w:rsid w:val="00B26193"/>
    <w:rsid w:val="00B26900"/>
    <w:rsid w:val="00B26BE5"/>
    <w:rsid w:val="00B26C0F"/>
    <w:rsid w:val="00B26F22"/>
    <w:rsid w:val="00B270E9"/>
    <w:rsid w:val="00B27428"/>
    <w:rsid w:val="00B27582"/>
    <w:rsid w:val="00B2775B"/>
    <w:rsid w:val="00B27883"/>
    <w:rsid w:val="00B30103"/>
    <w:rsid w:val="00B3033C"/>
    <w:rsid w:val="00B30793"/>
    <w:rsid w:val="00B3108B"/>
    <w:rsid w:val="00B3139E"/>
    <w:rsid w:val="00B31518"/>
    <w:rsid w:val="00B31A5E"/>
    <w:rsid w:val="00B31DFE"/>
    <w:rsid w:val="00B3241C"/>
    <w:rsid w:val="00B32AE0"/>
    <w:rsid w:val="00B32B69"/>
    <w:rsid w:val="00B330D8"/>
    <w:rsid w:val="00B339EA"/>
    <w:rsid w:val="00B33E04"/>
    <w:rsid w:val="00B34686"/>
    <w:rsid w:val="00B34EF4"/>
    <w:rsid w:val="00B34FB9"/>
    <w:rsid w:val="00B3513A"/>
    <w:rsid w:val="00B35272"/>
    <w:rsid w:val="00B35328"/>
    <w:rsid w:val="00B353ED"/>
    <w:rsid w:val="00B368CA"/>
    <w:rsid w:val="00B36920"/>
    <w:rsid w:val="00B3695B"/>
    <w:rsid w:val="00B36B69"/>
    <w:rsid w:val="00B373AF"/>
    <w:rsid w:val="00B37406"/>
    <w:rsid w:val="00B37484"/>
    <w:rsid w:val="00B37F9A"/>
    <w:rsid w:val="00B400FE"/>
    <w:rsid w:val="00B404A3"/>
    <w:rsid w:val="00B405E5"/>
    <w:rsid w:val="00B40737"/>
    <w:rsid w:val="00B40748"/>
    <w:rsid w:val="00B407F5"/>
    <w:rsid w:val="00B40D12"/>
    <w:rsid w:val="00B40D89"/>
    <w:rsid w:val="00B40DFF"/>
    <w:rsid w:val="00B40FAF"/>
    <w:rsid w:val="00B4155A"/>
    <w:rsid w:val="00B42942"/>
    <w:rsid w:val="00B42A82"/>
    <w:rsid w:val="00B431DF"/>
    <w:rsid w:val="00B434B6"/>
    <w:rsid w:val="00B43697"/>
    <w:rsid w:val="00B4371F"/>
    <w:rsid w:val="00B443A4"/>
    <w:rsid w:val="00B444FA"/>
    <w:rsid w:val="00B4454E"/>
    <w:rsid w:val="00B4489C"/>
    <w:rsid w:val="00B44CC5"/>
    <w:rsid w:val="00B44CFD"/>
    <w:rsid w:val="00B45295"/>
    <w:rsid w:val="00B4533F"/>
    <w:rsid w:val="00B457E7"/>
    <w:rsid w:val="00B45CEB"/>
    <w:rsid w:val="00B46D24"/>
    <w:rsid w:val="00B46DCD"/>
    <w:rsid w:val="00B46ED1"/>
    <w:rsid w:val="00B4714F"/>
    <w:rsid w:val="00B4738D"/>
    <w:rsid w:val="00B47977"/>
    <w:rsid w:val="00B47D16"/>
    <w:rsid w:val="00B47D65"/>
    <w:rsid w:val="00B5029C"/>
    <w:rsid w:val="00B5033A"/>
    <w:rsid w:val="00B5074D"/>
    <w:rsid w:val="00B50875"/>
    <w:rsid w:val="00B50D4B"/>
    <w:rsid w:val="00B50DCC"/>
    <w:rsid w:val="00B51007"/>
    <w:rsid w:val="00B51288"/>
    <w:rsid w:val="00B5169B"/>
    <w:rsid w:val="00B51825"/>
    <w:rsid w:val="00B51B2F"/>
    <w:rsid w:val="00B51B32"/>
    <w:rsid w:val="00B5208B"/>
    <w:rsid w:val="00B52646"/>
    <w:rsid w:val="00B527B6"/>
    <w:rsid w:val="00B5293E"/>
    <w:rsid w:val="00B52A08"/>
    <w:rsid w:val="00B530EC"/>
    <w:rsid w:val="00B531AA"/>
    <w:rsid w:val="00B531E7"/>
    <w:rsid w:val="00B53672"/>
    <w:rsid w:val="00B5380D"/>
    <w:rsid w:val="00B5387C"/>
    <w:rsid w:val="00B538E1"/>
    <w:rsid w:val="00B539B9"/>
    <w:rsid w:val="00B54079"/>
    <w:rsid w:val="00B54154"/>
    <w:rsid w:val="00B546ED"/>
    <w:rsid w:val="00B54D23"/>
    <w:rsid w:val="00B55071"/>
    <w:rsid w:val="00B55A7E"/>
    <w:rsid w:val="00B55B62"/>
    <w:rsid w:val="00B55F96"/>
    <w:rsid w:val="00B56536"/>
    <w:rsid w:val="00B5657B"/>
    <w:rsid w:val="00B5680A"/>
    <w:rsid w:val="00B56E46"/>
    <w:rsid w:val="00B570F9"/>
    <w:rsid w:val="00B572F7"/>
    <w:rsid w:val="00B574EE"/>
    <w:rsid w:val="00B60D00"/>
    <w:rsid w:val="00B61452"/>
    <w:rsid w:val="00B61C65"/>
    <w:rsid w:val="00B61E46"/>
    <w:rsid w:val="00B6294A"/>
    <w:rsid w:val="00B63487"/>
    <w:rsid w:val="00B63D20"/>
    <w:rsid w:val="00B6408B"/>
    <w:rsid w:val="00B6417F"/>
    <w:rsid w:val="00B6516F"/>
    <w:rsid w:val="00B652BF"/>
    <w:rsid w:val="00B65700"/>
    <w:rsid w:val="00B658AF"/>
    <w:rsid w:val="00B65959"/>
    <w:rsid w:val="00B661B4"/>
    <w:rsid w:val="00B665A7"/>
    <w:rsid w:val="00B6697D"/>
    <w:rsid w:val="00B66994"/>
    <w:rsid w:val="00B66C5D"/>
    <w:rsid w:val="00B66D4F"/>
    <w:rsid w:val="00B66DF4"/>
    <w:rsid w:val="00B67582"/>
    <w:rsid w:val="00B679FD"/>
    <w:rsid w:val="00B67B39"/>
    <w:rsid w:val="00B67BFB"/>
    <w:rsid w:val="00B67C3F"/>
    <w:rsid w:val="00B67C68"/>
    <w:rsid w:val="00B67FB1"/>
    <w:rsid w:val="00B70585"/>
    <w:rsid w:val="00B709B6"/>
    <w:rsid w:val="00B70A8C"/>
    <w:rsid w:val="00B70B39"/>
    <w:rsid w:val="00B70F5F"/>
    <w:rsid w:val="00B713C8"/>
    <w:rsid w:val="00B71674"/>
    <w:rsid w:val="00B7170F"/>
    <w:rsid w:val="00B71A53"/>
    <w:rsid w:val="00B71B69"/>
    <w:rsid w:val="00B71B84"/>
    <w:rsid w:val="00B71FA3"/>
    <w:rsid w:val="00B727DD"/>
    <w:rsid w:val="00B732BF"/>
    <w:rsid w:val="00B732E9"/>
    <w:rsid w:val="00B7355F"/>
    <w:rsid w:val="00B73746"/>
    <w:rsid w:val="00B73D6A"/>
    <w:rsid w:val="00B7427C"/>
    <w:rsid w:val="00B74367"/>
    <w:rsid w:val="00B74877"/>
    <w:rsid w:val="00B74AE3"/>
    <w:rsid w:val="00B7554A"/>
    <w:rsid w:val="00B7568A"/>
    <w:rsid w:val="00B756BF"/>
    <w:rsid w:val="00B75775"/>
    <w:rsid w:val="00B7644D"/>
    <w:rsid w:val="00B76514"/>
    <w:rsid w:val="00B766A9"/>
    <w:rsid w:val="00B768F2"/>
    <w:rsid w:val="00B770E5"/>
    <w:rsid w:val="00B7729D"/>
    <w:rsid w:val="00B77740"/>
    <w:rsid w:val="00B77B1C"/>
    <w:rsid w:val="00B77C0E"/>
    <w:rsid w:val="00B77D2A"/>
    <w:rsid w:val="00B80562"/>
    <w:rsid w:val="00B80CA1"/>
    <w:rsid w:val="00B80EAF"/>
    <w:rsid w:val="00B810F3"/>
    <w:rsid w:val="00B81175"/>
    <w:rsid w:val="00B812C6"/>
    <w:rsid w:val="00B81628"/>
    <w:rsid w:val="00B82332"/>
    <w:rsid w:val="00B827D3"/>
    <w:rsid w:val="00B82D4C"/>
    <w:rsid w:val="00B8309E"/>
    <w:rsid w:val="00B83490"/>
    <w:rsid w:val="00B837B7"/>
    <w:rsid w:val="00B84397"/>
    <w:rsid w:val="00B844BA"/>
    <w:rsid w:val="00B849AF"/>
    <w:rsid w:val="00B84E27"/>
    <w:rsid w:val="00B84E76"/>
    <w:rsid w:val="00B851F0"/>
    <w:rsid w:val="00B8550C"/>
    <w:rsid w:val="00B85715"/>
    <w:rsid w:val="00B85EDD"/>
    <w:rsid w:val="00B8669C"/>
    <w:rsid w:val="00B866F9"/>
    <w:rsid w:val="00B86C52"/>
    <w:rsid w:val="00B86F66"/>
    <w:rsid w:val="00B870D2"/>
    <w:rsid w:val="00B871BF"/>
    <w:rsid w:val="00B8722D"/>
    <w:rsid w:val="00B87A68"/>
    <w:rsid w:val="00B9022C"/>
    <w:rsid w:val="00B9083A"/>
    <w:rsid w:val="00B90D40"/>
    <w:rsid w:val="00B91087"/>
    <w:rsid w:val="00B9113F"/>
    <w:rsid w:val="00B911DF"/>
    <w:rsid w:val="00B91761"/>
    <w:rsid w:val="00B917C9"/>
    <w:rsid w:val="00B91949"/>
    <w:rsid w:val="00B92045"/>
    <w:rsid w:val="00B93C66"/>
    <w:rsid w:val="00B942ED"/>
    <w:rsid w:val="00B94AFE"/>
    <w:rsid w:val="00B94DFC"/>
    <w:rsid w:val="00B95126"/>
    <w:rsid w:val="00B96049"/>
    <w:rsid w:val="00B96202"/>
    <w:rsid w:val="00B96980"/>
    <w:rsid w:val="00B9734E"/>
    <w:rsid w:val="00B975DF"/>
    <w:rsid w:val="00B97652"/>
    <w:rsid w:val="00B978D1"/>
    <w:rsid w:val="00B97A01"/>
    <w:rsid w:val="00B97B6A"/>
    <w:rsid w:val="00B97B90"/>
    <w:rsid w:val="00B97C80"/>
    <w:rsid w:val="00BA03BE"/>
    <w:rsid w:val="00BA0554"/>
    <w:rsid w:val="00BA0BD2"/>
    <w:rsid w:val="00BA0E87"/>
    <w:rsid w:val="00BA0E92"/>
    <w:rsid w:val="00BA1227"/>
    <w:rsid w:val="00BA1412"/>
    <w:rsid w:val="00BA1610"/>
    <w:rsid w:val="00BA1C1C"/>
    <w:rsid w:val="00BA26F0"/>
    <w:rsid w:val="00BA2ACF"/>
    <w:rsid w:val="00BA2FAC"/>
    <w:rsid w:val="00BA3388"/>
    <w:rsid w:val="00BA3392"/>
    <w:rsid w:val="00BA33F9"/>
    <w:rsid w:val="00BA362A"/>
    <w:rsid w:val="00BA3BF4"/>
    <w:rsid w:val="00BA3F1E"/>
    <w:rsid w:val="00BA3F54"/>
    <w:rsid w:val="00BA43A2"/>
    <w:rsid w:val="00BA44D6"/>
    <w:rsid w:val="00BA456D"/>
    <w:rsid w:val="00BA4967"/>
    <w:rsid w:val="00BA4D54"/>
    <w:rsid w:val="00BA4DE9"/>
    <w:rsid w:val="00BA507E"/>
    <w:rsid w:val="00BA5289"/>
    <w:rsid w:val="00BA5516"/>
    <w:rsid w:val="00BA584C"/>
    <w:rsid w:val="00BA5BEE"/>
    <w:rsid w:val="00BA6355"/>
    <w:rsid w:val="00BA65B0"/>
    <w:rsid w:val="00BA6D52"/>
    <w:rsid w:val="00BA6E7E"/>
    <w:rsid w:val="00BA7205"/>
    <w:rsid w:val="00BA73FD"/>
    <w:rsid w:val="00BA7496"/>
    <w:rsid w:val="00BA74C1"/>
    <w:rsid w:val="00BA74E8"/>
    <w:rsid w:val="00BA766E"/>
    <w:rsid w:val="00BA77B2"/>
    <w:rsid w:val="00BA7B8D"/>
    <w:rsid w:val="00BA7D02"/>
    <w:rsid w:val="00BA7F1A"/>
    <w:rsid w:val="00BB047A"/>
    <w:rsid w:val="00BB074E"/>
    <w:rsid w:val="00BB07E1"/>
    <w:rsid w:val="00BB0AEF"/>
    <w:rsid w:val="00BB0C7A"/>
    <w:rsid w:val="00BB0E0E"/>
    <w:rsid w:val="00BB11BF"/>
    <w:rsid w:val="00BB14CF"/>
    <w:rsid w:val="00BB1860"/>
    <w:rsid w:val="00BB19DF"/>
    <w:rsid w:val="00BB219A"/>
    <w:rsid w:val="00BB241D"/>
    <w:rsid w:val="00BB2BAC"/>
    <w:rsid w:val="00BB2C8C"/>
    <w:rsid w:val="00BB2E09"/>
    <w:rsid w:val="00BB2F31"/>
    <w:rsid w:val="00BB2F5D"/>
    <w:rsid w:val="00BB33E4"/>
    <w:rsid w:val="00BB389F"/>
    <w:rsid w:val="00BB38D3"/>
    <w:rsid w:val="00BB3C23"/>
    <w:rsid w:val="00BB3CEA"/>
    <w:rsid w:val="00BB407E"/>
    <w:rsid w:val="00BB42A6"/>
    <w:rsid w:val="00BB4334"/>
    <w:rsid w:val="00BB52CB"/>
    <w:rsid w:val="00BB574E"/>
    <w:rsid w:val="00BB5857"/>
    <w:rsid w:val="00BB5913"/>
    <w:rsid w:val="00BB5A55"/>
    <w:rsid w:val="00BB5B07"/>
    <w:rsid w:val="00BB5BCA"/>
    <w:rsid w:val="00BB5EA0"/>
    <w:rsid w:val="00BB64B9"/>
    <w:rsid w:val="00BB65B6"/>
    <w:rsid w:val="00BB6734"/>
    <w:rsid w:val="00BB6ABA"/>
    <w:rsid w:val="00BB6C91"/>
    <w:rsid w:val="00BB7F35"/>
    <w:rsid w:val="00BC03F4"/>
    <w:rsid w:val="00BC0663"/>
    <w:rsid w:val="00BC0E69"/>
    <w:rsid w:val="00BC124D"/>
    <w:rsid w:val="00BC19DC"/>
    <w:rsid w:val="00BC19EF"/>
    <w:rsid w:val="00BC1A77"/>
    <w:rsid w:val="00BC1BA9"/>
    <w:rsid w:val="00BC1C02"/>
    <w:rsid w:val="00BC1C5B"/>
    <w:rsid w:val="00BC1CA9"/>
    <w:rsid w:val="00BC2146"/>
    <w:rsid w:val="00BC2223"/>
    <w:rsid w:val="00BC262A"/>
    <w:rsid w:val="00BC28C0"/>
    <w:rsid w:val="00BC2BD8"/>
    <w:rsid w:val="00BC2CBA"/>
    <w:rsid w:val="00BC2D11"/>
    <w:rsid w:val="00BC2E59"/>
    <w:rsid w:val="00BC2F08"/>
    <w:rsid w:val="00BC3313"/>
    <w:rsid w:val="00BC3385"/>
    <w:rsid w:val="00BC3502"/>
    <w:rsid w:val="00BC4504"/>
    <w:rsid w:val="00BC465E"/>
    <w:rsid w:val="00BC47DD"/>
    <w:rsid w:val="00BC4CE3"/>
    <w:rsid w:val="00BC4D1D"/>
    <w:rsid w:val="00BC4E92"/>
    <w:rsid w:val="00BC518A"/>
    <w:rsid w:val="00BC58AA"/>
    <w:rsid w:val="00BC58B1"/>
    <w:rsid w:val="00BC5B5C"/>
    <w:rsid w:val="00BC5D5F"/>
    <w:rsid w:val="00BC5D95"/>
    <w:rsid w:val="00BC5DCE"/>
    <w:rsid w:val="00BC5F6C"/>
    <w:rsid w:val="00BC5FBD"/>
    <w:rsid w:val="00BC628A"/>
    <w:rsid w:val="00BC64B3"/>
    <w:rsid w:val="00BC6C6E"/>
    <w:rsid w:val="00BC6D5B"/>
    <w:rsid w:val="00BC72C4"/>
    <w:rsid w:val="00BC772F"/>
    <w:rsid w:val="00BC7CE6"/>
    <w:rsid w:val="00BC7CF0"/>
    <w:rsid w:val="00BC7D44"/>
    <w:rsid w:val="00BC7FB3"/>
    <w:rsid w:val="00BD0257"/>
    <w:rsid w:val="00BD02E6"/>
    <w:rsid w:val="00BD0D90"/>
    <w:rsid w:val="00BD14CE"/>
    <w:rsid w:val="00BD1930"/>
    <w:rsid w:val="00BD1B2C"/>
    <w:rsid w:val="00BD1EBF"/>
    <w:rsid w:val="00BD2290"/>
    <w:rsid w:val="00BD2D56"/>
    <w:rsid w:val="00BD2D62"/>
    <w:rsid w:val="00BD2E1D"/>
    <w:rsid w:val="00BD2E37"/>
    <w:rsid w:val="00BD39AB"/>
    <w:rsid w:val="00BD3A0C"/>
    <w:rsid w:val="00BD3E3F"/>
    <w:rsid w:val="00BD4276"/>
    <w:rsid w:val="00BD459C"/>
    <w:rsid w:val="00BD5610"/>
    <w:rsid w:val="00BD5A3B"/>
    <w:rsid w:val="00BD5BF4"/>
    <w:rsid w:val="00BD5F6D"/>
    <w:rsid w:val="00BD60F9"/>
    <w:rsid w:val="00BD7109"/>
    <w:rsid w:val="00BD7153"/>
    <w:rsid w:val="00BD741B"/>
    <w:rsid w:val="00BD7A2B"/>
    <w:rsid w:val="00BD7EA8"/>
    <w:rsid w:val="00BD7EE0"/>
    <w:rsid w:val="00BE0B29"/>
    <w:rsid w:val="00BE0CF5"/>
    <w:rsid w:val="00BE13C7"/>
    <w:rsid w:val="00BE1446"/>
    <w:rsid w:val="00BE1797"/>
    <w:rsid w:val="00BE1A4D"/>
    <w:rsid w:val="00BE1BF8"/>
    <w:rsid w:val="00BE1F91"/>
    <w:rsid w:val="00BE27D7"/>
    <w:rsid w:val="00BE29DF"/>
    <w:rsid w:val="00BE2A8D"/>
    <w:rsid w:val="00BE2E15"/>
    <w:rsid w:val="00BE30FC"/>
    <w:rsid w:val="00BE3224"/>
    <w:rsid w:val="00BE3F16"/>
    <w:rsid w:val="00BE43E9"/>
    <w:rsid w:val="00BE442C"/>
    <w:rsid w:val="00BE4464"/>
    <w:rsid w:val="00BE47D1"/>
    <w:rsid w:val="00BE4B8C"/>
    <w:rsid w:val="00BE4DDC"/>
    <w:rsid w:val="00BE55AF"/>
    <w:rsid w:val="00BE55B1"/>
    <w:rsid w:val="00BE571F"/>
    <w:rsid w:val="00BE5B58"/>
    <w:rsid w:val="00BE6243"/>
    <w:rsid w:val="00BE6302"/>
    <w:rsid w:val="00BE637B"/>
    <w:rsid w:val="00BE65A9"/>
    <w:rsid w:val="00BE690E"/>
    <w:rsid w:val="00BE7418"/>
    <w:rsid w:val="00BE745C"/>
    <w:rsid w:val="00BE795B"/>
    <w:rsid w:val="00BE7968"/>
    <w:rsid w:val="00BE7BE3"/>
    <w:rsid w:val="00BE7FAE"/>
    <w:rsid w:val="00BF02C2"/>
    <w:rsid w:val="00BF0504"/>
    <w:rsid w:val="00BF062D"/>
    <w:rsid w:val="00BF06A8"/>
    <w:rsid w:val="00BF06F3"/>
    <w:rsid w:val="00BF0740"/>
    <w:rsid w:val="00BF0E20"/>
    <w:rsid w:val="00BF0E5D"/>
    <w:rsid w:val="00BF185C"/>
    <w:rsid w:val="00BF18C8"/>
    <w:rsid w:val="00BF1CAA"/>
    <w:rsid w:val="00BF2344"/>
    <w:rsid w:val="00BF2A10"/>
    <w:rsid w:val="00BF2BC9"/>
    <w:rsid w:val="00BF30AE"/>
    <w:rsid w:val="00BF30E5"/>
    <w:rsid w:val="00BF336C"/>
    <w:rsid w:val="00BF3500"/>
    <w:rsid w:val="00BF37E3"/>
    <w:rsid w:val="00BF3CAF"/>
    <w:rsid w:val="00BF3E6D"/>
    <w:rsid w:val="00BF42F2"/>
    <w:rsid w:val="00BF49F4"/>
    <w:rsid w:val="00BF4F87"/>
    <w:rsid w:val="00BF5F3A"/>
    <w:rsid w:val="00BF6C1B"/>
    <w:rsid w:val="00BF747F"/>
    <w:rsid w:val="00BF77C9"/>
    <w:rsid w:val="00BF782D"/>
    <w:rsid w:val="00C00807"/>
    <w:rsid w:val="00C00FB2"/>
    <w:rsid w:val="00C01027"/>
    <w:rsid w:val="00C01735"/>
    <w:rsid w:val="00C01B7B"/>
    <w:rsid w:val="00C01BEF"/>
    <w:rsid w:val="00C021CD"/>
    <w:rsid w:val="00C0294E"/>
    <w:rsid w:val="00C02B10"/>
    <w:rsid w:val="00C02D4A"/>
    <w:rsid w:val="00C031A7"/>
    <w:rsid w:val="00C031DE"/>
    <w:rsid w:val="00C032D0"/>
    <w:rsid w:val="00C0343E"/>
    <w:rsid w:val="00C03473"/>
    <w:rsid w:val="00C03581"/>
    <w:rsid w:val="00C03A14"/>
    <w:rsid w:val="00C03BBC"/>
    <w:rsid w:val="00C041BD"/>
    <w:rsid w:val="00C051E7"/>
    <w:rsid w:val="00C06092"/>
    <w:rsid w:val="00C06773"/>
    <w:rsid w:val="00C06A0E"/>
    <w:rsid w:val="00C06ADD"/>
    <w:rsid w:val="00C06D00"/>
    <w:rsid w:val="00C06F5B"/>
    <w:rsid w:val="00C0746A"/>
    <w:rsid w:val="00C0751E"/>
    <w:rsid w:val="00C0757D"/>
    <w:rsid w:val="00C07618"/>
    <w:rsid w:val="00C0785A"/>
    <w:rsid w:val="00C1004D"/>
    <w:rsid w:val="00C10A02"/>
    <w:rsid w:val="00C10B07"/>
    <w:rsid w:val="00C10B14"/>
    <w:rsid w:val="00C10D47"/>
    <w:rsid w:val="00C117C9"/>
    <w:rsid w:val="00C11A56"/>
    <w:rsid w:val="00C11C54"/>
    <w:rsid w:val="00C121E0"/>
    <w:rsid w:val="00C121EB"/>
    <w:rsid w:val="00C12306"/>
    <w:rsid w:val="00C12319"/>
    <w:rsid w:val="00C12A1C"/>
    <w:rsid w:val="00C135AC"/>
    <w:rsid w:val="00C1382D"/>
    <w:rsid w:val="00C13A14"/>
    <w:rsid w:val="00C13AEB"/>
    <w:rsid w:val="00C14436"/>
    <w:rsid w:val="00C146BA"/>
    <w:rsid w:val="00C14710"/>
    <w:rsid w:val="00C14E71"/>
    <w:rsid w:val="00C14E78"/>
    <w:rsid w:val="00C159B3"/>
    <w:rsid w:val="00C15C66"/>
    <w:rsid w:val="00C15D27"/>
    <w:rsid w:val="00C15E51"/>
    <w:rsid w:val="00C16003"/>
    <w:rsid w:val="00C160D3"/>
    <w:rsid w:val="00C16271"/>
    <w:rsid w:val="00C16798"/>
    <w:rsid w:val="00C167EA"/>
    <w:rsid w:val="00C17248"/>
    <w:rsid w:val="00C20039"/>
    <w:rsid w:val="00C2008D"/>
    <w:rsid w:val="00C20236"/>
    <w:rsid w:val="00C20605"/>
    <w:rsid w:val="00C20792"/>
    <w:rsid w:val="00C20A99"/>
    <w:rsid w:val="00C20AE6"/>
    <w:rsid w:val="00C20BC2"/>
    <w:rsid w:val="00C20E91"/>
    <w:rsid w:val="00C212E6"/>
    <w:rsid w:val="00C222C0"/>
    <w:rsid w:val="00C2364B"/>
    <w:rsid w:val="00C23F13"/>
    <w:rsid w:val="00C243B6"/>
    <w:rsid w:val="00C24CE1"/>
    <w:rsid w:val="00C252A8"/>
    <w:rsid w:val="00C25477"/>
    <w:rsid w:val="00C25672"/>
    <w:rsid w:val="00C265D5"/>
    <w:rsid w:val="00C26821"/>
    <w:rsid w:val="00C27067"/>
    <w:rsid w:val="00C2716D"/>
    <w:rsid w:val="00C27391"/>
    <w:rsid w:val="00C27419"/>
    <w:rsid w:val="00C274BF"/>
    <w:rsid w:val="00C27A60"/>
    <w:rsid w:val="00C27A97"/>
    <w:rsid w:val="00C27B73"/>
    <w:rsid w:val="00C27C97"/>
    <w:rsid w:val="00C2CF47"/>
    <w:rsid w:val="00C30024"/>
    <w:rsid w:val="00C300E8"/>
    <w:rsid w:val="00C30119"/>
    <w:rsid w:val="00C30645"/>
    <w:rsid w:val="00C3084E"/>
    <w:rsid w:val="00C30932"/>
    <w:rsid w:val="00C30E00"/>
    <w:rsid w:val="00C30FDA"/>
    <w:rsid w:val="00C319A2"/>
    <w:rsid w:val="00C32484"/>
    <w:rsid w:val="00C325DE"/>
    <w:rsid w:val="00C3302F"/>
    <w:rsid w:val="00C33C90"/>
    <w:rsid w:val="00C33DEF"/>
    <w:rsid w:val="00C3406D"/>
    <w:rsid w:val="00C34250"/>
    <w:rsid w:val="00C3440F"/>
    <w:rsid w:val="00C34862"/>
    <w:rsid w:val="00C34878"/>
    <w:rsid w:val="00C34B74"/>
    <w:rsid w:val="00C34BD4"/>
    <w:rsid w:val="00C34DAD"/>
    <w:rsid w:val="00C34E5A"/>
    <w:rsid w:val="00C34FA8"/>
    <w:rsid w:val="00C35329"/>
    <w:rsid w:val="00C357DE"/>
    <w:rsid w:val="00C35B10"/>
    <w:rsid w:val="00C35B42"/>
    <w:rsid w:val="00C3624E"/>
    <w:rsid w:val="00C364E6"/>
    <w:rsid w:val="00C37428"/>
    <w:rsid w:val="00C376AF"/>
    <w:rsid w:val="00C37A51"/>
    <w:rsid w:val="00C37B23"/>
    <w:rsid w:val="00C400A8"/>
    <w:rsid w:val="00C404B4"/>
    <w:rsid w:val="00C404B5"/>
    <w:rsid w:val="00C4091E"/>
    <w:rsid w:val="00C40E6B"/>
    <w:rsid w:val="00C412EB"/>
    <w:rsid w:val="00C413DF"/>
    <w:rsid w:val="00C415FB"/>
    <w:rsid w:val="00C41780"/>
    <w:rsid w:val="00C41E66"/>
    <w:rsid w:val="00C42392"/>
    <w:rsid w:val="00C42466"/>
    <w:rsid w:val="00C424E3"/>
    <w:rsid w:val="00C42810"/>
    <w:rsid w:val="00C43053"/>
    <w:rsid w:val="00C4326A"/>
    <w:rsid w:val="00C43A3C"/>
    <w:rsid w:val="00C43CA2"/>
    <w:rsid w:val="00C44403"/>
    <w:rsid w:val="00C444C8"/>
    <w:rsid w:val="00C4477F"/>
    <w:rsid w:val="00C44DD7"/>
    <w:rsid w:val="00C44F8A"/>
    <w:rsid w:val="00C44FC2"/>
    <w:rsid w:val="00C45565"/>
    <w:rsid w:val="00C45A4D"/>
    <w:rsid w:val="00C45A6F"/>
    <w:rsid w:val="00C46C60"/>
    <w:rsid w:val="00C46EED"/>
    <w:rsid w:val="00C471C9"/>
    <w:rsid w:val="00C47711"/>
    <w:rsid w:val="00C47753"/>
    <w:rsid w:val="00C47F96"/>
    <w:rsid w:val="00C47FEC"/>
    <w:rsid w:val="00C500EF"/>
    <w:rsid w:val="00C5035D"/>
    <w:rsid w:val="00C5062E"/>
    <w:rsid w:val="00C50A1B"/>
    <w:rsid w:val="00C50DAC"/>
    <w:rsid w:val="00C5171E"/>
    <w:rsid w:val="00C51E41"/>
    <w:rsid w:val="00C5203C"/>
    <w:rsid w:val="00C52181"/>
    <w:rsid w:val="00C523A6"/>
    <w:rsid w:val="00C523D8"/>
    <w:rsid w:val="00C52438"/>
    <w:rsid w:val="00C5260F"/>
    <w:rsid w:val="00C52642"/>
    <w:rsid w:val="00C53153"/>
    <w:rsid w:val="00C532D7"/>
    <w:rsid w:val="00C53534"/>
    <w:rsid w:val="00C53604"/>
    <w:rsid w:val="00C53DE7"/>
    <w:rsid w:val="00C53F73"/>
    <w:rsid w:val="00C5418C"/>
    <w:rsid w:val="00C547C7"/>
    <w:rsid w:val="00C54B99"/>
    <w:rsid w:val="00C54EE5"/>
    <w:rsid w:val="00C54F37"/>
    <w:rsid w:val="00C551F4"/>
    <w:rsid w:val="00C553B8"/>
    <w:rsid w:val="00C55550"/>
    <w:rsid w:val="00C55AF2"/>
    <w:rsid w:val="00C55D58"/>
    <w:rsid w:val="00C5663D"/>
    <w:rsid w:val="00C56D3A"/>
    <w:rsid w:val="00C570C4"/>
    <w:rsid w:val="00C57424"/>
    <w:rsid w:val="00C575B1"/>
    <w:rsid w:val="00C57671"/>
    <w:rsid w:val="00C60016"/>
    <w:rsid w:val="00C600E7"/>
    <w:rsid w:val="00C60301"/>
    <w:rsid w:val="00C604C1"/>
    <w:rsid w:val="00C61166"/>
    <w:rsid w:val="00C61404"/>
    <w:rsid w:val="00C617E7"/>
    <w:rsid w:val="00C61A69"/>
    <w:rsid w:val="00C61B01"/>
    <w:rsid w:val="00C62136"/>
    <w:rsid w:val="00C6224C"/>
    <w:rsid w:val="00C62391"/>
    <w:rsid w:val="00C62BAD"/>
    <w:rsid w:val="00C62EC1"/>
    <w:rsid w:val="00C632F6"/>
    <w:rsid w:val="00C633DF"/>
    <w:rsid w:val="00C63650"/>
    <w:rsid w:val="00C63799"/>
    <w:rsid w:val="00C63E34"/>
    <w:rsid w:val="00C63E66"/>
    <w:rsid w:val="00C63EDB"/>
    <w:rsid w:val="00C6465F"/>
    <w:rsid w:val="00C64D27"/>
    <w:rsid w:val="00C65484"/>
    <w:rsid w:val="00C657EC"/>
    <w:rsid w:val="00C6582D"/>
    <w:rsid w:val="00C6585B"/>
    <w:rsid w:val="00C6589E"/>
    <w:rsid w:val="00C659C9"/>
    <w:rsid w:val="00C65A5E"/>
    <w:rsid w:val="00C65B0D"/>
    <w:rsid w:val="00C66026"/>
    <w:rsid w:val="00C666C1"/>
    <w:rsid w:val="00C666DC"/>
    <w:rsid w:val="00C6699D"/>
    <w:rsid w:val="00C66A5C"/>
    <w:rsid w:val="00C66E6E"/>
    <w:rsid w:val="00C670F5"/>
    <w:rsid w:val="00C671FA"/>
    <w:rsid w:val="00C70992"/>
    <w:rsid w:val="00C70B23"/>
    <w:rsid w:val="00C70E21"/>
    <w:rsid w:val="00C70E38"/>
    <w:rsid w:val="00C712D2"/>
    <w:rsid w:val="00C71552"/>
    <w:rsid w:val="00C71C48"/>
    <w:rsid w:val="00C71F51"/>
    <w:rsid w:val="00C726B4"/>
    <w:rsid w:val="00C72CBB"/>
    <w:rsid w:val="00C72CEC"/>
    <w:rsid w:val="00C72F8D"/>
    <w:rsid w:val="00C73534"/>
    <w:rsid w:val="00C73BBD"/>
    <w:rsid w:val="00C740CE"/>
    <w:rsid w:val="00C7459C"/>
    <w:rsid w:val="00C747CD"/>
    <w:rsid w:val="00C74994"/>
    <w:rsid w:val="00C74B37"/>
    <w:rsid w:val="00C7567A"/>
    <w:rsid w:val="00C75A01"/>
    <w:rsid w:val="00C75DFB"/>
    <w:rsid w:val="00C76076"/>
    <w:rsid w:val="00C76A0C"/>
    <w:rsid w:val="00C7775A"/>
    <w:rsid w:val="00C7785B"/>
    <w:rsid w:val="00C80315"/>
    <w:rsid w:val="00C803E4"/>
    <w:rsid w:val="00C80769"/>
    <w:rsid w:val="00C80989"/>
    <w:rsid w:val="00C80C19"/>
    <w:rsid w:val="00C80E6A"/>
    <w:rsid w:val="00C814A8"/>
    <w:rsid w:val="00C81526"/>
    <w:rsid w:val="00C82160"/>
    <w:rsid w:val="00C8226D"/>
    <w:rsid w:val="00C8277D"/>
    <w:rsid w:val="00C8292D"/>
    <w:rsid w:val="00C829C8"/>
    <w:rsid w:val="00C82B04"/>
    <w:rsid w:val="00C82D0B"/>
    <w:rsid w:val="00C82D87"/>
    <w:rsid w:val="00C83517"/>
    <w:rsid w:val="00C8380A"/>
    <w:rsid w:val="00C83B34"/>
    <w:rsid w:val="00C83E0D"/>
    <w:rsid w:val="00C846A2"/>
    <w:rsid w:val="00C84C49"/>
    <w:rsid w:val="00C84DF8"/>
    <w:rsid w:val="00C85289"/>
    <w:rsid w:val="00C853A9"/>
    <w:rsid w:val="00C859B9"/>
    <w:rsid w:val="00C85B74"/>
    <w:rsid w:val="00C8628D"/>
    <w:rsid w:val="00C86AEA"/>
    <w:rsid w:val="00C86B7F"/>
    <w:rsid w:val="00C86FA0"/>
    <w:rsid w:val="00C87854"/>
    <w:rsid w:val="00C87C8C"/>
    <w:rsid w:val="00C90970"/>
    <w:rsid w:val="00C90CB8"/>
    <w:rsid w:val="00C90FB7"/>
    <w:rsid w:val="00C91317"/>
    <w:rsid w:val="00C92116"/>
    <w:rsid w:val="00C92620"/>
    <w:rsid w:val="00C92BCB"/>
    <w:rsid w:val="00C92C1C"/>
    <w:rsid w:val="00C932CB"/>
    <w:rsid w:val="00C9346D"/>
    <w:rsid w:val="00C93508"/>
    <w:rsid w:val="00C9354E"/>
    <w:rsid w:val="00C937EA"/>
    <w:rsid w:val="00C943DC"/>
    <w:rsid w:val="00C94B73"/>
    <w:rsid w:val="00C94E2D"/>
    <w:rsid w:val="00C950E5"/>
    <w:rsid w:val="00C95214"/>
    <w:rsid w:val="00C95561"/>
    <w:rsid w:val="00C95F69"/>
    <w:rsid w:val="00C96049"/>
    <w:rsid w:val="00C96429"/>
    <w:rsid w:val="00C96441"/>
    <w:rsid w:val="00C965EF"/>
    <w:rsid w:val="00C96823"/>
    <w:rsid w:val="00C97E70"/>
    <w:rsid w:val="00C97E9F"/>
    <w:rsid w:val="00C97FEE"/>
    <w:rsid w:val="00CA04CF"/>
    <w:rsid w:val="00CA16F1"/>
    <w:rsid w:val="00CA19F9"/>
    <w:rsid w:val="00CA2214"/>
    <w:rsid w:val="00CA257E"/>
    <w:rsid w:val="00CA28BC"/>
    <w:rsid w:val="00CA2B52"/>
    <w:rsid w:val="00CA2D4C"/>
    <w:rsid w:val="00CA3097"/>
    <w:rsid w:val="00CA32C4"/>
    <w:rsid w:val="00CA3816"/>
    <w:rsid w:val="00CA39E1"/>
    <w:rsid w:val="00CA3C9E"/>
    <w:rsid w:val="00CA3CCB"/>
    <w:rsid w:val="00CA3CF4"/>
    <w:rsid w:val="00CA4000"/>
    <w:rsid w:val="00CA406B"/>
    <w:rsid w:val="00CA43FC"/>
    <w:rsid w:val="00CA448A"/>
    <w:rsid w:val="00CA44EE"/>
    <w:rsid w:val="00CA473D"/>
    <w:rsid w:val="00CA4B55"/>
    <w:rsid w:val="00CA4FF2"/>
    <w:rsid w:val="00CA562B"/>
    <w:rsid w:val="00CA5BBC"/>
    <w:rsid w:val="00CA5F19"/>
    <w:rsid w:val="00CA5F75"/>
    <w:rsid w:val="00CA601A"/>
    <w:rsid w:val="00CA67B1"/>
    <w:rsid w:val="00CA6C5D"/>
    <w:rsid w:val="00CA6F4F"/>
    <w:rsid w:val="00CA71D0"/>
    <w:rsid w:val="00CA74C7"/>
    <w:rsid w:val="00CA7F9B"/>
    <w:rsid w:val="00CB0610"/>
    <w:rsid w:val="00CB0704"/>
    <w:rsid w:val="00CB0897"/>
    <w:rsid w:val="00CB1070"/>
    <w:rsid w:val="00CB1218"/>
    <w:rsid w:val="00CB12BD"/>
    <w:rsid w:val="00CB1855"/>
    <w:rsid w:val="00CB18C6"/>
    <w:rsid w:val="00CB1C76"/>
    <w:rsid w:val="00CB1D0A"/>
    <w:rsid w:val="00CB23AA"/>
    <w:rsid w:val="00CB246A"/>
    <w:rsid w:val="00CB2C0A"/>
    <w:rsid w:val="00CB36C2"/>
    <w:rsid w:val="00CB3BDA"/>
    <w:rsid w:val="00CB3D4C"/>
    <w:rsid w:val="00CB42E7"/>
    <w:rsid w:val="00CB42F1"/>
    <w:rsid w:val="00CB4B50"/>
    <w:rsid w:val="00CB4D48"/>
    <w:rsid w:val="00CB54C1"/>
    <w:rsid w:val="00CB5CB4"/>
    <w:rsid w:val="00CB5CF3"/>
    <w:rsid w:val="00CB5EE4"/>
    <w:rsid w:val="00CB6112"/>
    <w:rsid w:val="00CB653C"/>
    <w:rsid w:val="00CB65A2"/>
    <w:rsid w:val="00CB686F"/>
    <w:rsid w:val="00CB71F8"/>
    <w:rsid w:val="00CB7686"/>
    <w:rsid w:val="00CB7709"/>
    <w:rsid w:val="00CB7C82"/>
    <w:rsid w:val="00CC0A52"/>
    <w:rsid w:val="00CC0C86"/>
    <w:rsid w:val="00CC15AA"/>
    <w:rsid w:val="00CC19D1"/>
    <w:rsid w:val="00CC1A01"/>
    <w:rsid w:val="00CC1AEA"/>
    <w:rsid w:val="00CC1F2A"/>
    <w:rsid w:val="00CC1F6D"/>
    <w:rsid w:val="00CC2249"/>
    <w:rsid w:val="00CC23F5"/>
    <w:rsid w:val="00CC251B"/>
    <w:rsid w:val="00CC2823"/>
    <w:rsid w:val="00CC2D51"/>
    <w:rsid w:val="00CC2DA9"/>
    <w:rsid w:val="00CC3029"/>
    <w:rsid w:val="00CC3342"/>
    <w:rsid w:val="00CC3928"/>
    <w:rsid w:val="00CC3F70"/>
    <w:rsid w:val="00CC45E0"/>
    <w:rsid w:val="00CC4D93"/>
    <w:rsid w:val="00CC511F"/>
    <w:rsid w:val="00CC54B6"/>
    <w:rsid w:val="00CC5F6C"/>
    <w:rsid w:val="00CC6800"/>
    <w:rsid w:val="00CC6B2C"/>
    <w:rsid w:val="00CC6DDD"/>
    <w:rsid w:val="00CC7396"/>
    <w:rsid w:val="00CC74D8"/>
    <w:rsid w:val="00CC7B03"/>
    <w:rsid w:val="00CC7B0E"/>
    <w:rsid w:val="00CC7B37"/>
    <w:rsid w:val="00CC7C66"/>
    <w:rsid w:val="00CC7CDB"/>
    <w:rsid w:val="00CC7CF1"/>
    <w:rsid w:val="00CD03AC"/>
    <w:rsid w:val="00CD05C5"/>
    <w:rsid w:val="00CD098E"/>
    <w:rsid w:val="00CD0DD4"/>
    <w:rsid w:val="00CD0E8B"/>
    <w:rsid w:val="00CD12FF"/>
    <w:rsid w:val="00CD143B"/>
    <w:rsid w:val="00CD1588"/>
    <w:rsid w:val="00CD1A79"/>
    <w:rsid w:val="00CD206A"/>
    <w:rsid w:val="00CD26A6"/>
    <w:rsid w:val="00CD27A1"/>
    <w:rsid w:val="00CD2C13"/>
    <w:rsid w:val="00CD2DF0"/>
    <w:rsid w:val="00CD30CC"/>
    <w:rsid w:val="00CD3173"/>
    <w:rsid w:val="00CD31A1"/>
    <w:rsid w:val="00CD3719"/>
    <w:rsid w:val="00CD3764"/>
    <w:rsid w:val="00CD3899"/>
    <w:rsid w:val="00CD3E72"/>
    <w:rsid w:val="00CD4273"/>
    <w:rsid w:val="00CD45C3"/>
    <w:rsid w:val="00CD4845"/>
    <w:rsid w:val="00CD4B62"/>
    <w:rsid w:val="00CD50F9"/>
    <w:rsid w:val="00CD5414"/>
    <w:rsid w:val="00CD5788"/>
    <w:rsid w:val="00CD57D9"/>
    <w:rsid w:val="00CD583D"/>
    <w:rsid w:val="00CD5868"/>
    <w:rsid w:val="00CD5CCD"/>
    <w:rsid w:val="00CD5E67"/>
    <w:rsid w:val="00CD5E91"/>
    <w:rsid w:val="00CD62B5"/>
    <w:rsid w:val="00CD6778"/>
    <w:rsid w:val="00CD67F2"/>
    <w:rsid w:val="00CD6872"/>
    <w:rsid w:val="00CD6DA7"/>
    <w:rsid w:val="00CD71D5"/>
    <w:rsid w:val="00CD72F2"/>
    <w:rsid w:val="00CD74D1"/>
    <w:rsid w:val="00CD7677"/>
    <w:rsid w:val="00CD7781"/>
    <w:rsid w:val="00CD7C65"/>
    <w:rsid w:val="00CE02AA"/>
    <w:rsid w:val="00CE02B5"/>
    <w:rsid w:val="00CE0433"/>
    <w:rsid w:val="00CE0571"/>
    <w:rsid w:val="00CE06DA"/>
    <w:rsid w:val="00CE08EB"/>
    <w:rsid w:val="00CE099D"/>
    <w:rsid w:val="00CE0F23"/>
    <w:rsid w:val="00CE11EF"/>
    <w:rsid w:val="00CE121A"/>
    <w:rsid w:val="00CE1252"/>
    <w:rsid w:val="00CE1371"/>
    <w:rsid w:val="00CE14B6"/>
    <w:rsid w:val="00CE16F5"/>
    <w:rsid w:val="00CE1F87"/>
    <w:rsid w:val="00CE20D1"/>
    <w:rsid w:val="00CE2755"/>
    <w:rsid w:val="00CE2FF3"/>
    <w:rsid w:val="00CE34CC"/>
    <w:rsid w:val="00CE358F"/>
    <w:rsid w:val="00CE37FB"/>
    <w:rsid w:val="00CE3B79"/>
    <w:rsid w:val="00CE40F1"/>
    <w:rsid w:val="00CE422F"/>
    <w:rsid w:val="00CE4438"/>
    <w:rsid w:val="00CE464E"/>
    <w:rsid w:val="00CE466A"/>
    <w:rsid w:val="00CE484B"/>
    <w:rsid w:val="00CE48E1"/>
    <w:rsid w:val="00CE4E5A"/>
    <w:rsid w:val="00CE50AA"/>
    <w:rsid w:val="00CE52A3"/>
    <w:rsid w:val="00CE53CE"/>
    <w:rsid w:val="00CE641A"/>
    <w:rsid w:val="00CE66BA"/>
    <w:rsid w:val="00CE6711"/>
    <w:rsid w:val="00CE6762"/>
    <w:rsid w:val="00CE6A52"/>
    <w:rsid w:val="00CE6C85"/>
    <w:rsid w:val="00CE6CDA"/>
    <w:rsid w:val="00CE78F9"/>
    <w:rsid w:val="00CE7990"/>
    <w:rsid w:val="00CF0175"/>
    <w:rsid w:val="00CF022A"/>
    <w:rsid w:val="00CF02B4"/>
    <w:rsid w:val="00CF0410"/>
    <w:rsid w:val="00CF07CE"/>
    <w:rsid w:val="00CF09FD"/>
    <w:rsid w:val="00CF126A"/>
    <w:rsid w:val="00CF1379"/>
    <w:rsid w:val="00CF16AE"/>
    <w:rsid w:val="00CF1BCA"/>
    <w:rsid w:val="00CF21E6"/>
    <w:rsid w:val="00CF2554"/>
    <w:rsid w:val="00CF2776"/>
    <w:rsid w:val="00CF2C91"/>
    <w:rsid w:val="00CF2EC0"/>
    <w:rsid w:val="00CF3013"/>
    <w:rsid w:val="00CF3310"/>
    <w:rsid w:val="00CF33E1"/>
    <w:rsid w:val="00CF347B"/>
    <w:rsid w:val="00CF3492"/>
    <w:rsid w:val="00CF3941"/>
    <w:rsid w:val="00CF39AF"/>
    <w:rsid w:val="00CF4137"/>
    <w:rsid w:val="00CF4247"/>
    <w:rsid w:val="00CF48C1"/>
    <w:rsid w:val="00CF4AC4"/>
    <w:rsid w:val="00CF4B6E"/>
    <w:rsid w:val="00CF4D1E"/>
    <w:rsid w:val="00CF4EE8"/>
    <w:rsid w:val="00CF50A4"/>
    <w:rsid w:val="00CF5115"/>
    <w:rsid w:val="00CF534F"/>
    <w:rsid w:val="00CF603A"/>
    <w:rsid w:val="00CF6113"/>
    <w:rsid w:val="00CF63CB"/>
    <w:rsid w:val="00CF6595"/>
    <w:rsid w:val="00CF6C8F"/>
    <w:rsid w:val="00CF6DE7"/>
    <w:rsid w:val="00CF71E9"/>
    <w:rsid w:val="00CF7AD0"/>
    <w:rsid w:val="00CF7CA2"/>
    <w:rsid w:val="00D001B8"/>
    <w:rsid w:val="00D0037C"/>
    <w:rsid w:val="00D0037E"/>
    <w:rsid w:val="00D011C2"/>
    <w:rsid w:val="00D016DA"/>
    <w:rsid w:val="00D02161"/>
    <w:rsid w:val="00D0233D"/>
    <w:rsid w:val="00D02747"/>
    <w:rsid w:val="00D02C29"/>
    <w:rsid w:val="00D02CD5"/>
    <w:rsid w:val="00D02D40"/>
    <w:rsid w:val="00D02D7B"/>
    <w:rsid w:val="00D03956"/>
    <w:rsid w:val="00D0463B"/>
    <w:rsid w:val="00D04C8F"/>
    <w:rsid w:val="00D04E05"/>
    <w:rsid w:val="00D04E98"/>
    <w:rsid w:val="00D05002"/>
    <w:rsid w:val="00D05D79"/>
    <w:rsid w:val="00D0602A"/>
    <w:rsid w:val="00D062B1"/>
    <w:rsid w:val="00D062FE"/>
    <w:rsid w:val="00D06608"/>
    <w:rsid w:val="00D06712"/>
    <w:rsid w:val="00D06780"/>
    <w:rsid w:val="00D06A2F"/>
    <w:rsid w:val="00D06AB6"/>
    <w:rsid w:val="00D06C5B"/>
    <w:rsid w:val="00D06E5A"/>
    <w:rsid w:val="00D06E6E"/>
    <w:rsid w:val="00D06EF8"/>
    <w:rsid w:val="00D0709A"/>
    <w:rsid w:val="00D071AA"/>
    <w:rsid w:val="00D071FA"/>
    <w:rsid w:val="00D07352"/>
    <w:rsid w:val="00D0742F"/>
    <w:rsid w:val="00D0788C"/>
    <w:rsid w:val="00D07DC4"/>
    <w:rsid w:val="00D10051"/>
    <w:rsid w:val="00D1015E"/>
    <w:rsid w:val="00D1081E"/>
    <w:rsid w:val="00D10C14"/>
    <w:rsid w:val="00D10E13"/>
    <w:rsid w:val="00D10FBC"/>
    <w:rsid w:val="00D1140E"/>
    <w:rsid w:val="00D12169"/>
    <w:rsid w:val="00D1298A"/>
    <w:rsid w:val="00D12B50"/>
    <w:rsid w:val="00D12BF1"/>
    <w:rsid w:val="00D12CDB"/>
    <w:rsid w:val="00D132B8"/>
    <w:rsid w:val="00D13367"/>
    <w:rsid w:val="00D13AA4"/>
    <w:rsid w:val="00D13B10"/>
    <w:rsid w:val="00D13F36"/>
    <w:rsid w:val="00D140B7"/>
    <w:rsid w:val="00D14371"/>
    <w:rsid w:val="00D14997"/>
    <w:rsid w:val="00D14AD8"/>
    <w:rsid w:val="00D156A7"/>
    <w:rsid w:val="00D15CB2"/>
    <w:rsid w:val="00D16344"/>
    <w:rsid w:val="00D16519"/>
    <w:rsid w:val="00D1682C"/>
    <w:rsid w:val="00D16D60"/>
    <w:rsid w:val="00D1748E"/>
    <w:rsid w:val="00D174C3"/>
    <w:rsid w:val="00D17884"/>
    <w:rsid w:val="00D1789C"/>
    <w:rsid w:val="00D179A2"/>
    <w:rsid w:val="00D179A3"/>
    <w:rsid w:val="00D17D29"/>
    <w:rsid w:val="00D17DB2"/>
    <w:rsid w:val="00D204C5"/>
    <w:rsid w:val="00D207EF"/>
    <w:rsid w:val="00D20BE4"/>
    <w:rsid w:val="00D20D61"/>
    <w:rsid w:val="00D210A1"/>
    <w:rsid w:val="00D22047"/>
    <w:rsid w:val="00D226A0"/>
    <w:rsid w:val="00D22A4B"/>
    <w:rsid w:val="00D2306C"/>
    <w:rsid w:val="00D2350C"/>
    <w:rsid w:val="00D23549"/>
    <w:rsid w:val="00D23B72"/>
    <w:rsid w:val="00D23DC3"/>
    <w:rsid w:val="00D24943"/>
    <w:rsid w:val="00D24D52"/>
    <w:rsid w:val="00D25235"/>
    <w:rsid w:val="00D2577A"/>
    <w:rsid w:val="00D25A65"/>
    <w:rsid w:val="00D25D1D"/>
    <w:rsid w:val="00D25F4D"/>
    <w:rsid w:val="00D26579"/>
    <w:rsid w:val="00D2688F"/>
    <w:rsid w:val="00D26996"/>
    <w:rsid w:val="00D2704A"/>
    <w:rsid w:val="00D271D8"/>
    <w:rsid w:val="00D278EF"/>
    <w:rsid w:val="00D27C0A"/>
    <w:rsid w:val="00D27CA1"/>
    <w:rsid w:val="00D27CC5"/>
    <w:rsid w:val="00D27E20"/>
    <w:rsid w:val="00D30316"/>
    <w:rsid w:val="00D303F4"/>
    <w:rsid w:val="00D30556"/>
    <w:rsid w:val="00D30C03"/>
    <w:rsid w:val="00D31453"/>
    <w:rsid w:val="00D314B5"/>
    <w:rsid w:val="00D31594"/>
    <w:rsid w:val="00D3177E"/>
    <w:rsid w:val="00D318F5"/>
    <w:rsid w:val="00D31F59"/>
    <w:rsid w:val="00D321AE"/>
    <w:rsid w:val="00D32556"/>
    <w:rsid w:val="00D327B0"/>
    <w:rsid w:val="00D329FA"/>
    <w:rsid w:val="00D32B7B"/>
    <w:rsid w:val="00D32C3E"/>
    <w:rsid w:val="00D32F06"/>
    <w:rsid w:val="00D330B2"/>
    <w:rsid w:val="00D33146"/>
    <w:rsid w:val="00D33460"/>
    <w:rsid w:val="00D33D15"/>
    <w:rsid w:val="00D349FD"/>
    <w:rsid w:val="00D351CA"/>
    <w:rsid w:val="00D3578D"/>
    <w:rsid w:val="00D35957"/>
    <w:rsid w:val="00D36E1C"/>
    <w:rsid w:val="00D36F70"/>
    <w:rsid w:val="00D372A9"/>
    <w:rsid w:val="00D3732C"/>
    <w:rsid w:val="00D403F3"/>
    <w:rsid w:val="00D40482"/>
    <w:rsid w:val="00D40AC7"/>
    <w:rsid w:val="00D40BB6"/>
    <w:rsid w:val="00D40C67"/>
    <w:rsid w:val="00D40E2D"/>
    <w:rsid w:val="00D40ED5"/>
    <w:rsid w:val="00D417FF"/>
    <w:rsid w:val="00D42084"/>
    <w:rsid w:val="00D4275F"/>
    <w:rsid w:val="00D4321B"/>
    <w:rsid w:val="00D4333C"/>
    <w:rsid w:val="00D43678"/>
    <w:rsid w:val="00D43727"/>
    <w:rsid w:val="00D43A91"/>
    <w:rsid w:val="00D43C75"/>
    <w:rsid w:val="00D43FB5"/>
    <w:rsid w:val="00D4407D"/>
    <w:rsid w:val="00D44105"/>
    <w:rsid w:val="00D4410F"/>
    <w:rsid w:val="00D44641"/>
    <w:rsid w:val="00D44B2D"/>
    <w:rsid w:val="00D44DB6"/>
    <w:rsid w:val="00D45076"/>
    <w:rsid w:val="00D4582A"/>
    <w:rsid w:val="00D4658D"/>
    <w:rsid w:val="00D46902"/>
    <w:rsid w:val="00D46B3A"/>
    <w:rsid w:val="00D47372"/>
    <w:rsid w:val="00D47490"/>
    <w:rsid w:val="00D4753A"/>
    <w:rsid w:val="00D47A5A"/>
    <w:rsid w:val="00D47C6C"/>
    <w:rsid w:val="00D50357"/>
    <w:rsid w:val="00D50596"/>
    <w:rsid w:val="00D505B3"/>
    <w:rsid w:val="00D50B77"/>
    <w:rsid w:val="00D50B78"/>
    <w:rsid w:val="00D51515"/>
    <w:rsid w:val="00D51A7C"/>
    <w:rsid w:val="00D51CC1"/>
    <w:rsid w:val="00D51E3B"/>
    <w:rsid w:val="00D52C14"/>
    <w:rsid w:val="00D531B5"/>
    <w:rsid w:val="00D53247"/>
    <w:rsid w:val="00D5372A"/>
    <w:rsid w:val="00D5373B"/>
    <w:rsid w:val="00D54342"/>
    <w:rsid w:val="00D54517"/>
    <w:rsid w:val="00D54689"/>
    <w:rsid w:val="00D551F6"/>
    <w:rsid w:val="00D55F84"/>
    <w:rsid w:val="00D561F5"/>
    <w:rsid w:val="00D5646F"/>
    <w:rsid w:val="00D56E80"/>
    <w:rsid w:val="00D570A5"/>
    <w:rsid w:val="00D57887"/>
    <w:rsid w:val="00D57936"/>
    <w:rsid w:val="00D57C29"/>
    <w:rsid w:val="00D57E5D"/>
    <w:rsid w:val="00D57F3D"/>
    <w:rsid w:val="00D6094C"/>
    <w:rsid w:val="00D60E0A"/>
    <w:rsid w:val="00D60E41"/>
    <w:rsid w:val="00D60F2F"/>
    <w:rsid w:val="00D613B5"/>
    <w:rsid w:val="00D61515"/>
    <w:rsid w:val="00D615D7"/>
    <w:rsid w:val="00D616E1"/>
    <w:rsid w:val="00D61724"/>
    <w:rsid w:val="00D61A1C"/>
    <w:rsid w:val="00D61AC3"/>
    <w:rsid w:val="00D61D15"/>
    <w:rsid w:val="00D625DE"/>
    <w:rsid w:val="00D62676"/>
    <w:rsid w:val="00D628C3"/>
    <w:rsid w:val="00D62F45"/>
    <w:rsid w:val="00D631F3"/>
    <w:rsid w:val="00D634EB"/>
    <w:rsid w:val="00D634F4"/>
    <w:rsid w:val="00D63A39"/>
    <w:rsid w:val="00D63BA9"/>
    <w:rsid w:val="00D63EC3"/>
    <w:rsid w:val="00D64BFD"/>
    <w:rsid w:val="00D64F9E"/>
    <w:rsid w:val="00D6534B"/>
    <w:rsid w:val="00D65827"/>
    <w:rsid w:val="00D65B31"/>
    <w:rsid w:val="00D65EA1"/>
    <w:rsid w:val="00D66BD9"/>
    <w:rsid w:val="00D66EA2"/>
    <w:rsid w:val="00D66F62"/>
    <w:rsid w:val="00D671A9"/>
    <w:rsid w:val="00D67366"/>
    <w:rsid w:val="00D67983"/>
    <w:rsid w:val="00D67986"/>
    <w:rsid w:val="00D702FE"/>
    <w:rsid w:val="00D708B2"/>
    <w:rsid w:val="00D71A57"/>
    <w:rsid w:val="00D72B7B"/>
    <w:rsid w:val="00D730E9"/>
    <w:rsid w:val="00D73244"/>
    <w:rsid w:val="00D745BB"/>
    <w:rsid w:val="00D7589B"/>
    <w:rsid w:val="00D7598A"/>
    <w:rsid w:val="00D75D3A"/>
    <w:rsid w:val="00D76532"/>
    <w:rsid w:val="00D767F7"/>
    <w:rsid w:val="00D76871"/>
    <w:rsid w:val="00D769C8"/>
    <w:rsid w:val="00D76CC7"/>
    <w:rsid w:val="00D7731B"/>
    <w:rsid w:val="00D77430"/>
    <w:rsid w:val="00D77505"/>
    <w:rsid w:val="00D77C27"/>
    <w:rsid w:val="00D77F67"/>
    <w:rsid w:val="00D77FC6"/>
    <w:rsid w:val="00D80207"/>
    <w:rsid w:val="00D8065F"/>
    <w:rsid w:val="00D80A11"/>
    <w:rsid w:val="00D8147A"/>
    <w:rsid w:val="00D81609"/>
    <w:rsid w:val="00D816F7"/>
    <w:rsid w:val="00D817E9"/>
    <w:rsid w:val="00D81E2D"/>
    <w:rsid w:val="00D81E9F"/>
    <w:rsid w:val="00D81F52"/>
    <w:rsid w:val="00D826B3"/>
    <w:rsid w:val="00D82D39"/>
    <w:rsid w:val="00D82D3B"/>
    <w:rsid w:val="00D82E69"/>
    <w:rsid w:val="00D8343F"/>
    <w:rsid w:val="00D83570"/>
    <w:rsid w:val="00D83666"/>
    <w:rsid w:val="00D8385F"/>
    <w:rsid w:val="00D8393A"/>
    <w:rsid w:val="00D83943"/>
    <w:rsid w:val="00D84012"/>
    <w:rsid w:val="00D841A4"/>
    <w:rsid w:val="00D84B6E"/>
    <w:rsid w:val="00D84CEC"/>
    <w:rsid w:val="00D8535D"/>
    <w:rsid w:val="00D85443"/>
    <w:rsid w:val="00D85637"/>
    <w:rsid w:val="00D85A77"/>
    <w:rsid w:val="00D860C9"/>
    <w:rsid w:val="00D86188"/>
    <w:rsid w:val="00D861FB"/>
    <w:rsid w:val="00D86231"/>
    <w:rsid w:val="00D86485"/>
    <w:rsid w:val="00D86488"/>
    <w:rsid w:val="00D86525"/>
    <w:rsid w:val="00D867B5"/>
    <w:rsid w:val="00D869D7"/>
    <w:rsid w:val="00D8707D"/>
    <w:rsid w:val="00D87270"/>
    <w:rsid w:val="00D87552"/>
    <w:rsid w:val="00D878C6"/>
    <w:rsid w:val="00D87BD9"/>
    <w:rsid w:val="00D87C33"/>
    <w:rsid w:val="00D90123"/>
    <w:rsid w:val="00D90696"/>
    <w:rsid w:val="00D90888"/>
    <w:rsid w:val="00D90A03"/>
    <w:rsid w:val="00D90C4A"/>
    <w:rsid w:val="00D90D16"/>
    <w:rsid w:val="00D910BF"/>
    <w:rsid w:val="00D9149F"/>
    <w:rsid w:val="00D9178B"/>
    <w:rsid w:val="00D917B5"/>
    <w:rsid w:val="00D91A13"/>
    <w:rsid w:val="00D91E89"/>
    <w:rsid w:val="00D920CB"/>
    <w:rsid w:val="00D9259C"/>
    <w:rsid w:val="00D9293B"/>
    <w:rsid w:val="00D92B7D"/>
    <w:rsid w:val="00D92BE5"/>
    <w:rsid w:val="00D9350E"/>
    <w:rsid w:val="00D93870"/>
    <w:rsid w:val="00D93B33"/>
    <w:rsid w:val="00D93BF0"/>
    <w:rsid w:val="00D93C86"/>
    <w:rsid w:val="00D93F19"/>
    <w:rsid w:val="00D94118"/>
    <w:rsid w:val="00D9427E"/>
    <w:rsid w:val="00D94569"/>
    <w:rsid w:val="00D94823"/>
    <w:rsid w:val="00D94DAB"/>
    <w:rsid w:val="00D9509C"/>
    <w:rsid w:val="00D95443"/>
    <w:rsid w:val="00D95641"/>
    <w:rsid w:val="00D95686"/>
    <w:rsid w:val="00D96241"/>
    <w:rsid w:val="00D96251"/>
    <w:rsid w:val="00D968C6"/>
    <w:rsid w:val="00D96B87"/>
    <w:rsid w:val="00D96C1D"/>
    <w:rsid w:val="00D97426"/>
    <w:rsid w:val="00D9752E"/>
    <w:rsid w:val="00DA02A1"/>
    <w:rsid w:val="00DA03BF"/>
    <w:rsid w:val="00DA0984"/>
    <w:rsid w:val="00DA0FD3"/>
    <w:rsid w:val="00DA14F4"/>
    <w:rsid w:val="00DA1B2B"/>
    <w:rsid w:val="00DA1D65"/>
    <w:rsid w:val="00DA1E82"/>
    <w:rsid w:val="00DA2201"/>
    <w:rsid w:val="00DA24C5"/>
    <w:rsid w:val="00DA2913"/>
    <w:rsid w:val="00DA2C83"/>
    <w:rsid w:val="00DA3438"/>
    <w:rsid w:val="00DA40A3"/>
    <w:rsid w:val="00DA4245"/>
    <w:rsid w:val="00DA442C"/>
    <w:rsid w:val="00DA46E6"/>
    <w:rsid w:val="00DA4730"/>
    <w:rsid w:val="00DA4CEE"/>
    <w:rsid w:val="00DA5062"/>
    <w:rsid w:val="00DA5069"/>
    <w:rsid w:val="00DA58D6"/>
    <w:rsid w:val="00DA599E"/>
    <w:rsid w:val="00DA59F9"/>
    <w:rsid w:val="00DA60F6"/>
    <w:rsid w:val="00DA65A3"/>
    <w:rsid w:val="00DA6A19"/>
    <w:rsid w:val="00DA6C0D"/>
    <w:rsid w:val="00DA741F"/>
    <w:rsid w:val="00DA7452"/>
    <w:rsid w:val="00DA7466"/>
    <w:rsid w:val="00DA75A5"/>
    <w:rsid w:val="00DA76FA"/>
    <w:rsid w:val="00DA7D4E"/>
    <w:rsid w:val="00DB0A59"/>
    <w:rsid w:val="00DB0B4C"/>
    <w:rsid w:val="00DB0D78"/>
    <w:rsid w:val="00DB0DD0"/>
    <w:rsid w:val="00DB1720"/>
    <w:rsid w:val="00DB222E"/>
    <w:rsid w:val="00DB24B2"/>
    <w:rsid w:val="00DB26B0"/>
    <w:rsid w:val="00DB2915"/>
    <w:rsid w:val="00DB362E"/>
    <w:rsid w:val="00DB37BD"/>
    <w:rsid w:val="00DB391C"/>
    <w:rsid w:val="00DB3D82"/>
    <w:rsid w:val="00DB46A1"/>
    <w:rsid w:val="00DB4733"/>
    <w:rsid w:val="00DB4C17"/>
    <w:rsid w:val="00DB4C2F"/>
    <w:rsid w:val="00DB5144"/>
    <w:rsid w:val="00DB528E"/>
    <w:rsid w:val="00DB565E"/>
    <w:rsid w:val="00DB5A6A"/>
    <w:rsid w:val="00DB5C1B"/>
    <w:rsid w:val="00DB5C41"/>
    <w:rsid w:val="00DB5D9E"/>
    <w:rsid w:val="00DB5F2E"/>
    <w:rsid w:val="00DB6379"/>
    <w:rsid w:val="00DB6609"/>
    <w:rsid w:val="00DB6B66"/>
    <w:rsid w:val="00DB73E2"/>
    <w:rsid w:val="00DB7592"/>
    <w:rsid w:val="00DB7624"/>
    <w:rsid w:val="00DB782A"/>
    <w:rsid w:val="00DB7982"/>
    <w:rsid w:val="00DB7F32"/>
    <w:rsid w:val="00DB7FA7"/>
    <w:rsid w:val="00DC0042"/>
    <w:rsid w:val="00DC0AAE"/>
    <w:rsid w:val="00DC0DC0"/>
    <w:rsid w:val="00DC0FDD"/>
    <w:rsid w:val="00DC127A"/>
    <w:rsid w:val="00DC14E8"/>
    <w:rsid w:val="00DC1632"/>
    <w:rsid w:val="00DC1765"/>
    <w:rsid w:val="00DC1907"/>
    <w:rsid w:val="00DC1D7D"/>
    <w:rsid w:val="00DC1EC2"/>
    <w:rsid w:val="00DC1F8E"/>
    <w:rsid w:val="00DC2211"/>
    <w:rsid w:val="00DC26F9"/>
    <w:rsid w:val="00DC2733"/>
    <w:rsid w:val="00DC29DC"/>
    <w:rsid w:val="00DC326B"/>
    <w:rsid w:val="00DC335C"/>
    <w:rsid w:val="00DC353E"/>
    <w:rsid w:val="00DC3588"/>
    <w:rsid w:val="00DC39C3"/>
    <w:rsid w:val="00DC3F6A"/>
    <w:rsid w:val="00DC4760"/>
    <w:rsid w:val="00DC49BF"/>
    <w:rsid w:val="00DC4DE8"/>
    <w:rsid w:val="00DC5795"/>
    <w:rsid w:val="00DC609F"/>
    <w:rsid w:val="00DC6F88"/>
    <w:rsid w:val="00DC796F"/>
    <w:rsid w:val="00DD00A9"/>
    <w:rsid w:val="00DD0165"/>
    <w:rsid w:val="00DD0639"/>
    <w:rsid w:val="00DD063B"/>
    <w:rsid w:val="00DD1434"/>
    <w:rsid w:val="00DD15B7"/>
    <w:rsid w:val="00DD1B0D"/>
    <w:rsid w:val="00DD2119"/>
    <w:rsid w:val="00DD22C9"/>
    <w:rsid w:val="00DD2501"/>
    <w:rsid w:val="00DD3361"/>
    <w:rsid w:val="00DD3C91"/>
    <w:rsid w:val="00DD3CC6"/>
    <w:rsid w:val="00DD3FB2"/>
    <w:rsid w:val="00DD3FD3"/>
    <w:rsid w:val="00DD460A"/>
    <w:rsid w:val="00DD4F8D"/>
    <w:rsid w:val="00DD5379"/>
    <w:rsid w:val="00DD5898"/>
    <w:rsid w:val="00DD5CA6"/>
    <w:rsid w:val="00DD5EAD"/>
    <w:rsid w:val="00DD5FA7"/>
    <w:rsid w:val="00DD61BF"/>
    <w:rsid w:val="00DD6266"/>
    <w:rsid w:val="00DD666F"/>
    <w:rsid w:val="00DD67FA"/>
    <w:rsid w:val="00DD6C48"/>
    <w:rsid w:val="00DD7054"/>
    <w:rsid w:val="00DD73D3"/>
    <w:rsid w:val="00DD7C00"/>
    <w:rsid w:val="00DD7C73"/>
    <w:rsid w:val="00DE035E"/>
    <w:rsid w:val="00DE09E3"/>
    <w:rsid w:val="00DE0CDC"/>
    <w:rsid w:val="00DE1D0D"/>
    <w:rsid w:val="00DE215F"/>
    <w:rsid w:val="00DE221E"/>
    <w:rsid w:val="00DE231C"/>
    <w:rsid w:val="00DE2C3E"/>
    <w:rsid w:val="00DE3902"/>
    <w:rsid w:val="00DE47EF"/>
    <w:rsid w:val="00DE4EB8"/>
    <w:rsid w:val="00DE5104"/>
    <w:rsid w:val="00DE51FF"/>
    <w:rsid w:val="00DE5272"/>
    <w:rsid w:val="00DE53D9"/>
    <w:rsid w:val="00DE562B"/>
    <w:rsid w:val="00DE5680"/>
    <w:rsid w:val="00DE61DE"/>
    <w:rsid w:val="00DE76E2"/>
    <w:rsid w:val="00DE77F6"/>
    <w:rsid w:val="00DE7A9B"/>
    <w:rsid w:val="00DE7CFE"/>
    <w:rsid w:val="00DE7D92"/>
    <w:rsid w:val="00DE7E38"/>
    <w:rsid w:val="00DF0191"/>
    <w:rsid w:val="00DF01EB"/>
    <w:rsid w:val="00DF02F5"/>
    <w:rsid w:val="00DF0907"/>
    <w:rsid w:val="00DF0A32"/>
    <w:rsid w:val="00DF0AF7"/>
    <w:rsid w:val="00DF0CFC"/>
    <w:rsid w:val="00DF0DCF"/>
    <w:rsid w:val="00DF11A2"/>
    <w:rsid w:val="00DF1542"/>
    <w:rsid w:val="00DF1C0F"/>
    <w:rsid w:val="00DF1F3F"/>
    <w:rsid w:val="00DF26C2"/>
    <w:rsid w:val="00DF27A2"/>
    <w:rsid w:val="00DF2C60"/>
    <w:rsid w:val="00DF2EA3"/>
    <w:rsid w:val="00DF2ECD"/>
    <w:rsid w:val="00DF2FD4"/>
    <w:rsid w:val="00DF3093"/>
    <w:rsid w:val="00DF3EE5"/>
    <w:rsid w:val="00DF3FE5"/>
    <w:rsid w:val="00DF4B32"/>
    <w:rsid w:val="00DF4B70"/>
    <w:rsid w:val="00DF4FBF"/>
    <w:rsid w:val="00DF50F8"/>
    <w:rsid w:val="00DF59EA"/>
    <w:rsid w:val="00DF5C4D"/>
    <w:rsid w:val="00DF5E1A"/>
    <w:rsid w:val="00DF5FDB"/>
    <w:rsid w:val="00DF64B6"/>
    <w:rsid w:val="00DF67D0"/>
    <w:rsid w:val="00DF69F2"/>
    <w:rsid w:val="00DF6A0D"/>
    <w:rsid w:val="00DF6F1B"/>
    <w:rsid w:val="00DF7061"/>
    <w:rsid w:val="00DF7254"/>
    <w:rsid w:val="00DF73C0"/>
    <w:rsid w:val="00DF7563"/>
    <w:rsid w:val="00DF75AD"/>
    <w:rsid w:val="00DF78B3"/>
    <w:rsid w:val="00DF78FD"/>
    <w:rsid w:val="00E00A4A"/>
    <w:rsid w:val="00E0100D"/>
    <w:rsid w:val="00E0103E"/>
    <w:rsid w:val="00E01230"/>
    <w:rsid w:val="00E01281"/>
    <w:rsid w:val="00E01434"/>
    <w:rsid w:val="00E01748"/>
    <w:rsid w:val="00E02AD1"/>
    <w:rsid w:val="00E02BCE"/>
    <w:rsid w:val="00E032CC"/>
    <w:rsid w:val="00E03675"/>
    <w:rsid w:val="00E03A67"/>
    <w:rsid w:val="00E03AF9"/>
    <w:rsid w:val="00E03B43"/>
    <w:rsid w:val="00E03D03"/>
    <w:rsid w:val="00E03D69"/>
    <w:rsid w:val="00E04002"/>
    <w:rsid w:val="00E04B6A"/>
    <w:rsid w:val="00E05909"/>
    <w:rsid w:val="00E05BC4"/>
    <w:rsid w:val="00E05FBC"/>
    <w:rsid w:val="00E0617D"/>
    <w:rsid w:val="00E066EF"/>
    <w:rsid w:val="00E0792B"/>
    <w:rsid w:val="00E07C13"/>
    <w:rsid w:val="00E1011C"/>
    <w:rsid w:val="00E10639"/>
    <w:rsid w:val="00E10FEA"/>
    <w:rsid w:val="00E118EE"/>
    <w:rsid w:val="00E11A76"/>
    <w:rsid w:val="00E1257E"/>
    <w:rsid w:val="00E126B5"/>
    <w:rsid w:val="00E1363C"/>
    <w:rsid w:val="00E13E67"/>
    <w:rsid w:val="00E13FFD"/>
    <w:rsid w:val="00E14297"/>
    <w:rsid w:val="00E148B5"/>
    <w:rsid w:val="00E14CC2"/>
    <w:rsid w:val="00E14CE6"/>
    <w:rsid w:val="00E1507B"/>
    <w:rsid w:val="00E150FB"/>
    <w:rsid w:val="00E159D9"/>
    <w:rsid w:val="00E15A94"/>
    <w:rsid w:val="00E15AF7"/>
    <w:rsid w:val="00E15CE0"/>
    <w:rsid w:val="00E15DAF"/>
    <w:rsid w:val="00E15FC1"/>
    <w:rsid w:val="00E15FC8"/>
    <w:rsid w:val="00E15FE1"/>
    <w:rsid w:val="00E16D37"/>
    <w:rsid w:val="00E16DEA"/>
    <w:rsid w:val="00E16FB9"/>
    <w:rsid w:val="00E177ED"/>
    <w:rsid w:val="00E20188"/>
    <w:rsid w:val="00E20E43"/>
    <w:rsid w:val="00E21AD6"/>
    <w:rsid w:val="00E2218E"/>
    <w:rsid w:val="00E226E3"/>
    <w:rsid w:val="00E2314B"/>
    <w:rsid w:val="00E233EC"/>
    <w:rsid w:val="00E23A10"/>
    <w:rsid w:val="00E242D1"/>
    <w:rsid w:val="00E24C0E"/>
    <w:rsid w:val="00E24D1B"/>
    <w:rsid w:val="00E24F75"/>
    <w:rsid w:val="00E250A1"/>
    <w:rsid w:val="00E25212"/>
    <w:rsid w:val="00E25C4C"/>
    <w:rsid w:val="00E25FD8"/>
    <w:rsid w:val="00E26354"/>
    <w:rsid w:val="00E263A6"/>
    <w:rsid w:val="00E265BF"/>
    <w:rsid w:val="00E26E63"/>
    <w:rsid w:val="00E3062A"/>
    <w:rsid w:val="00E30729"/>
    <w:rsid w:val="00E30BE9"/>
    <w:rsid w:val="00E30D15"/>
    <w:rsid w:val="00E31604"/>
    <w:rsid w:val="00E31713"/>
    <w:rsid w:val="00E31A69"/>
    <w:rsid w:val="00E31D71"/>
    <w:rsid w:val="00E31E8E"/>
    <w:rsid w:val="00E320D6"/>
    <w:rsid w:val="00E330F1"/>
    <w:rsid w:val="00E331C8"/>
    <w:rsid w:val="00E332B6"/>
    <w:rsid w:val="00E33320"/>
    <w:rsid w:val="00E333D8"/>
    <w:rsid w:val="00E339A6"/>
    <w:rsid w:val="00E33D39"/>
    <w:rsid w:val="00E33FEA"/>
    <w:rsid w:val="00E34072"/>
    <w:rsid w:val="00E3440B"/>
    <w:rsid w:val="00E347BE"/>
    <w:rsid w:val="00E349F8"/>
    <w:rsid w:val="00E34F9C"/>
    <w:rsid w:val="00E34FAC"/>
    <w:rsid w:val="00E34FCB"/>
    <w:rsid w:val="00E352D8"/>
    <w:rsid w:val="00E35493"/>
    <w:rsid w:val="00E35828"/>
    <w:rsid w:val="00E358BF"/>
    <w:rsid w:val="00E35A19"/>
    <w:rsid w:val="00E36019"/>
    <w:rsid w:val="00E36356"/>
    <w:rsid w:val="00E36467"/>
    <w:rsid w:val="00E364CB"/>
    <w:rsid w:val="00E36814"/>
    <w:rsid w:val="00E36D18"/>
    <w:rsid w:val="00E402A0"/>
    <w:rsid w:val="00E405F7"/>
    <w:rsid w:val="00E4075C"/>
    <w:rsid w:val="00E407DF"/>
    <w:rsid w:val="00E4093E"/>
    <w:rsid w:val="00E40A7F"/>
    <w:rsid w:val="00E40DBB"/>
    <w:rsid w:val="00E40F40"/>
    <w:rsid w:val="00E41047"/>
    <w:rsid w:val="00E415F0"/>
    <w:rsid w:val="00E416A9"/>
    <w:rsid w:val="00E416E1"/>
    <w:rsid w:val="00E41AF4"/>
    <w:rsid w:val="00E424F5"/>
    <w:rsid w:val="00E42803"/>
    <w:rsid w:val="00E42D6E"/>
    <w:rsid w:val="00E42E15"/>
    <w:rsid w:val="00E431B1"/>
    <w:rsid w:val="00E433AC"/>
    <w:rsid w:val="00E436F3"/>
    <w:rsid w:val="00E43836"/>
    <w:rsid w:val="00E43972"/>
    <w:rsid w:val="00E43A60"/>
    <w:rsid w:val="00E43E63"/>
    <w:rsid w:val="00E44776"/>
    <w:rsid w:val="00E4497B"/>
    <w:rsid w:val="00E44BB2"/>
    <w:rsid w:val="00E453F3"/>
    <w:rsid w:val="00E45A25"/>
    <w:rsid w:val="00E45A72"/>
    <w:rsid w:val="00E45E2B"/>
    <w:rsid w:val="00E46081"/>
    <w:rsid w:val="00E46DD0"/>
    <w:rsid w:val="00E4702A"/>
    <w:rsid w:val="00E470E1"/>
    <w:rsid w:val="00E477D1"/>
    <w:rsid w:val="00E47F69"/>
    <w:rsid w:val="00E50783"/>
    <w:rsid w:val="00E50C14"/>
    <w:rsid w:val="00E50E93"/>
    <w:rsid w:val="00E50EA3"/>
    <w:rsid w:val="00E5148A"/>
    <w:rsid w:val="00E5164C"/>
    <w:rsid w:val="00E51F05"/>
    <w:rsid w:val="00E5236B"/>
    <w:rsid w:val="00E52693"/>
    <w:rsid w:val="00E52971"/>
    <w:rsid w:val="00E52982"/>
    <w:rsid w:val="00E52B14"/>
    <w:rsid w:val="00E52D56"/>
    <w:rsid w:val="00E53CD2"/>
    <w:rsid w:val="00E53FC9"/>
    <w:rsid w:val="00E54069"/>
    <w:rsid w:val="00E544A0"/>
    <w:rsid w:val="00E54FA7"/>
    <w:rsid w:val="00E550D2"/>
    <w:rsid w:val="00E55A21"/>
    <w:rsid w:val="00E55C3D"/>
    <w:rsid w:val="00E55FCB"/>
    <w:rsid w:val="00E56240"/>
    <w:rsid w:val="00E568A2"/>
    <w:rsid w:val="00E569DC"/>
    <w:rsid w:val="00E56A1A"/>
    <w:rsid w:val="00E56BE9"/>
    <w:rsid w:val="00E56E88"/>
    <w:rsid w:val="00E56E8B"/>
    <w:rsid w:val="00E572E0"/>
    <w:rsid w:val="00E5755C"/>
    <w:rsid w:val="00E603FE"/>
    <w:rsid w:val="00E60756"/>
    <w:rsid w:val="00E60A99"/>
    <w:rsid w:val="00E612A4"/>
    <w:rsid w:val="00E615D1"/>
    <w:rsid w:val="00E61734"/>
    <w:rsid w:val="00E6192C"/>
    <w:rsid w:val="00E61AB1"/>
    <w:rsid w:val="00E61B3D"/>
    <w:rsid w:val="00E61CC5"/>
    <w:rsid w:val="00E61DB3"/>
    <w:rsid w:val="00E61F54"/>
    <w:rsid w:val="00E620BB"/>
    <w:rsid w:val="00E624DA"/>
    <w:rsid w:val="00E62822"/>
    <w:rsid w:val="00E6291D"/>
    <w:rsid w:val="00E629BF"/>
    <w:rsid w:val="00E62D24"/>
    <w:rsid w:val="00E62DA5"/>
    <w:rsid w:val="00E62E4C"/>
    <w:rsid w:val="00E63078"/>
    <w:rsid w:val="00E6324D"/>
    <w:rsid w:val="00E639A6"/>
    <w:rsid w:val="00E639D1"/>
    <w:rsid w:val="00E63C8E"/>
    <w:rsid w:val="00E63CAB"/>
    <w:rsid w:val="00E63FC2"/>
    <w:rsid w:val="00E64408"/>
    <w:rsid w:val="00E64565"/>
    <w:rsid w:val="00E64BC7"/>
    <w:rsid w:val="00E64BEB"/>
    <w:rsid w:val="00E64C04"/>
    <w:rsid w:val="00E64C81"/>
    <w:rsid w:val="00E64E92"/>
    <w:rsid w:val="00E64EE6"/>
    <w:rsid w:val="00E65222"/>
    <w:rsid w:val="00E6549B"/>
    <w:rsid w:val="00E654C1"/>
    <w:rsid w:val="00E654E2"/>
    <w:rsid w:val="00E65638"/>
    <w:rsid w:val="00E65763"/>
    <w:rsid w:val="00E6578F"/>
    <w:rsid w:val="00E65968"/>
    <w:rsid w:val="00E65C91"/>
    <w:rsid w:val="00E66097"/>
    <w:rsid w:val="00E66B20"/>
    <w:rsid w:val="00E66CAF"/>
    <w:rsid w:val="00E671C6"/>
    <w:rsid w:val="00E67270"/>
    <w:rsid w:val="00E6749A"/>
    <w:rsid w:val="00E676A9"/>
    <w:rsid w:val="00E6789B"/>
    <w:rsid w:val="00E67B53"/>
    <w:rsid w:val="00E67C63"/>
    <w:rsid w:val="00E67DBB"/>
    <w:rsid w:val="00E67E71"/>
    <w:rsid w:val="00E70264"/>
    <w:rsid w:val="00E7092F"/>
    <w:rsid w:val="00E70A9A"/>
    <w:rsid w:val="00E70B72"/>
    <w:rsid w:val="00E71593"/>
    <w:rsid w:val="00E71BEB"/>
    <w:rsid w:val="00E71E89"/>
    <w:rsid w:val="00E71F98"/>
    <w:rsid w:val="00E720C6"/>
    <w:rsid w:val="00E7223A"/>
    <w:rsid w:val="00E728A2"/>
    <w:rsid w:val="00E72B89"/>
    <w:rsid w:val="00E72BF9"/>
    <w:rsid w:val="00E72C58"/>
    <w:rsid w:val="00E72F95"/>
    <w:rsid w:val="00E7301D"/>
    <w:rsid w:val="00E736B4"/>
    <w:rsid w:val="00E73A35"/>
    <w:rsid w:val="00E73CA3"/>
    <w:rsid w:val="00E73D71"/>
    <w:rsid w:val="00E74180"/>
    <w:rsid w:val="00E74B65"/>
    <w:rsid w:val="00E74F84"/>
    <w:rsid w:val="00E7514A"/>
    <w:rsid w:val="00E7608F"/>
    <w:rsid w:val="00E7650A"/>
    <w:rsid w:val="00E76677"/>
    <w:rsid w:val="00E76816"/>
    <w:rsid w:val="00E76A91"/>
    <w:rsid w:val="00E774EB"/>
    <w:rsid w:val="00E775DB"/>
    <w:rsid w:val="00E77655"/>
    <w:rsid w:val="00E7780D"/>
    <w:rsid w:val="00E7783F"/>
    <w:rsid w:val="00E77A0D"/>
    <w:rsid w:val="00E8050C"/>
    <w:rsid w:val="00E80571"/>
    <w:rsid w:val="00E81516"/>
    <w:rsid w:val="00E815F9"/>
    <w:rsid w:val="00E817BA"/>
    <w:rsid w:val="00E81C32"/>
    <w:rsid w:val="00E81DC6"/>
    <w:rsid w:val="00E81E0F"/>
    <w:rsid w:val="00E81F75"/>
    <w:rsid w:val="00E82279"/>
    <w:rsid w:val="00E823D0"/>
    <w:rsid w:val="00E8275C"/>
    <w:rsid w:val="00E82985"/>
    <w:rsid w:val="00E82A0E"/>
    <w:rsid w:val="00E83444"/>
    <w:rsid w:val="00E83A32"/>
    <w:rsid w:val="00E83A6E"/>
    <w:rsid w:val="00E83BD8"/>
    <w:rsid w:val="00E83D45"/>
    <w:rsid w:val="00E83E97"/>
    <w:rsid w:val="00E8428B"/>
    <w:rsid w:val="00E84402"/>
    <w:rsid w:val="00E8489D"/>
    <w:rsid w:val="00E85BE2"/>
    <w:rsid w:val="00E85C34"/>
    <w:rsid w:val="00E85F6F"/>
    <w:rsid w:val="00E8650F"/>
    <w:rsid w:val="00E86547"/>
    <w:rsid w:val="00E865E2"/>
    <w:rsid w:val="00E86A61"/>
    <w:rsid w:val="00E87315"/>
    <w:rsid w:val="00E87DA1"/>
    <w:rsid w:val="00E906BA"/>
    <w:rsid w:val="00E9091A"/>
    <w:rsid w:val="00E90995"/>
    <w:rsid w:val="00E90FEE"/>
    <w:rsid w:val="00E91313"/>
    <w:rsid w:val="00E913D1"/>
    <w:rsid w:val="00E9196F"/>
    <w:rsid w:val="00E91E83"/>
    <w:rsid w:val="00E925D3"/>
    <w:rsid w:val="00E92797"/>
    <w:rsid w:val="00E92960"/>
    <w:rsid w:val="00E92BA0"/>
    <w:rsid w:val="00E931EE"/>
    <w:rsid w:val="00E93BAE"/>
    <w:rsid w:val="00E94FF9"/>
    <w:rsid w:val="00E95316"/>
    <w:rsid w:val="00E9594A"/>
    <w:rsid w:val="00E95A92"/>
    <w:rsid w:val="00E95DDF"/>
    <w:rsid w:val="00E95E63"/>
    <w:rsid w:val="00E960E9"/>
    <w:rsid w:val="00E971EA"/>
    <w:rsid w:val="00E976B0"/>
    <w:rsid w:val="00E976B2"/>
    <w:rsid w:val="00E97A20"/>
    <w:rsid w:val="00E97C3A"/>
    <w:rsid w:val="00EA01DC"/>
    <w:rsid w:val="00EA0243"/>
    <w:rsid w:val="00EA0245"/>
    <w:rsid w:val="00EA071D"/>
    <w:rsid w:val="00EA07D7"/>
    <w:rsid w:val="00EA0941"/>
    <w:rsid w:val="00EA0A01"/>
    <w:rsid w:val="00EA0E83"/>
    <w:rsid w:val="00EA0FA6"/>
    <w:rsid w:val="00EA1136"/>
    <w:rsid w:val="00EA1474"/>
    <w:rsid w:val="00EA1630"/>
    <w:rsid w:val="00EA1BB5"/>
    <w:rsid w:val="00EA209E"/>
    <w:rsid w:val="00EA2602"/>
    <w:rsid w:val="00EA2819"/>
    <w:rsid w:val="00EA29F4"/>
    <w:rsid w:val="00EA33C9"/>
    <w:rsid w:val="00EA3470"/>
    <w:rsid w:val="00EA3E8B"/>
    <w:rsid w:val="00EA409A"/>
    <w:rsid w:val="00EA411A"/>
    <w:rsid w:val="00EA4252"/>
    <w:rsid w:val="00EA42B4"/>
    <w:rsid w:val="00EA44CE"/>
    <w:rsid w:val="00EA480C"/>
    <w:rsid w:val="00EA5300"/>
    <w:rsid w:val="00EA55F7"/>
    <w:rsid w:val="00EA5652"/>
    <w:rsid w:val="00EA57DE"/>
    <w:rsid w:val="00EA59A5"/>
    <w:rsid w:val="00EA5F59"/>
    <w:rsid w:val="00EA6974"/>
    <w:rsid w:val="00EA6AD8"/>
    <w:rsid w:val="00EA6C3B"/>
    <w:rsid w:val="00EA70B7"/>
    <w:rsid w:val="00EA70F8"/>
    <w:rsid w:val="00EA7831"/>
    <w:rsid w:val="00EA794F"/>
    <w:rsid w:val="00EA7F33"/>
    <w:rsid w:val="00EA7F50"/>
    <w:rsid w:val="00EB02CC"/>
    <w:rsid w:val="00EB037E"/>
    <w:rsid w:val="00EB0D96"/>
    <w:rsid w:val="00EB0F42"/>
    <w:rsid w:val="00EB12E7"/>
    <w:rsid w:val="00EB1745"/>
    <w:rsid w:val="00EB1F65"/>
    <w:rsid w:val="00EB2AB5"/>
    <w:rsid w:val="00EB2E19"/>
    <w:rsid w:val="00EB2E2F"/>
    <w:rsid w:val="00EB2EC9"/>
    <w:rsid w:val="00EB360C"/>
    <w:rsid w:val="00EB41CB"/>
    <w:rsid w:val="00EB4383"/>
    <w:rsid w:val="00EB43B1"/>
    <w:rsid w:val="00EB4415"/>
    <w:rsid w:val="00EB4A4E"/>
    <w:rsid w:val="00EB505D"/>
    <w:rsid w:val="00EB5293"/>
    <w:rsid w:val="00EB558D"/>
    <w:rsid w:val="00EB56F2"/>
    <w:rsid w:val="00EB5935"/>
    <w:rsid w:val="00EB5C33"/>
    <w:rsid w:val="00EB5DF7"/>
    <w:rsid w:val="00EB6295"/>
    <w:rsid w:val="00EB6BC1"/>
    <w:rsid w:val="00EB7179"/>
    <w:rsid w:val="00EB727A"/>
    <w:rsid w:val="00EB76E0"/>
    <w:rsid w:val="00EB786C"/>
    <w:rsid w:val="00EB7BB2"/>
    <w:rsid w:val="00EB7CE4"/>
    <w:rsid w:val="00EB7F6A"/>
    <w:rsid w:val="00EC0844"/>
    <w:rsid w:val="00EC084C"/>
    <w:rsid w:val="00EC14F4"/>
    <w:rsid w:val="00EC2A2D"/>
    <w:rsid w:val="00EC2CDC"/>
    <w:rsid w:val="00EC343A"/>
    <w:rsid w:val="00EC34A4"/>
    <w:rsid w:val="00EC358A"/>
    <w:rsid w:val="00EC361F"/>
    <w:rsid w:val="00EC3CD5"/>
    <w:rsid w:val="00EC3F52"/>
    <w:rsid w:val="00EC4449"/>
    <w:rsid w:val="00EC44C5"/>
    <w:rsid w:val="00EC46BA"/>
    <w:rsid w:val="00EC485B"/>
    <w:rsid w:val="00EC4977"/>
    <w:rsid w:val="00EC4F22"/>
    <w:rsid w:val="00EC4F5E"/>
    <w:rsid w:val="00EC5928"/>
    <w:rsid w:val="00EC59E6"/>
    <w:rsid w:val="00EC5F79"/>
    <w:rsid w:val="00EC613B"/>
    <w:rsid w:val="00EC62BE"/>
    <w:rsid w:val="00EC63B2"/>
    <w:rsid w:val="00EC68F4"/>
    <w:rsid w:val="00EC697E"/>
    <w:rsid w:val="00EC6DEB"/>
    <w:rsid w:val="00EC6E72"/>
    <w:rsid w:val="00EC709B"/>
    <w:rsid w:val="00EC71C3"/>
    <w:rsid w:val="00EC7B9B"/>
    <w:rsid w:val="00EC7ECA"/>
    <w:rsid w:val="00ED00CE"/>
    <w:rsid w:val="00ED0131"/>
    <w:rsid w:val="00ED0235"/>
    <w:rsid w:val="00ED048E"/>
    <w:rsid w:val="00ED08A2"/>
    <w:rsid w:val="00ED16AB"/>
    <w:rsid w:val="00ED1A5F"/>
    <w:rsid w:val="00ED1C0D"/>
    <w:rsid w:val="00ED2845"/>
    <w:rsid w:val="00ED2982"/>
    <w:rsid w:val="00ED2C49"/>
    <w:rsid w:val="00ED2D59"/>
    <w:rsid w:val="00ED32A9"/>
    <w:rsid w:val="00ED3318"/>
    <w:rsid w:val="00ED3BC5"/>
    <w:rsid w:val="00ED4280"/>
    <w:rsid w:val="00ED4582"/>
    <w:rsid w:val="00ED45F7"/>
    <w:rsid w:val="00ED4B5B"/>
    <w:rsid w:val="00ED4BF2"/>
    <w:rsid w:val="00ED4EE7"/>
    <w:rsid w:val="00ED54F1"/>
    <w:rsid w:val="00ED5673"/>
    <w:rsid w:val="00ED5F26"/>
    <w:rsid w:val="00ED6016"/>
    <w:rsid w:val="00ED648C"/>
    <w:rsid w:val="00ED69DC"/>
    <w:rsid w:val="00ED6D75"/>
    <w:rsid w:val="00ED73E8"/>
    <w:rsid w:val="00ED7934"/>
    <w:rsid w:val="00ED7A0C"/>
    <w:rsid w:val="00ED7FB7"/>
    <w:rsid w:val="00EE0315"/>
    <w:rsid w:val="00EE1377"/>
    <w:rsid w:val="00EE13B7"/>
    <w:rsid w:val="00EE14CB"/>
    <w:rsid w:val="00EE1931"/>
    <w:rsid w:val="00EE19B3"/>
    <w:rsid w:val="00EE1B19"/>
    <w:rsid w:val="00EE1BD1"/>
    <w:rsid w:val="00EE1E4A"/>
    <w:rsid w:val="00EE27CE"/>
    <w:rsid w:val="00EE2D66"/>
    <w:rsid w:val="00EE323F"/>
    <w:rsid w:val="00EE3B15"/>
    <w:rsid w:val="00EE453C"/>
    <w:rsid w:val="00EE505D"/>
    <w:rsid w:val="00EE50D3"/>
    <w:rsid w:val="00EE55C5"/>
    <w:rsid w:val="00EE580F"/>
    <w:rsid w:val="00EE6072"/>
    <w:rsid w:val="00EE635D"/>
    <w:rsid w:val="00EE639F"/>
    <w:rsid w:val="00EE64B5"/>
    <w:rsid w:val="00EE7157"/>
    <w:rsid w:val="00EE7819"/>
    <w:rsid w:val="00EE7863"/>
    <w:rsid w:val="00EE7995"/>
    <w:rsid w:val="00EF00DA"/>
    <w:rsid w:val="00EF00E7"/>
    <w:rsid w:val="00EF0252"/>
    <w:rsid w:val="00EF0594"/>
    <w:rsid w:val="00EF0A6B"/>
    <w:rsid w:val="00EF12CA"/>
    <w:rsid w:val="00EF15BA"/>
    <w:rsid w:val="00EF1B41"/>
    <w:rsid w:val="00EF2467"/>
    <w:rsid w:val="00EF2670"/>
    <w:rsid w:val="00EF26E5"/>
    <w:rsid w:val="00EF26FA"/>
    <w:rsid w:val="00EF2A27"/>
    <w:rsid w:val="00EF2E29"/>
    <w:rsid w:val="00EF3098"/>
    <w:rsid w:val="00EF34CB"/>
    <w:rsid w:val="00EF3CE0"/>
    <w:rsid w:val="00EF4D24"/>
    <w:rsid w:val="00EF4E3C"/>
    <w:rsid w:val="00EF575F"/>
    <w:rsid w:val="00EF588B"/>
    <w:rsid w:val="00EF5C80"/>
    <w:rsid w:val="00EF5D71"/>
    <w:rsid w:val="00EF5DEF"/>
    <w:rsid w:val="00EF609B"/>
    <w:rsid w:val="00EF6460"/>
    <w:rsid w:val="00EF6696"/>
    <w:rsid w:val="00EF6849"/>
    <w:rsid w:val="00EF6C7C"/>
    <w:rsid w:val="00EF712B"/>
    <w:rsid w:val="00EF73A4"/>
    <w:rsid w:val="00EF7429"/>
    <w:rsid w:val="00EF7430"/>
    <w:rsid w:val="00EF77C6"/>
    <w:rsid w:val="00EF79AE"/>
    <w:rsid w:val="00EF79E1"/>
    <w:rsid w:val="00F000D2"/>
    <w:rsid w:val="00F00129"/>
    <w:rsid w:val="00F0029C"/>
    <w:rsid w:val="00F003EB"/>
    <w:rsid w:val="00F00E1A"/>
    <w:rsid w:val="00F010E8"/>
    <w:rsid w:val="00F015D5"/>
    <w:rsid w:val="00F0181B"/>
    <w:rsid w:val="00F01883"/>
    <w:rsid w:val="00F021CE"/>
    <w:rsid w:val="00F02498"/>
    <w:rsid w:val="00F0299E"/>
    <w:rsid w:val="00F036DE"/>
    <w:rsid w:val="00F03ABF"/>
    <w:rsid w:val="00F03C4F"/>
    <w:rsid w:val="00F04AEB"/>
    <w:rsid w:val="00F04CFA"/>
    <w:rsid w:val="00F052CB"/>
    <w:rsid w:val="00F053E0"/>
    <w:rsid w:val="00F05CCF"/>
    <w:rsid w:val="00F05E49"/>
    <w:rsid w:val="00F05EB0"/>
    <w:rsid w:val="00F06B12"/>
    <w:rsid w:val="00F06DFC"/>
    <w:rsid w:val="00F06F0E"/>
    <w:rsid w:val="00F06FC3"/>
    <w:rsid w:val="00F07481"/>
    <w:rsid w:val="00F07F08"/>
    <w:rsid w:val="00F106BA"/>
    <w:rsid w:val="00F10C7D"/>
    <w:rsid w:val="00F10DA7"/>
    <w:rsid w:val="00F10DD9"/>
    <w:rsid w:val="00F11A7F"/>
    <w:rsid w:val="00F121A1"/>
    <w:rsid w:val="00F12328"/>
    <w:rsid w:val="00F1251C"/>
    <w:rsid w:val="00F1283F"/>
    <w:rsid w:val="00F12C20"/>
    <w:rsid w:val="00F13566"/>
    <w:rsid w:val="00F13DDF"/>
    <w:rsid w:val="00F143EB"/>
    <w:rsid w:val="00F15831"/>
    <w:rsid w:val="00F158DC"/>
    <w:rsid w:val="00F15CDC"/>
    <w:rsid w:val="00F15D44"/>
    <w:rsid w:val="00F16216"/>
    <w:rsid w:val="00F16302"/>
    <w:rsid w:val="00F163F6"/>
    <w:rsid w:val="00F164F7"/>
    <w:rsid w:val="00F168DD"/>
    <w:rsid w:val="00F16AC0"/>
    <w:rsid w:val="00F16E70"/>
    <w:rsid w:val="00F17016"/>
    <w:rsid w:val="00F17125"/>
    <w:rsid w:val="00F17306"/>
    <w:rsid w:val="00F173A9"/>
    <w:rsid w:val="00F17406"/>
    <w:rsid w:val="00F175E3"/>
    <w:rsid w:val="00F1786D"/>
    <w:rsid w:val="00F20261"/>
    <w:rsid w:val="00F2081C"/>
    <w:rsid w:val="00F20BD9"/>
    <w:rsid w:val="00F213A0"/>
    <w:rsid w:val="00F216B1"/>
    <w:rsid w:val="00F21AF9"/>
    <w:rsid w:val="00F21BF8"/>
    <w:rsid w:val="00F21E3C"/>
    <w:rsid w:val="00F221F0"/>
    <w:rsid w:val="00F22358"/>
    <w:rsid w:val="00F226C5"/>
    <w:rsid w:val="00F2331F"/>
    <w:rsid w:val="00F23482"/>
    <w:rsid w:val="00F23DE5"/>
    <w:rsid w:val="00F24364"/>
    <w:rsid w:val="00F24710"/>
    <w:rsid w:val="00F24855"/>
    <w:rsid w:val="00F24A81"/>
    <w:rsid w:val="00F25401"/>
    <w:rsid w:val="00F25402"/>
    <w:rsid w:val="00F259B4"/>
    <w:rsid w:val="00F25A21"/>
    <w:rsid w:val="00F25C35"/>
    <w:rsid w:val="00F26C8F"/>
    <w:rsid w:val="00F26F92"/>
    <w:rsid w:val="00F2737B"/>
    <w:rsid w:val="00F2758D"/>
    <w:rsid w:val="00F27ADF"/>
    <w:rsid w:val="00F3035D"/>
    <w:rsid w:val="00F3079F"/>
    <w:rsid w:val="00F30E9D"/>
    <w:rsid w:val="00F31575"/>
    <w:rsid w:val="00F31F43"/>
    <w:rsid w:val="00F32381"/>
    <w:rsid w:val="00F32540"/>
    <w:rsid w:val="00F327AD"/>
    <w:rsid w:val="00F32C83"/>
    <w:rsid w:val="00F332F0"/>
    <w:rsid w:val="00F3378B"/>
    <w:rsid w:val="00F33B7A"/>
    <w:rsid w:val="00F33BA7"/>
    <w:rsid w:val="00F33BC4"/>
    <w:rsid w:val="00F35472"/>
    <w:rsid w:val="00F3589B"/>
    <w:rsid w:val="00F35C55"/>
    <w:rsid w:val="00F35D16"/>
    <w:rsid w:val="00F35EF4"/>
    <w:rsid w:val="00F36625"/>
    <w:rsid w:val="00F37665"/>
    <w:rsid w:val="00F377D9"/>
    <w:rsid w:val="00F37DD9"/>
    <w:rsid w:val="00F37EB7"/>
    <w:rsid w:val="00F37F83"/>
    <w:rsid w:val="00F37FCD"/>
    <w:rsid w:val="00F40B21"/>
    <w:rsid w:val="00F40D36"/>
    <w:rsid w:val="00F40FD2"/>
    <w:rsid w:val="00F413AB"/>
    <w:rsid w:val="00F4151F"/>
    <w:rsid w:val="00F41701"/>
    <w:rsid w:val="00F41800"/>
    <w:rsid w:val="00F418BA"/>
    <w:rsid w:val="00F419B0"/>
    <w:rsid w:val="00F41B66"/>
    <w:rsid w:val="00F41EFC"/>
    <w:rsid w:val="00F4306C"/>
    <w:rsid w:val="00F43261"/>
    <w:rsid w:val="00F43309"/>
    <w:rsid w:val="00F43E1A"/>
    <w:rsid w:val="00F44950"/>
    <w:rsid w:val="00F44C70"/>
    <w:rsid w:val="00F45167"/>
    <w:rsid w:val="00F451A9"/>
    <w:rsid w:val="00F45450"/>
    <w:rsid w:val="00F456BA"/>
    <w:rsid w:val="00F45DAF"/>
    <w:rsid w:val="00F46652"/>
    <w:rsid w:val="00F4686C"/>
    <w:rsid w:val="00F46894"/>
    <w:rsid w:val="00F46E4B"/>
    <w:rsid w:val="00F47E49"/>
    <w:rsid w:val="00F50609"/>
    <w:rsid w:val="00F5064C"/>
    <w:rsid w:val="00F50A41"/>
    <w:rsid w:val="00F51010"/>
    <w:rsid w:val="00F52702"/>
    <w:rsid w:val="00F52DCD"/>
    <w:rsid w:val="00F52E66"/>
    <w:rsid w:val="00F532D5"/>
    <w:rsid w:val="00F53720"/>
    <w:rsid w:val="00F5377B"/>
    <w:rsid w:val="00F539F7"/>
    <w:rsid w:val="00F53B10"/>
    <w:rsid w:val="00F53BA7"/>
    <w:rsid w:val="00F54126"/>
    <w:rsid w:val="00F541A9"/>
    <w:rsid w:val="00F54206"/>
    <w:rsid w:val="00F544FD"/>
    <w:rsid w:val="00F549AB"/>
    <w:rsid w:val="00F54B81"/>
    <w:rsid w:val="00F54CA1"/>
    <w:rsid w:val="00F5537C"/>
    <w:rsid w:val="00F5547C"/>
    <w:rsid w:val="00F556B7"/>
    <w:rsid w:val="00F55B19"/>
    <w:rsid w:val="00F55E0E"/>
    <w:rsid w:val="00F55F11"/>
    <w:rsid w:val="00F560FD"/>
    <w:rsid w:val="00F56A8D"/>
    <w:rsid w:val="00F56B93"/>
    <w:rsid w:val="00F56BCB"/>
    <w:rsid w:val="00F56CE4"/>
    <w:rsid w:val="00F5704A"/>
    <w:rsid w:val="00F57214"/>
    <w:rsid w:val="00F57962"/>
    <w:rsid w:val="00F601B4"/>
    <w:rsid w:val="00F60544"/>
    <w:rsid w:val="00F60CA7"/>
    <w:rsid w:val="00F61753"/>
    <w:rsid w:val="00F619F3"/>
    <w:rsid w:val="00F61A50"/>
    <w:rsid w:val="00F61D43"/>
    <w:rsid w:val="00F61EDF"/>
    <w:rsid w:val="00F628AC"/>
    <w:rsid w:val="00F62ABB"/>
    <w:rsid w:val="00F62EEF"/>
    <w:rsid w:val="00F631B5"/>
    <w:rsid w:val="00F63275"/>
    <w:rsid w:val="00F63AFA"/>
    <w:rsid w:val="00F63E5C"/>
    <w:rsid w:val="00F63EEB"/>
    <w:rsid w:val="00F64266"/>
    <w:rsid w:val="00F644BD"/>
    <w:rsid w:val="00F6454C"/>
    <w:rsid w:val="00F64675"/>
    <w:rsid w:val="00F64A58"/>
    <w:rsid w:val="00F64E88"/>
    <w:rsid w:val="00F65449"/>
    <w:rsid w:val="00F668BA"/>
    <w:rsid w:val="00F669E6"/>
    <w:rsid w:val="00F66EC5"/>
    <w:rsid w:val="00F6713A"/>
    <w:rsid w:val="00F67621"/>
    <w:rsid w:val="00F6775D"/>
    <w:rsid w:val="00F67856"/>
    <w:rsid w:val="00F6789B"/>
    <w:rsid w:val="00F67B5E"/>
    <w:rsid w:val="00F67FAD"/>
    <w:rsid w:val="00F70A3F"/>
    <w:rsid w:val="00F70D2D"/>
    <w:rsid w:val="00F70E32"/>
    <w:rsid w:val="00F710ED"/>
    <w:rsid w:val="00F71168"/>
    <w:rsid w:val="00F7160A"/>
    <w:rsid w:val="00F716D3"/>
    <w:rsid w:val="00F71717"/>
    <w:rsid w:val="00F71AD0"/>
    <w:rsid w:val="00F71BED"/>
    <w:rsid w:val="00F71C44"/>
    <w:rsid w:val="00F71D53"/>
    <w:rsid w:val="00F7208D"/>
    <w:rsid w:val="00F7280B"/>
    <w:rsid w:val="00F728E5"/>
    <w:rsid w:val="00F72E5B"/>
    <w:rsid w:val="00F73101"/>
    <w:rsid w:val="00F73611"/>
    <w:rsid w:val="00F736A8"/>
    <w:rsid w:val="00F73DDA"/>
    <w:rsid w:val="00F73EB1"/>
    <w:rsid w:val="00F73F44"/>
    <w:rsid w:val="00F74172"/>
    <w:rsid w:val="00F741E7"/>
    <w:rsid w:val="00F74407"/>
    <w:rsid w:val="00F7455B"/>
    <w:rsid w:val="00F74A27"/>
    <w:rsid w:val="00F74B46"/>
    <w:rsid w:val="00F74C86"/>
    <w:rsid w:val="00F74C89"/>
    <w:rsid w:val="00F74FB4"/>
    <w:rsid w:val="00F75824"/>
    <w:rsid w:val="00F75A4A"/>
    <w:rsid w:val="00F75C77"/>
    <w:rsid w:val="00F7683E"/>
    <w:rsid w:val="00F76B9F"/>
    <w:rsid w:val="00F7704B"/>
    <w:rsid w:val="00F77586"/>
    <w:rsid w:val="00F77C04"/>
    <w:rsid w:val="00F8055A"/>
    <w:rsid w:val="00F80885"/>
    <w:rsid w:val="00F809F1"/>
    <w:rsid w:val="00F80A50"/>
    <w:rsid w:val="00F80A53"/>
    <w:rsid w:val="00F810FF"/>
    <w:rsid w:val="00F81244"/>
    <w:rsid w:val="00F81C73"/>
    <w:rsid w:val="00F81D50"/>
    <w:rsid w:val="00F82311"/>
    <w:rsid w:val="00F825A1"/>
    <w:rsid w:val="00F825CD"/>
    <w:rsid w:val="00F82B93"/>
    <w:rsid w:val="00F82EA4"/>
    <w:rsid w:val="00F830FE"/>
    <w:rsid w:val="00F836DB"/>
    <w:rsid w:val="00F83991"/>
    <w:rsid w:val="00F83AAE"/>
    <w:rsid w:val="00F84297"/>
    <w:rsid w:val="00F84665"/>
    <w:rsid w:val="00F848B9"/>
    <w:rsid w:val="00F848D9"/>
    <w:rsid w:val="00F84AC5"/>
    <w:rsid w:val="00F84E73"/>
    <w:rsid w:val="00F85177"/>
    <w:rsid w:val="00F853A4"/>
    <w:rsid w:val="00F85AA4"/>
    <w:rsid w:val="00F862E8"/>
    <w:rsid w:val="00F86449"/>
    <w:rsid w:val="00F8658E"/>
    <w:rsid w:val="00F86B08"/>
    <w:rsid w:val="00F86C02"/>
    <w:rsid w:val="00F86CF6"/>
    <w:rsid w:val="00F8747C"/>
    <w:rsid w:val="00F876D8"/>
    <w:rsid w:val="00F8778F"/>
    <w:rsid w:val="00F87940"/>
    <w:rsid w:val="00F87979"/>
    <w:rsid w:val="00F87A09"/>
    <w:rsid w:val="00F87A98"/>
    <w:rsid w:val="00F87B88"/>
    <w:rsid w:val="00F87C5E"/>
    <w:rsid w:val="00F90851"/>
    <w:rsid w:val="00F90A3C"/>
    <w:rsid w:val="00F90A46"/>
    <w:rsid w:val="00F90CD4"/>
    <w:rsid w:val="00F91291"/>
    <w:rsid w:val="00F9171F"/>
    <w:rsid w:val="00F91AF6"/>
    <w:rsid w:val="00F91D81"/>
    <w:rsid w:val="00F91D9B"/>
    <w:rsid w:val="00F91E48"/>
    <w:rsid w:val="00F91E92"/>
    <w:rsid w:val="00F92294"/>
    <w:rsid w:val="00F92629"/>
    <w:rsid w:val="00F9267A"/>
    <w:rsid w:val="00F92FB9"/>
    <w:rsid w:val="00F932D0"/>
    <w:rsid w:val="00F9353C"/>
    <w:rsid w:val="00F9390D"/>
    <w:rsid w:val="00F939AE"/>
    <w:rsid w:val="00F93B7D"/>
    <w:rsid w:val="00F93C3F"/>
    <w:rsid w:val="00F93D42"/>
    <w:rsid w:val="00F946B3"/>
    <w:rsid w:val="00F957C2"/>
    <w:rsid w:val="00F95914"/>
    <w:rsid w:val="00F95956"/>
    <w:rsid w:val="00F95CFF"/>
    <w:rsid w:val="00F95D33"/>
    <w:rsid w:val="00F95F1B"/>
    <w:rsid w:val="00F96AE3"/>
    <w:rsid w:val="00F96F82"/>
    <w:rsid w:val="00F970C7"/>
    <w:rsid w:val="00F9755A"/>
    <w:rsid w:val="00F977B4"/>
    <w:rsid w:val="00F97C2C"/>
    <w:rsid w:val="00FA0213"/>
    <w:rsid w:val="00FA05E3"/>
    <w:rsid w:val="00FA0627"/>
    <w:rsid w:val="00FA07C7"/>
    <w:rsid w:val="00FA1A7F"/>
    <w:rsid w:val="00FA2063"/>
    <w:rsid w:val="00FA2097"/>
    <w:rsid w:val="00FA2E97"/>
    <w:rsid w:val="00FA3307"/>
    <w:rsid w:val="00FA341A"/>
    <w:rsid w:val="00FA48C6"/>
    <w:rsid w:val="00FA5696"/>
    <w:rsid w:val="00FA578E"/>
    <w:rsid w:val="00FA5C4A"/>
    <w:rsid w:val="00FA63F1"/>
    <w:rsid w:val="00FA65E9"/>
    <w:rsid w:val="00FA6683"/>
    <w:rsid w:val="00FA6806"/>
    <w:rsid w:val="00FA6844"/>
    <w:rsid w:val="00FA696E"/>
    <w:rsid w:val="00FA69C9"/>
    <w:rsid w:val="00FA6A82"/>
    <w:rsid w:val="00FA74D5"/>
    <w:rsid w:val="00FA7834"/>
    <w:rsid w:val="00FA78AC"/>
    <w:rsid w:val="00FA7917"/>
    <w:rsid w:val="00FA79F1"/>
    <w:rsid w:val="00FA7E8E"/>
    <w:rsid w:val="00FB029F"/>
    <w:rsid w:val="00FB0507"/>
    <w:rsid w:val="00FB057C"/>
    <w:rsid w:val="00FB0763"/>
    <w:rsid w:val="00FB098A"/>
    <w:rsid w:val="00FB0E7F"/>
    <w:rsid w:val="00FB10CB"/>
    <w:rsid w:val="00FB11B7"/>
    <w:rsid w:val="00FB177A"/>
    <w:rsid w:val="00FB1A5A"/>
    <w:rsid w:val="00FB1E09"/>
    <w:rsid w:val="00FB201B"/>
    <w:rsid w:val="00FB2140"/>
    <w:rsid w:val="00FB24A7"/>
    <w:rsid w:val="00FB262D"/>
    <w:rsid w:val="00FB2643"/>
    <w:rsid w:val="00FB2A02"/>
    <w:rsid w:val="00FB2BED"/>
    <w:rsid w:val="00FB2EA2"/>
    <w:rsid w:val="00FB2F34"/>
    <w:rsid w:val="00FB3086"/>
    <w:rsid w:val="00FB3231"/>
    <w:rsid w:val="00FB32F9"/>
    <w:rsid w:val="00FB34EC"/>
    <w:rsid w:val="00FB3675"/>
    <w:rsid w:val="00FB3818"/>
    <w:rsid w:val="00FB4066"/>
    <w:rsid w:val="00FB4C17"/>
    <w:rsid w:val="00FB522F"/>
    <w:rsid w:val="00FB54D3"/>
    <w:rsid w:val="00FB5538"/>
    <w:rsid w:val="00FB556B"/>
    <w:rsid w:val="00FB60C9"/>
    <w:rsid w:val="00FB6289"/>
    <w:rsid w:val="00FB65F7"/>
    <w:rsid w:val="00FB6602"/>
    <w:rsid w:val="00FB6986"/>
    <w:rsid w:val="00FB69CA"/>
    <w:rsid w:val="00FB6A3F"/>
    <w:rsid w:val="00FB6A6D"/>
    <w:rsid w:val="00FB6A83"/>
    <w:rsid w:val="00FB6ABF"/>
    <w:rsid w:val="00FB71AB"/>
    <w:rsid w:val="00FB71E1"/>
    <w:rsid w:val="00FB7727"/>
    <w:rsid w:val="00FB787F"/>
    <w:rsid w:val="00FB79E5"/>
    <w:rsid w:val="00FB7B7F"/>
    <w:rsid w:val="00FB7C3B"/>
    <w:rsid w:val="00FB7EF5"/>
    <w:rsid w:val="00FB7FD9"/>
    <w:rsid w:val="00FC07AF"/>
    <w:rsid w:val="00FC0EF8"/>
    <w:rsid w:val="00FC0F28"/>
    <w:rsid w:val="00FC0F60"/>
    <w:rsid w:val="00FC106E"/>
    <w:rsid w:val="00FC170B"/>
    <w:rsid w:val="00FC19B2"/>
    <w:rsid w:val="00FC1A4E"/>
    <w:rsid w:val="00FC1A9B"/>
    <w:rsid w:val="00FC1F57"/>
    <w:rsid w:val="00FC204B"/>
    <w:rsid w:val="00FC20F7"/>
    <w:rsid w:val="00FC2D4E"/>
    <w:rsid w:val="00FC2EB8"/>
    <w:rsid w:val="00FC31BF"/>
    <w:rsid w:val="00FC4082"/>
    <w:rsid w:val="00FC41F8"/>
    <w:rsid w:val="00FC438A"/>
    <w:rsid w:val="00FC45CB"/>
    <w:rsid w:val="00FC49E8"/>
    <w:rsid w:val="00FC4CC7"/>
    <w:rsid w:val="00FC4DE6"/>
    <w:rsid w:val="00FC5509"/>
    <w:rsid w:val="00FC60D0"/>
    <w:rsid w:val="00FC65D4"/>
    <w:rsid w:val="00FC66C6"/>
    <w:rsid w:val="00FC6E14"/>
    <w:rsid w:val="00FC6FA0"/>
    <w:rsid w:val="00FC74E5"/>
    <w:rsid w:val="00FC7C73"/>
    <w:rsid w:val="00FC7F2E"/>
    <w:rsid w:val="00FD04DB"/>
    <w:rsid w:val="00FD094D"/>
    <w:rsid w:val="00FD0980"/>
    <w:rsid w:val="00FD0A6B"/>
    <w:rsid w:val="00FD0E75"/>
    <w:rsid w:val="00FD0F18"/>
    <w:rsid w:val="00FD1250"/>
    <w:rsid w:val="00FD1409"/>
    <w:rsid w:val="00FD1BD8"/>
    <w:rsid w:val="00FD20A3"/>
    <w:rsid w:val="00FD255F"/>
    <w:rsid w:val="00FD3D2D"/>
    <w:rsid w:val="00FD3EFD"/>
    <w:rsid w:val="00FD468D"/>
    <w:rsid w:val="00FD5102"/>
    <w:rsid w:val="00FD5251"/>
    <w:rsid w:val="00FD534F"/>
    <w:rsid w:val="00FD59EA"/>
    <w:rsid w:val="00FD5E79"/>
    <w:rsid w:val="00FD60CD"/>
    <w:rsid w:val="00FD60DA"/>
    <w:rsid w:val="00FD685A"/>
    <w:rsid w:val="00FD6D27"/>
    <w:rsid w:val="00FD6F01"/>
    <w:rsid w:val="00FD6F77"/>
    <w:rsid w:val="00FD6FA8"/>
    <w:rsid w:val="00FD79AE"/>
    <w:rsid w:val="00FE0339"/>
    <w:rsid w:val="00FE0955"/>
    <w:rsid w:val="00FE0981"/>
    <w:rsid w:val="00FE0992"/>
    <w:rsid w:val="00FE0BED"/>
    <w:rsid w:val="00FE0E4D"/>
    <w:rsid w:val="00FE0F30"/>
    <w:rsid w:val="00FE1056"/>
    <w:rsid w:val="00FE10CC"/>
    <w:rsid w:val="00FE1400"/>
    <w:rsid w:val="00FE1581"/>
    <w:rsid w:val="00FE170F"/>
    <w:rsid w:val="00FE19BE"/>
    <w:rsid w:val="00FE1A20"/>
    <w:rsid w:val="00FE1AED"/>
    <w:rsid w:val="00FE1C43"/>
    <w:rsid w:val="00FE1D9E"/>
    <w:rsid w:val="00FE201B"/>
    <w:rsid w:val="00FE21FA"/>
    <w:rsid w:val="00FE2A77"/>
    <w:rsid w:val="00FE2BC9"/>
    <w:rsid w:val="00FE3284"/>
    <w:rsid w:val="00FE3978"/>
    <w:rsid w:val="00FE4249"/>
    <w:rsid w:val="00FE4667"/>
    <w:rsid w:val="00FE46AE"/>
    <w:rsid w:val="00FE4A4C"/>
    <w:rsid w:val="00FE4C86"/>
    <w:rsid w:val="00FE4CE7"/>
    <w:rsid w:val="00FE4DAB"/>
    <w:rsid w:val="00FE538D"/>
    <w:rsid w:val="00FE53C5"/>
    <w:rsid w:val="00FE5A27"/>
    <w:rsid w:val="00FE62F6"/>
    <w:rsid w:val="00FE6382"/>
    <w:rsid w:val="00FE6635"/>
    <w:rsid w:val="00FE670E"/>
    <w:rsid w:val="00FE6AD4"/>
    <w:rsid w:val="00FE6FDF"/>
    <w:rsid w:val="00FE792E"/>
    <w:rsid w:val="00FF00E8"/>
    <w:rsid w:val="00FF07B6"/>
    <w:rsid w:val="00FF096C"/>
    <w:rsid w:val="00FF0C56"/>
    <w:rsid w:val="00FF0C5F"/>
    <w:rsid w:val="00FF0C6A"/>
    <w:rsid w:val="00FF0D0B"/>
    <w:rsid w:val="00FF2168"/>
    <w:rsid w:val="00FF23D0"/>
    <w:rsid w:val="00FF24A8"/>
    <w:rsid w:val="00FF39D6"/>
    <w:rsid w:val="00FF3A8C"/>
    <w:rsid w:val="00FF3D02"/>
    <w:rsid w:val="00FF3E52"/>
    <w:rsid w:val="00FF4087"/>
    <w:rsid w:val="00FF4159"/>
    <w:rsid w:val="00FF43D4"/>
    <w:rsid w:val="00FF4431"/>
    <w:rsid w:val="00FF504F"/>
    <w:rsid w:val="00FF5342"/>
    <w:rsid w:val="00FF5529"/>
    <w:rsid w:val="00FF5627"/>
    <w:rsid w:val="00FF58E0"/>
    <w:rsid w:val="00FF5935"/>
    <w:rsid w:val="00FF5B8A"/>
    <w:rsid w:val="00FF609C"/>
    <w:rsid w:val="00FF644A"/>
    <w:rsid w:val="00FF6476"/>
    <w:rsid w:val="00FF648B"/>
    <w:rsid w:val="00FF6FBB"/>
    <w:rsid w:val="00FF71E0"/>
    <w:rsid w:val="00FF729E"/>
    <w:rsid w:val="00FF7338"/>
    <w:rsid w:val="00FF796F"/>
    <w:rsid w:val="00FF798B"/>
    <w:rsid w:val="00FF7D96"/>
    <w:rsid w:val="011D45A1"/>
    <w:rsid w:val="01298DB2"/>
    <w:rsid w:val="01A258F1"/>
    <w:rsid w:val="01B40EB4"/>
    <w:rsid w:val="01CB5428"/>
    <w:rsid w:val="01FF9336"/>
    <w:rsid w:val="020BEDE3"/>
    <w:rsid w:val="030220DF"/>
    <w:rsid w:val="03183441"/>
    <w:rsid w:val="0321DB63"/>
    <w:rsid w:val="03AB1878"/>
    <w:rsid w:val="03B57352"/>
    <w:rsid w:val="03DC0356"/>
    <w:rsid w:val="03E4C3F6"/>
    <w:rsid w:val="0451896F"/>
    <w:rsid w:val="0461E9DC"/>
    <w:rsid w:val="0470C767"/>
    <w:rsid w:val="0472D065"/>
    <w:rsid w:val="050FB0E3"/>
    <w:rsid w:val="0518E889"/>
    <w:rsid w:val="05776028"/>
    <w:rsid w:val="05865953"/>
    <w:rsid w:val="05883DDE"/>
    <w:rsid w:val="058B6E13"/>
    <w:rsid w:val="05EC74F5"/>
    <w:rsid w:val="05F6A59D"/>
    <w:rsid w:val="05F87482"/>
    <w:rsid w:val="060DA6B5"/>
    <w:rsid w:val="064EA3FE"/>
    <w:rsid w:val="0668B912"/>
    <w:rsid w:val="068CEC96"/>
    <w:rsid w:val="0698EE48"/>
    <w:rsid w:val="069CF25C"/>
    <w:rsid w:val="06A6A1EB"/>
    <w:rsid w:val="06ADD682"/>
    <w:rsid w:val="06BEDA06"/>
    <w:rsid w:val="06E508CB"/>
    <w:rsid w:val="06E52CD3"/>
    <w:rsid w:val="0713F8B4"/>
    <w:rsid w:val="07201973"/>
    <w:rsid w:val="07297F3E"/>
    <w:rsid w:val="0774B7B1"/>
    <w:rsid w:val="08234512"/>
    <w:rsid w:val="084B88E1"/>
    <w:rsid w:val="088E697E"/>
    <w:rsid w:val="088FA079"/>
    <w:rsid w:val="0894BD45"/>
    <w:rsid w:val="08BB6AB8"/>
    <w:rsid w:val="08D7B99B"/>
    <w:rsid w:val="08EAB513"/>
    <w:rsid w:val="091CDD4B"/>
    <w:rsid w:val="09319144"/>
    <w:rsid w:val="0943F133"/>
    <w:rsid w:val="096F90F9"/>
    <w:rsid w:val="0970CB1C"/>
    <w:rsid w:val="099C7E16"/>
    <w:rsid w:val="09EBFDF0"/>
    <w:rsid w:val="0A1F89A4"/>
    <w:rsid w:val="0A2EDEBB"/>
    <w:rsid w:val="0A40EC4F"/>
    <w:rsid w:val="0A737EB1"/>
    <w:rsid w:val="0AA6EF00"/>
    <w:rsid w:val="0AD0A581"/>
    <w:rsid w:val="0AD60757"/>
    <w:rsid w:val="0B2480DD"/>
    <w:rsid w:val="0B47ADA2"/>
    <w:rsid w:val="0BC4F497"/>
    <w:rsid w:val="0BE3DDD8"/>
    <w:rsid w:val="0C17828F"/>
    <w:rsid w:val="0C2C05DA"/>
    <w:rsid w:val="0C670312"/>
    <w:rsid w:val="0C732CC9"/>
    <w:rsid w:val="0C989971"/>
    <w:rsid w:val="0C998375"/>
    <w:rsid w:val="0CA0038A"/>
    <w:rsid w:val="0CD6FC48"/>
    <w:rsid w:val="0CFC5FB5"/>
    <w:rsid w:val="0D186228"/>
    <w:rsid w:val="0D37767B"/>
    <w:rsid w:val="0D68610A"/>
    <w:rsid w:val="0D811940"/>
    <w:rsid w:val="0D826E8A"/>
    <w:rsid w:val="0D82D449"/>
    <w:rsid w:val="0D8B392C"/>
    <w:rsid w:val="0DB72B52"/>
    <w:rsid w:val="0DBF4B83"/>
    <w:rsid w:val="0DC0955E"/>
    <w:rsid w:val="0DC480C2"/>
    <w:rsid w:val="0DCD4E9C"/>
    <w:rsid w:val="0E0244F5"/>
    <w:rsid w:val="0E17BC57"/>
    <w:rsid w:val="0E2FDBCA"/>
    <w:rsid w:val="0E83AF51"/>
    <w:rsid w:val="0EB78BC1"/>
    <w:rsid w:val="0ED88FB5"/>
    <w:rsid w:val="0F0DD2CC"/>
    <w:rsid w:val="0F40D991"/>
    <w:rsid w:val="0F66E76B"/>
    <w:rsid w:val="0F80CF77"/>
    <w:rsid w:val="0F95954A"/>
    <w:rsid w:val="0FE60CAB"/>
    <w:rsid w:val="10149094"/>
    <w:rsid w:val="10342ECB"/>
    <w:rsid w:val="10B67878"/>
    <w:rsid w:val="10C0C179"/>
    <w:rsid w:val="1175BC15"/>
    <w:rsid w:val="11810C5E"/>
    <w:rsid w:val="11A1B5EB"/>
    <w:rsid w:val="12170944"/>
    <w:rsid w:val="1239AF81"/>
    <w:rsid w:val="128F2AB2"/>
    <w:rsid w:val="1299D0C5"/>
    <w:rsid w:val="12D9398B"/>
    <w:rsid w:val="12EE0AB4"/>
    <w:rsid w:val="1311BAC7"/>
    <w:rsid w:val="13343B98"/>
    <w:rsid w:val="1335907F"/>
    <w:rsid w:val="1348DEDF"/>
    <w:rsid w:val="135B6EE2"/>
    <w:rsid w:val="139E8470"/>
    <w:rsid w:val="13E699E3"/>
    <w:rsid w:val="13FA06A8"/>
    <w:rsid w:val="1437D0A2"/>
    <w:rsid w:val="14515B45"/>
    <w:rsid w:val="1458565F"/>
    <w:rsid w:val="145A3E56"/>
    <w:rsid w:val="1488360E"/>
    <w:rsid w:val="14AEDD30"/>
    <w:rsid w:val="14B97AD3"/>
    <w:rsid w:val="1528A90B"/>
    <w:rsid w:val="15623BF9"/>
    <w:rsid w:val="1573D429"/>
    <w:rsid w:val="158B9ECB"/>
    <w:rsid w:val="158D026B"/>
    <w:rsid w:val="15AB3B77"/>
    <w:rsid w:val="15CCB525"/>
    <w:rsid w:val="15D5FCC6"/>
    <w:rsid w:val="15E95EFB"/>
    <w:rsid w:val="16490CF1"/>
    <w:rsid w:val="1668C0C0"/>
    <w:rsid w:val="1670A193"/>
    <w:rsid w:val="169960A3"/>
    <w:rsid w:val="16B8C064"/>
    <w:rsid w:val="16BE01CF"/>
    <w:rsid w:val="16F0DEA6"/>
    <w:rsid w:val="172B85F7"/>
    <w:rsid w:val="178DEC61"/>
    <w:rsid w:val="17957E61"/>
    <w:rsid w:val="17A55E1C"/>
    <w:rsid w:val="17AA71EB"/>
    <w:rsid w:val="17B7C927"/>
    <w:rsid w:val="17BDE8AB"/>
    <w:rsid w:val="17C9E12E"/>
    <w:rsid w:val="17DD6A0B"/>
    <w:rsid w:val="17E85B46"/>
    <w:rsid w:val="180C2C5F"/>
    <w:rsid w:val="1820A00D"/>
    <w:rsid w:val="184D3BBA"/>
    <w:rsid w:val="1856F5AD"/>
    <w:rsid w:val="186EA7E9"/>
    <w:rsid w:val="187F9868"/>
    <w:rsid w:val="18B94BF5"/>
    <w:rsid w:val="18C28EA7"/>
    <w:rsid w:val="18FFCFE5"/>
    <w:rsid w:val="190D5067"/>
    <w:rsid w:val="19208520"/>
    <w:rsid w:val="193205E0"/>
    <w:rsid w:val="193712EC"/>
    <w:rsid w:val="1982B00C"/>
    <w:rsid w:val="19B34916"/>
    <w:rsid w:val="19E61129"/>
    <w:rsid w:val="19E611D2"/>
    <w:rsid w:val="19E6340F"/>
    <w:rsid w:val="1A007E4C"/>
    <w:rsid w:val="1A25E858"/>
    <w:rsid w:val="1A6E3887"/>
    <w:rsid w:val="1A7F6B63"/>
    <w:rsid w:val="1A9D5DD1"/>
    <w:rsid w:val="1ABD3B98"/>
    <w:rsid w:val="1B2F77B7"/>
    <w:rsid w:val="1B4A445D"/>
    <w:rsid w:val="1B58981B"/>
    <w:rsid w:val="1BCD967F"/>
    <w:rsid w:val="1BD45F51"/>
    <w:rsid w:val="1BD7A2D4"/>
    <w:rsid w:val="1BE14ED0"/>
    <w:rsid w:val="1BEE29D7"/>
    <w:rsid w:val="1BF791AE"/>
    <w:rsid w:val="1BFD66D6"/>
    <w:rsid w:val="1C1AB44C"/>
    <w:rsid w:val="1C2F1372"/>
    <w:rsid w:val="1C4E4C33"/>
    <w:rsid w:val="1C7F6F47"/>
    <w:rsid w:val="1C84E39E"/>
    <w:rsid w:val="1CD196D3"/>
    <w:rsid w:val="1D092110"/>
    <w:rsid w:val="1D2DFF08"/>
    <w:rsid w:val="1D93BDC2"/>
    <w:rsid w:val="1D9D5270"/>
    <w:rsid w:val="1DB419AC"/>
    <w:rsid w:val="1DBFFA37"/>
    <w:rsid w:val="1E5483C1"/>
    <w:rsid w:val="1E7306A0"/>
    <w:rsid w:val="1EC1A28A"/>
    <w:rsid w:val="1ECAA797"/>
    <w:rsid w:val="1EF2F24E"/>
    <w:rsid w:val="1F13403D"/>
    <w:rsid w:val="1F386132"/>
    <w:rsid w:val="1F4BBF0E"/>
    <w:rsid w:val="1F8B79D6"/>
    <w:rsid w:val="1FA34799"/>
    <w:rsid w:val="1FA91F71"/>
    <w:rsid w:val="1FBB6309"/>
    <w:rsid w:val="2028041A"/>
    <w:rsid w:val="204B26C9"/>
    <w:rsid w:val="205BE122"/>
    <w:rsid w:val="2061713C"/>
    <w:rsid w:val="20670C9C"/>
    <w:rsid w:val="2081A98C"/>
    <w:rsid w:val="20A3F35F"/>
    <w:rsid w:val="20ADCFDD"/>
    <w:rsid w:val="20B7E693"/>
    <w:rsid w:val="20DF8063"/>
    <w:rsid w:val="2180A73E"/>
    <w:rsid w:val="21991041"/>
    <w:rsid w:val="21F4C280"/>
    <w:rsid w:val="22341F62"/>
    <w:rsid w:val="2257E99F"/>
    <w:rsid w:val="227C7826"/>
    <w:rsid w:val="22BA628F"/>
    <w:rsid w:val="22F2FD30"/>
    <w:rsid w:val="22F50936"/>
    <w:rsid w:val="22FF2FAC"/>
    <w:rsid w:val="23186CCF"/>
    <w:rsid w:val="23226CDC"/>
    <w:rsid w:val="233BA918"/>
    <w:rsid w:val="2354CF44"/>
    <w:rsid w:val="2364EA0F"/>
    <w:rsid w:val="23F9EE42"/>
    <w:rsid w:val="24173D79"/>
    <w:rsid w:val="2429BC2C"/>
    <w:rsid w:val="2468BA9F"/>
    <w:rsid w:val="24789060"/>
    <w:rsid w:val="2478E503"/>
    <w:rsid w:val="2482FA55"/>
    <w:rsid w:val="2492BACA"/>
    <w:rsid w:val="24931CDF"/>
    <w:rsid w:val="24A13C0A"/>
    <w:rsid w:val="24A94F25"/>
    <w:rsid w:val="24C8BC78"/>
    <w:rsid w:val="24E289B0"/>
    <w:rsid w:val="2517B092"/>
    <w:rsid w:val="25319D1D"/>
    <w:rsid w:val="2556377D"/>
    <w:rsid w:val="255C75DE"/>
    <w:rsid w:val="2560D30D"/>
    <w:rsid w:val="25912DF3"/>
    <w:rsid w:val="2593F412"/>
    <w:rsid w:val="2596B76B"/>
    <w:rsid w:val="25A51F8D"/>
    <w:rsid w:val="25ECA29B"/>
    <w:rsid w:val="25EDF87B"/>
    <w:rsid w:val="26042203"/>
    <w:rsid w:val="2626B9E8"/>
    <w:rsid w:val="262CD97A"/>
    <w:rsid w:val="263C3A14"/>
    <w:rsid w:val="2664B2FD"/>
    <w:rsid w:val="2666AFD0"/>
    <w:rsid w:val="26A34F20"/>
    <w:rsid w:val="26F4464C"/>
    <w:rsid w:val="2702D591"/>
    <w:rsid w:val="27208072"/>
    <w:rsid w:val="2750F760"/>
    <w:rsid w:val="2755D0EC"/>
    <w:rsid w:val="276D2B35"/>
    <w:rsid w:val="27AD5103"/>
    <w:rsid w:val="27B6E260"/>
    <w:rsid w:val="27C94A24"/>
    <w:rsid w:val="27CDC234"/>
    <w:rsid w:val="28000DF6"/>
    <w:rsid w:val="2830AF88"/>
    <w:rsid w:val="28367472"/>
    <w:rsid w:val="284FA554"/>
    <w:rsid w:val="28516A15"/>
    <w:rsid w:val="286C0C41"/>
    <w:rsid w:val="289D42DF"/>
    <w:rsid w:val="28A65058"/>
    <w:rsid w:val="2930BDDB"/>
    <w:rsid w:val="2940C4CD"/>
    <w:rsid w:val="295C9DEC"/>
    <w:rsid w:val="2970966C"/>
    <w:rsid w:val="298F8F58"/>
    <w:rsid w:val="29F928CE"/>
    <w:rsid w:val="2A103C83"/>
    <w:rsid w:val="2A598B8B"/>
    <w:rsid w:val="2A5EB9D2"/>
    <w:rsid w:val="2A6C246E"/>
    <w:rsid w:val="2A7FB502"/>
    <w:rsid w:val="2A9CE30E"/>
    <w:rsid w:val="2AAF8C79"/>
    <w:rsid w:val="2AC949DF"/>
    <w:rsid w:val="2AEA4E27"/>
    <w:rsid w:val="2B2336A4"/>
    <w:rsid w:val="2B6DD78E"/>
    <w:rsid w:val="2B6F9762"/>
    <w:rsid w:val="2BE0E6C9"/>
    <w:rsid w:val="2BE779C9"/>
    <w:rsid w:val="2C1C3CAB"/>
    <w:rsid w:val="2C458CE1"/>
    <w:rsid w:val="2C845D35"/>
    <w:rsid w:val="2CBD0E2C"/>
    <w:rsid w:val="2D11C1A1"/>
    <w:rsid w:val="2D2D39C2"/>
    <w:rsid w:val="2D2E03B5"/>
    <w:rsid w:val="2D4CBE55"/>
    <w:rsid w:val="2D9FE28E"/>
    <w:rsid w:val="2DAD2C91"/>
    <w:rsid w:val="2DD0C446"/>
    <w:rsid w:val="2E06E723"/>
    <w:rsid w:val="2E1E9D1E"/>
    <w:rsid w:val="2E3BD853"/>
    <w:rsid w:val="2E4B5066"/>
    <w:rsid w:val="2E5D6367"/>
    <w:rsid w:val="2E97F648"/>
    <w:rsid w:val="2EA013D3"/>
    <w:rsid w:val="2EC7FAFD"/>
    <w:rsid w:val="2EEC5920"/>
    <w:rsid w:val="2F373A92"/>
    <w:rsid w:val="2F3C5434"/>
    <w:rsid w:val="2F7E5C44"/>
    <w:rsid w:val="2F85537B"/>
    <w:rsid w:val="2F937722"/>
    <w:rsid w:val="2F95A05D"/>
    <w:rsid w:val="301E647F"/>
    <w:rsid w:val="3024F5F4"/>
    <w:rsid w:val="30349340"/>
    <w:rsid w:val="30365BC9"/>
    <w:rsid w:val="30678B4C"/>
    <w:rsid w:val="3093CDC4"/>
    <w:rsid w:val="30B4A1D5"/>
    <w:rsid w:val="30EBBE9E"/>
    <w:rsid w:val="312BFF05"/>
    <w:rsid w:val="316F83A8"/>
    <w:rsid w:val="32140F13"/>
    <w:rsid w:val="3222E0BE"/>
    <w:rsid w:val="323D62D9"/>
    <w:rsid w:val="327A45C1"/>
    <w:rsid w:val="32ACCF76"/>
    <w:rsid w:val="32B8EBB6"/>
    <w:rsid w:val="32BA6600"/>
    <w:rsid w:val="32FEDF44"/>
    <w:rsid w:val="3326494B"/>
    <w:rsid w:val="332AB06C"/>
    <w:rsid w:val="337A2856"/>
    <w:rsid w:val="3390B189"/>
    <w:rsid w:val="33A4CF6E"/>
    <w:rsid w:val="33B7E33C"/>
    <w:rsid w:val="33B957A8"/>
    <w:rsid w:val="33C23903"/>
    <w:rsid w:val="34036E9B"/>
    <w:rsid w:val="3405FD4D"/>
    <w:rsid w:val="3460DB57"/>
    <w:rsid w:val="34FC6FEF"/>
    <w:rsid w:val="35115E9A"/>
    <w:rsid w:val="3526BFEA"/>
    <w:rsid w:val="3581C51A"/>
    <w:rsid w:val="35917CE3"/>
    <w:rsid w:val="35AA2517"/>
    <w:rsid w:val="35DFB1C6"/>
    <w:rsid w:val="360E31A7"/>
    <w:rsid w:val="36210F37"/>
    <w:rsid w:val="3627EDD8"/>
    <w:rsid w:val="3638588D"/>
    <w:rsid w:val="366A4628"/>
    <w:rsid w:val="36720B42"/>
    <w:rsid w:val="372D67A0"/>
    <w:rsid w:val="372E2EA3"/>
    <w:rsid w:val="3769B0F9"/>
    <w:rsid w:val="379CCE17"/>
    <w:rsid w:val="37D31D08"/>
    <w:rsid w:val="37DC0E3D"/>
    <w:rsid w:val="37F78021"/>
    <w:rsid w:val="38073BAA"/>
    <w:rsid w:val="381A147D"/>
    <w:rsid w:val="382244D8"/>
    <w:rsid w:val="38AD7F0F"/>
    <w:rsid w:val="38EEA9C7"/>
    <w:rsid w:val="390DBCD8"/>
    <w:rsid w:val="391A76A1"/>
    <w:rsid w:val="392D2B26"/>
    <w:rsid w:val="393B005E"/>
    <w:rsid w:val="39957FF5"/>
    <w:rsid w:val="39989F6E"/>
    <w:rsid w:val="39BA9367"/>
    <w:rsid w:val="3A00CC64"/>
    <w:rsid w:val="3A17B9BA"/>
    <w:rsid w:val="3A54ED1C"/>
    <w:rsid w:val="3A8CF2FF"/>
    <w:rsid w:val="3A91AC2D"/>
    <w:rsid w:val="3AA4AD5A"/>
    <w:rsid w:val="3AAA8B88"/>
    <w:rsid w:val="3AB6A59E"/>
    <w:rsid w:val="3AD2F1D6"/>
    <w:rsid w:val="3AEB86A2"/>
    <w:rsid w:val="3B113498"/>
    <w:rsid w:val="3B24D2BF"/>
    <w:rsid w:val="3B6A7122"/>
    <w:rsid w:val="3BD4D324"/>
    <w:rsid w:val="3C0E32D8"/>
    <w:rsid w:val="3C3FD369"/>
    <w:rsid w:val="3C9379CF"/>
    <w:rsid w:val="3C9607F9"/>
    <w:rsid w:val="3CCF4271"/>
    <w:rsid w:val="3CECD0CD"/>
    <w:rsid w:val="3D0B5F69"/>
    <w:rsid w:val="3D40DCBC"/>
    <w:rsid w:val="3D527D5A"/>
    <w:rsid w:val="3D7E0C0A"/>
    <w:rsid w:val="3DD6C489"/>
    <w:rsid w:val="3DFFD7F7"/>
    <w:rsid w:val="3E4264A3"/>
    <w:rsid w:val="3EA182ED"/>
    <w:rsid w:val="3EB6BB37"/>
    <w:rsid w:val="3EE854F2"/>
    <w:rsid w:val="3F36500D"/>
    <w:rsid w:val="3F52416C"/>
    <w:rsid w:val="3F6D782F"/>
    <w:rsid w:val="3F6DBAE5"/>
    <w:rsid w:val="3F75A2E7"/>
    <w:rsid w:val="3F794FC8"/>
    <w:rsid w:val="3F7D0044"/>
    <w:rsid w:val="3FBC3F70"/>
    <w:rsid w:val="3FFCF39F"/>
    <w:rsid w:val="3FFEC98C"/>
    <w:rsid w:val="4071F667"/>
    <w:rsid w:val="40ADD665"/>
    <w:rsid w:val="40D0E520"/>
    <w:rsid w:val="41155C75"/>
    <w:rsid w:val="41533EEB"/>
    <w:rsid w:val="4190DF26"/>
    <w:rsid w:val="4195F286"/>
    <w:rsid w:val="41A596B1"/>
    <w:rsid w:val="41CC59FA"/>
    <w:rsid w:val="41ED9398"/>
    <w:rsid w:val="42D4FD17"/>
    <w:rsid w:val="42EB9904"/>
    <w:rsid w:val="42FC172C"/>
    <w:rsid w:val="43135919"/>
    <w:rsid w:val="432F0827"/>
    <w:rsid w:val="437E9F4F"/>
    <w:rsid w:val="439CE9A3"/>
    <w:rsid w:val="43C81018"/>
    <w:rsid w:val="440CDBC6"/>
    <w:rsid w:val="442469FA"/>
    <w:rsid w:val="4431D664"/>
    <w:rsid w:val="44763673"/>
    <w:rsid w:val="447965DB"/>
    <w:rsid w:val="44C18DBF"/>
    <w:rsid w:val="44C59966"/>
    <w:rsid w:val="44CFD1EE"/>
    <w:rsid w:val="44EB5BDE"/>
    <w:rsid w:val="452E3109"/>
    <w:rsid w:val="453E5302"/>
    <w:rsid w:val="4564C5D2"/>
    <w:rsid w:val="45806B7C"/>
    <w:rsid w:val="45A80D36"/>
    <w:rsid w:val="45D62B76"/>
    <w:rsid w:val="45EC4CA9"/>
    <w:rsid w:val="45ECE790"/>
    <w:rsid w:val="45EEA703"/>
    <w:rsid w:val="460B109F"/>
    <w:rsid w:val="46D9F5D7"/>
    <w:rsid w:val="46EFFED5"/>
    <w:rsid w:val="46F933B3"/>
    <w:rsid w:val="471E202B"/>
    <w:rsid w:val="47352C1C"/>
    <w:rsid w:val="474497A4"/>
    <w:rsid w:val="47556BF4"/>
    <w:rsid w:val="47C1B642"/>
    <w:rsid w:val="47D8CC24"/>
    <w:rsid w:val="47E21F50"/>
    <w:rsid w:val="47E676E5"/>
    <w:rsid w:val="48792CB2"/>
    <w:rsid w:val="4887C270"/>
    <w:rsid w:val="489154D4"/>
    <w:rsid w:val="48D05C3A"/>
    <w:rsid w:val="48F9A426"/>
    <w:rsid w:val="493EE709"/>
    <w:rsid w:val="4950714D"/>
    <w:rsid w:val="4965E278"/>
    <w:rsid w:val="49792E2A"/>
    <w:rsid w:val="4981E9E3"/>
    <w:rsid w:val="4985DBE4"/>
    <w:rsid w:val="49922FA9"/>
    <w:rsid w:val="49A91FD8"/>
    <w:rsid w:val="49AE9EF1"/>
    <w:rsid w:val="49C02C57"/>
    <w:rsid w:val="49C19680"/>
    <w:rsid w:val="49F2F7EB"/>
    <w:rsid w:val="4A0DADB4"/>
    <w:rsid w:val="4A1C92FC"/>
    <w:rsid w:val="4A70C73D"/>
    <w:rsid w:val="4A83592A"/>
    <w:rsid w:val="4A9F15BA"/>
    <w:rsid w:val="4AC1D3E9"/>
    <w:rsid w:val="4AD59AD5"/>
    <w:rsid w:val="4AD9430E"/>
    <w:rsid w:val="4ADFBADB"/>
    <w:rsid w:val="4AFEBFEE"/>
    <w:rsid w:val="4B097AA0"/>
    <w:rsid w:val="4B27D4D1"/>
    <w:rsid w:val="4B87323D"/>
    <w:rsid w:val="4C112ACC"/>
    <w:rsid w:val="4C2A0D1F"/>
    <w:rsid w:val="4C664FFD"/>
    <w:rsid w:val="4C993899"/>
    <w:rsid w:val="4CED51EF"/>
    <w:rsid w:val="4D051006"/>
    <w:rsid w:val="4D069606"/>
    <w:rsid w:val="4D34DC3B"/>
    <w:rsid w:val="4D65D94F"/>
    <w:rsid w:val="4D7F2E6A"/>
    <w:rsid w:val="4D851C8B"/>
    <w:rsid w:val="4D90AE57"/>
    <w:rsid w:val="4DD27410"/>
    <w:rsid w:val="4DF17614"/>
    <w:rsid w:val="4E1143CA"/>
    <w:rsid w:val="4E1FBCB9"/>
    <w:rsid w:val="4E4221F9"/>
    <w:rsid w:val="4E48F191"/>
    <w:rsid w:val="4E48F5D8"/>
    <w:rsid w:val="4E66E39E"/>
    <w:rsid w:val="4E788791"/>
    <w:rsid w:val="4EC4E6A8"/>
    <w:rsid w:val="4ED8B9DF"/>
    <w:rsid w:val="4F053DC9"/>
    <w:rsid w:val="4F535B2A"/>
    <w:rsid w:val="4F695317"/>
    <w:rsid w:val="4F7ACB42"/>
    <w:rsid w:val="4F891D85"/>
    <w:rsid w:val="4FD5A92D"/>
    <w:rsid w:val="4FF83F14"/>
    <w:rsid w:val="4FFA4A21"/>
    <w:rsid w:val="501B2D81"/>
    <w:rsid w:val="501F9F16"/>
    <w:rsid w:val="50387267"/>
    <w:rsid w:val="504660A9"/>
    <w:rsid w:val="50525F44"/>
    <w:rsid w:val="50CBD176"/>
    <w:rsid w:val="50FDBDEE"/>
    <w:rsid w:val="511A2AAA"/>
    <w:rsid w:val="5128D580"/>
    <w:rsid w:val="51322529"/>
    <w:rsid w:val="5142B8BD"/>
    <w:rsid w:val="5144CFF0"/>
    <w:rsid w:val="515503C9"/>
    <w:rsid w:val="515B41D5"/>
    <w:rsid w:val="5192221A"/>
    <w:rsid w:val="51AE9202"/>
    <w:rsid w:val="51EC6455"/>
    <w:rsid w:val="51EC6AC8"/>
    <w:rsid w:val="51F531B3"/>
    <w:rsid w:val="521EB33A"/>
    <w:rsid w:val="524AB503"/>
    <w:rsid w:val="52553CEE"/>
    <w:rsid w:val="52705BCE"/>
    <w:rsid w:val="52AFD909"/>
    <w:rsid w:val="531FE48A"/>
    <w:rsid w:val="5335AA49"/>
    <w:rsid w:val="538A700A"/>
    <w:rsid w:val="5398E8C7"/>
    <w:rsid w:val="539F3015"/>
    <w:rsid w:val="53A9D723"/>
    <w:rsid w:val="53AF7E71"/>
    <w:rsid w:val="53B47A45"/>
    <w:rsid w:val="53D72C9E"/>
    <w:rsid w:val="53DFF1E3"/>
    <w:rsid w:val="540E5924"/>
    <w:rsid w:val="5433D685"/>
    <w:rsid w:val="54346310"/>
    <w:rsid w:val="54612C6F"/>
    <w:rsid w:val="54669820"/>
    <w:rsid w:val="5478301B"/>
    <w:rsid w:val="5487AF4B"/>
    <w:rsid w:val="548A6217"/>
    <w:rsid w:val="5499B424"/>
    <w:rsid w:val="54D3E898"/>
    <w:rsid w:val="54EBF7F5"/>
    <w:rsid w:val="551F78FF"/>
    <w:rsid w:val="55645FC1"/>
    <w:rsid w:val="5573F075"/>
    <w:rsid w:val="558739BB"/>
    <w:rsid w:val="55B74701"/>
    <w:rsid w:val="55CF801C"/>
    <w:rsid w:val="55D72A4B"/>
    <w:rsid w:val="55DF4AE3"/>
    <w:rsid w:val="56410A75"/>
    <w:rsid w:val="56469058"/>
    <w:rsid w:val="56603CD6"/>
    <w:rsid w:val="56A5122E"/>
    <w:rsid w:val="56A5C7B0"/>
    <w:rsid w:val="56E18BB3"/>
    <w:rsid w:val="56EBFEAF"/>
    <w:rsid w:val="56F06FFC"/>
    <w:rsid w:val="56F8E152"/>
    <w:rsid w:val="56F93752"/>
    <w:rsid w:val="57056E61"/>
    <w:rsid w:val="570B4614"/>
    <w:rsid w:val="571EBCF1"/>
    <w:rsid w:val="576BE1C5"/>
    <w:rsid w:val="577A9D3A"/>
    <w:rsid w:val="57818FFF"/>
    <w:rsid w:val="578DEC3B"/>
    <w:rsid w:val="57982634"/>
    <w:rsid w:val="57E8FAAE"/>
    <w:rsid w:val="5802F916"/>
    <w:rsid w:val="5814DFD8"/>
    <w:rsid w:val="58339C52"/>
    <w:rsid w:val="5845892D"/>
    <w:rsid w:val="5893CC18"/>
    <w:rsid w:val="58964F4A"/>
    <w:rsid w:val="58EBE5E7"/>
    <w:rsid w:val="58FD4B31"/>
    <w:rsid w:val="5904DF4F"/>
    <w:rsid w:val="594750D0"/>
    <w:rsid w:val="5966944A"/>
    <w:rsid w:val="597A7E6A"/>
    <w:rsid w:val="5995CDF9"/>
    <w:rsid w:val="5995FFFD"/>
    <w:rsid w:val="5998D3AA"/>
    <w:rsid w:val="59AC6E13"/>
    <w:rsid w:val="59BA3DD3"/>
    <w:rsid w:val="59BCC11B"/>
    <w:rsid w:val="59D46F15"/>
    <w:rsid w:val="5A0B1EFC"/>
    <w:rsid w:val="5A0E82E5"/>
    <w:rsid w:val="5A908FAD"/>
    <w:rsid w:val="5AA54655"/>
    <w:rsid w:val="5AA74A3D"/>
    <w:rsid w:val="5AB9EF09"/>
    <w:rsid w:val="5ADB2B00"/>
    <w:rsid w:val="5AEA113C"/>
    <w:rsid w:val="5AF7375E"/>
    <w:rsid w:val="5B590B2B"/>
    <w:rsid w:val="5B7CB008"/>
    <w:rsid w:val="5BC533E0"/>
    <w:rsid w:val="5BD287D7"/>
    <w:rsid w:val="5BD9416F"/>
    <w:rsid w:val="5BDCFE8B"/>
    <w:rsid w:val="5BE8A62F"/>
    <w:rsid w:val="5C0D3323"/>
    <w:rsid w:val="5C3AD6DD"/>
    <w:rsid w:val="5C630011"/>
    <w:rsid w:val="5C6BB698"/>
    <w:rsid w:val="5C889CCD"/>
    <w:rsid w:val="5CB81747"/>
    <w:rsid w:val="5CFFD656"/>
    <w:rsid w:val="5D3F9FBE"/>
    <w:rsid w:val="5D56ED64"/>
    <w:rsid w:val="5D602C5A"/>
    <w:rsid w:val="5D7E742D"/>
    <w:rsid w:val="5D843BEE"/>
    <w:rsid w:val="5D96BD02"/>
    <w:rsid w:val="5D9EB853"/>
    <w:rsid w:val="5DC86512"/>
    <w:rsid w:val="5DC91B74"/>
    <w:rsid w:val="5DCFADDD"/>
    <w:rsid w:val="5E4EF190"/>
    <w:rsid w:val="5E959B45"/>
    <w:rsid w:val="5EBAB88A"/>
    <w:rsid w:val="5EFE3E7A"/>
    <w:rsid w:val="5F499F61"/>
    <w:rsid w:val="5F51B36E"/>
    <w:rsid w:val="5F6A2B37"/>
    <w:rsid w:val="5F72F925"/>
    <w:rsid w:val="5F73ED74"/>
    <w:rsid w:val="5F821E36"/>
    <w:rsid w:val="5FAE672A"/>
    <w:rsid w:val="5FF097F5"/>
    <w:rsid w:val="6023511E"/>
    <w:rsid w:val="6028439A"/>
    <w:rsid w:val="606EF9BD"/>
    <w:rsid w:val="60CC0574"/>
    <w:rsid w:val="6116CE26"/>
    <w:rsid w:val="61326D2A"/>
    <w:rsid w:val="6138B136"/>
    <w:rsid w:val="61403EF1"/>
    <w:rsid w:val="616E282C"/>
    <w:rsid w:val="61AAAEA9"/>
    <w:rsid w:val="61D34048"/>
    <w:rsid w:val="621F1CF4"/>
    <w:rsid w:val="6225DA46"/>
    <w:rsid w:val="62347EBE"/>
    <w:rsid w:val="6289A26A"/>
    <w:rsid w:val="628A096D"/>
    <w:rsid w:val="62CB582C"/>
    <w:rsid w:val="62F947E8"/>
    <w:rsid w:val="636B836E"/>
    <w:rsid w:val="639D82AA"/>
    <w:rsid w:val="63A7BADB"/>
    <w:rsid w:val="63B6DAE4"/>
    <w:rsid w:val="63F807A5"/>
    <w:rsid w:val="64134349"/>
    <w:rsid w:val="6413FF3B"/>
    <w:rsid w:val="64230A48"/>
    <w:rsid w:val="643B4CDF"/>
    <w:rsid w:val="64549058"/>
    <w:rsid w:val="648260E9"/>
    <w:rsid w:val="64886CF2"/>
    <w:rsid w:val="649EACCB"/>
    <w:rsid w:val="64B3D585"/>
    <w:rsid w:val="6513A762"/>
    <w:rsid w:val="653FD48D"/>
    <w:rsid w:val="65754D95"/>
    <w:rsid w:val="657AFDA6"/>
    <w:rsid w:val="65922D67"/>
    <w:rsid w:val="659CF449"/>
    <w:rsid w:val="65F2D662"/>
    <w:rsid w:val="6607B975"/>
    <w:rsid w:val="661B4976"/>
    <w:rsid w:val="6626C786"/>
    <w:rsid w:val="66280019"/>
    <w:rsid w:val="663168EA"/>
    <w:rsid w:val="664457BE"/>
    <w:rsid w:val="6685DF0A"/>
    <w:rsid w:val="668DDBC6"/>
    <w:rsid w:val="66CE613D"/>
    <w:rsid w:val="66CF16E6"/>
    <w:rsid w:val="66E67387"/>
    <w:rsid w:val="67306BBA"/>
    <w:rsid w:val="6753340F"/>
    <w:rsid w:val="675BE9DD"/>
    <w:rsid w:val="6779ECA5"/>
    <w:rsid w:val="6779FDA7"/>
    <w:rsid w:val="67950B33"/>
    <w:rsid w:val="67C183AE"/>
    <w:rsid w:val="67CE8D6F"/>
    <w:rsid w:val="67DF677A"/>
    <w:rsid w:val="67FC74B1"/>
    <w:rsid w:val="682E3967"/>
    <w:rsid w:val="68350686"/>
    <w:rsid w:val="68523EB5"/>
    <w:rsid w:val="68757065"/>
    <w:rsid w:val="687744DE"/>
    <w:rsid w:val="689C4C83"/>
    <w:rsid w:val="68D47810"/>
    <w:rsid w:val="69076489"/>
    <w:rsid w:val="69129C69"/>
    <w:rsid w:val="694DF3B3"/>
    <w:rsid w:val="69781E2A"/>
    <w:rsid w:val="6986BF34"/>
    <w:rsid w:val="69AA9176"/>
    <w:rsid w:val="6A0FCD4B"/>
    <w:rsid w:val="6A3CB4FC"/>
    <w:rsid w:val="6A88BDC7"/>
    <w:rsid w:val="6AAB28E4"/>
    <w:rsid w:val="6AAF8EF7"/>
    <w:rsid w:val="6AE84E68"/>
    <w:rsid w:val="6AE8980A"/>
    <w:rsid w:val="6B0D4293"/>
    <w:rsid w:val="6B29CBCB"/>
    <w:rsid w:val="6B4CEDA7"/>
    <w:rsid w:val="6B773DF6"/>
    <w:rsid w:val="6B77643F"/>
    <w:rsid w:val="6B95A1F7"/>
    <w:rsid w:val="6BA90D3B"/>
    <w:rsid w:val="6BB400F2"/>
    <w:rsid w:val="6BEC7A27"/>
    <w:rsid w:val="6BFC610E"/>
    <w:rsid w:val="6C17EE47"/>
    <w:rsid w:val="6C28B126"/>
    <w:rsid w:val="6C472A5E"/>
    <w:rsid w:val="6C5DD9BA"/>
    <w:rsid w:val="6C65DC5D"/>
    <w:rsid w:val="6C96C496"/>
    <w:rsid w:val="6CA2875D"/>
    <w:rsid w:val="6CCBEEFF"/>
    <w:rsid w:val="6CCD4CB3"/>
    <w:rsid w:val="6CD678E4"/>
    <w:rsid w:val="6D466B37"/>
    <w:rsid w:val="6D5F363D"/>
    <w:rsid w:val="6DA8409B"/>
    <w:rsid w:val="6DDA7107"/>
    <w:rsid w:val="6E2DCAD0"/>
    <w:rsid w:val="6E76EF82"/>
    <w:rsid w:val="6EAA1D90"/>
    <w:rsid w:val="6EC407F1"/>
    <w:rsid w:val="6EC57B3D"/>
    <w:rsid w:val="6EE6992A"/>
    <w:rsid w:val="6EE83660"/>
    <w:rsid w:val="6F1FB895"/>
    <w:rsid w:val="6F28F491"/>
    <w:rsid w:val="6F387E94"/>
    <w:rsid w:val="6F3F18B6"/>
    <w:rsid w:val="6F4AEFD6"/>
    <w:rsid w:val="6F56B070"/>
    <w:rsid w:val="6F5AE0B7"/>
    <w:rsid w:val="6F9AC00D"/>
    <w:rsid w:val="6FA89522"/>
    <w:rsid w:val="6FBCEBEB"/>
    <w:rsid w:val="6FE3D627"/>
    <w:rsid w:val="6FF58FE5"/>
    <w:rsid w:val="7086A83D"/>
    <w:rsid w:val="708C1F0E"/>
    <w:rsid w:val="709EBF8F"/>
    <w:rsid w:val="70A418A4"/>
    <w:rsid w:val="70E93149"/>
    <w:rsid w:val="70FB6DE0"/>
    <w:rsid w:val="710515B6"/>
    <w:rsid w:val="7112112F"/>
    <w:rsid w:val="71665ED4"/>
    <w:rsid w:val="719FC302"/>
    <w:rsid w:val="71A50ACE"/>
    <w:rsid w:val="71C09822"/>
    <w:rsid w:val="71F984B7"/>
    <w:rsid w:val="720C99A9"/>
    <w:rsid w:val="7229B8FA"/>
    <w:rsid w:val="72626F67"/>
    <w:rsid w:val="72A6A5E7"/>
    <w:rsid w:val="72FB0165"/>
    <w:rsid w:val="72FED12F"/>
    <w:rsid w:val="7305FCA0"/>
    <w:rsid w:val="730D6279"/>
    <w:rsid w:val="73387883"/>
    <w:rsid w:val="733B4AE6"/>
    <w:rsid w:val="7355E1BC"/>
    <w:rsid w:val="7363AF38"/>
    <w:rsid w:val="73AE13BB"/>
    <w:rsid w:val="73CD1D48"/>
    <w:rsid w:val="73F9248B"/>
    <w:rsid w:val="746B3E9F"/>
    <w:rsid w:val="7473F337"/>
    <w:rsid w:val="749432B3"/>
    <w:rsid w:val="7498D7B1"/>
    <w:rsid w:val="749E1187"/>
    <w:rsid w:val="74D6D007"/>
    <w:rsid w:val="74D9E961"/>
    <w:rsid w:val="74E708BD"/>
    <w:rsid w:val="75069BC7"/>
    <w:rsid w:val="752FA958"/>
    <w:rsid w:val="755AEC9F"/>
    <w:rsid w:val="75839A72"/>
    <w:rsid w:val="759B5AD9"/>
    <w:rsid w:val="75BFD288"/>
    <w:rsid w:val="75DA296E"/>
    <w:rsid w:val="76048F10"/>
    <w:rsid w:val="761A8ABF"/>
    <w:rsid w:val="76429141"/>
    <w:rsid w:val="76536F72"/>
    <w:rsid w:val="7666A637"/>
    <w:rsid w:val="7693D6A3"/>
    <w:rsid w:val="76A8A7EB"/>
    <w:rsid w:val="76C23B7D"/>
    <w:rsid w:val="771E16E6"/>
    <w:rsid w:val="773B6529"/>
    <w:rsid w:val="77411424"/>
    <w:rsid w:val="7757A585"/>
    <w:rsid w:val="779F4C33"/>
    <w:rsid w:val="77B35620"/>
    <w:rsid w:val="77E80BF0"/>
    <w:rsid w:val="77EEA91F"/>
    <w:rsid w:val="780141BE"/>
    <w:rsid w:val="7803CFD9"/>
    <w:rsid w:val="7821EBE8"/>
    <w:rsid w:val="7879D3CD"/>
    <w:rsid w:val="78A5252A"/>
    <w:rsid w:val="78D10E26"/>
    <w:rsid w:val="78FD446B"/>
    <w:rsid w:val="79532E85"/>
    <w:rsid w:val="7977CBA9"/>
    <w:rsid w:val="79A2A50F"/>
    <w:rsid w:val="79C68B74"/>
    <w:rsid w:val="7A03B441"/>
    <w:rsid w:val="7A049E89"/>
    <w:rsid w:val="7A0D990B"/>
    <w:rsid w:val="7A3AABB4"/>
    <w:rsid w:val="7A4F93BB"/>
    <w:rsid w:val="7A6453BA"/>
    <w:rsid w:val="7A83D025"/>
    <w:rsid w:val="7A9619C3"/>
    <w:rsid w:val="7ACC9B0D"/>
    <w:rsid w:val="7ACE8445"/>
    <w:rsid w:val="7AF1582B"/>
    <w:rsid w:val="7B0A2B8F"/>
    <w:rsid w:val="7B1FC73E"/>
    <w:rsid w:val="7B3B91C5"/>
    <w:rsid w:val="7B5731D1"/>
    <w:rsid w:val="7B99AF05"/>
    <w:rsid w:val="7BC61315"/>
    <w:rsid w:val="7BF521D3"/>
    <w:rsid w:val="7C38556E"/>
    <w:rsid w:val="7C798777"/>
    <w:rsid w:val="7CC192AE"/>
    <w:rsid w:val="7CDB167A"/>
    <w:rsid w:val="7CE78AB4"/>
    <w:rsid w:val="7CE98D15"/>
    <w:rsid w:val="7D0BC8C4"/>
    <w:rsid w:val="7D867BB4"/>
    <w:rsid w:val="7D913ED1"/>
    <w:rsid w:val="7D943F69"/>
    <w:rsid w:val="7DB2B98A"/>
    <w:rsid w:val="7DBB1509"/>
    <w:rsid w:val="7DC82F90"/>
    <w:rsid w:val="7E4280DE"/>
    <w:rsid w:val="7E5A273E"/>
    <w:rsid w:val="7E86A261"/>
    <w:rsid w:val="7E8B7210"/>
    <w:rsid w:val="7EA86070"/>
    <w:rsid w:val="7EB36D96"/>
    <w:rsid w:val="7EBA6B7C"/>
    <w:rsid w:val="7ED4B717"/>
    <w:rsid w:val="7EF0FD93"/>
    <w:rsid w:val="7F1E90A4"/>
    <w:rsid w:val="7F50289F"/>
    <w:rsid w:val="7F6E4619"/>
    <w:rsid w:val="7F74836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D9AEF"/>
  <w15:docId w15:val="{C60B842E-4068-4AB3-92F0-6B73DF5A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3EA182ED"/>
    <w:rPr>
      <w:lang w:val="en-GB"/>
    </w:rPr>
  </w:style>
  <w:style w:type="paragraph" w:styleId="Heading1">
    <w:name w:val="heading 1"/>
    <w:basedOn w:val="Normal"/>
    <w:next w:val="Normal"/>
    <w:uiPriority w:val="9"/>
    <w:qFormat/>
    <w:pPr>
      <w:keepNext/>
      <w:spacing w:before="360"/>
      <w:outlineLvl w:val="0"/>
    </w:pPr>
    <w:rPr>
      <w:b/>
      <w:bCs/>
      <w:color w:val="1F3A5F"/>
      <w:sz w:val="28"/>
      <w:szCs w:val="28"/>
    </w:rPr>
  </w:style>
  <w:style w:type="paragraph" w:styleId="Heading2">
    <w:name w:val="heading 2"/>
    <w:basedOn w:val="Normal"/>
    <w:next w:val="Normal"/>
    <w:uiPriority w:val="9"/>
    <w:unhideWhenUsed/>
    <w:qFormat/>
    <w:pPr>
      <w:keepNext/>
      <w:spacing w:before="240" w:after="100"/>
      <w:outlineLvl w:val="1"/>
    </w:pPr>
    <w:rPr>
      <w:b/>
      <w:bCs/>
      <w:color w:val="1F3A5F"/>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rsid w:val="3EA182ED"/>
    <w:pPr>
      <w:outlineLvl w:val="3"/>
    </w:pPr>
    <w:rPr>
      <w:i/>
      <w:iCs/>
      <w:color w:val="2E74B5" w:themeColor="accent5" w:themeShade="BF"/>
    </w:rPr>
  </w:style>
  <w:style w:type="paragraph" w:styleId="Heading5">
    <w:name w:val="heading 5"/>
    <w:basedOn w:val="Normal"/>
    <w:next w:val="Normal"/>
    <w:uiPriority w:val="9"/>
    <w:semiHidden/>
    <w:unhideWhenUsed/>
    <w:qFormat/>
    <w:rsid w:val="3EA182ED"/>
    <w:pPr>
      <w:outlineLvl w:val="4"/>
    </w:pPr>
    <w:rPr>
      <w:color w:val="2E74B5" w:themeColor="accent5" w:themeShade="BF"/>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tt1">
    <w:name w:val="Fett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rsid w:val="00847B81"/>
    <w:pPr>
      <w:tabs>
        <w:tab w:val="center" w:pos="4536"/>
        <w:tab w:val="right" w:pos="9072"/>
      </w:tabs>
      <w:spacing w:after="0" w:line="240" w:lineRule="auto"/>
    </w:pPr>
  </w:style>
  <w:style w:type="character" w:customStyle="1" w:styleId="HeaderChar">
    <w:name w:val="Header Char"/>
    <w:basedOn w:val="DefaultParagraphFont"/>
    <w:link w:val="Header"/>
    <w:uiPriority w:val="99"/>
    <w:rsid w:val="00847B81"/>
  </w:style>
  <w:style w:type="character" w:styleId="EndnoteReference">
    <w:name w:val="endnote reference"/>
    <w:uiPriority w:val="99"/>
    <w:semiHidden/>
    <w:unhideWhenUsed/>
    <w:rPr>
      <w:vertAlign w:val="superscript"/>
    </w:rPr>
  </w:style>
  <w:style w:type="paragraph" w:styleId="Footer">
    <w:name w:val="footer"/>
    <w:basedOn w:val="Normal"/>
    <w:link w:val="FooterChar"/>
    <w:uiPriority w:val="99"/>
    <w:unhideWhenUsed/>
    <w:rsid w:val="00847B81"/>
    <w:pPr>
      <w:tabs>
        <w:tab w:val="center" w:pos="4536"/>
        <w:tab w:val="right" w:pos="9072"/>
      </w:tabs>
      <w:spacing w:after="0" w:line="240" w:lineRule="auto"/>
    </w:pPr>
  </w:style>
  <w:style w:type="character" w:customStyle="1" w:styleId="FooterChar">
    <w:name w:val="Footer Char"/>
    <w:basedOn w:val="DefaultParagraphFont"/>
    <w:link w:val="Footer"/>
    <w:uiPriority w:val="99"/>
    <w:rsid w:val="00847B81"/>
  </w:style>
  <w:style w:type="paragraph" w:styleId="Title">
    <w:name w:val="Title"/>
    <w:basedOn w:val="Normal"/>
    <w:next w:val="Normal"/>
    <w:uiPriority w:val="10"/>
    <w:qFormat/>
    <w:pPr>
      <w:spacing w:after="240"/>
    </w:pPr>
    <w:rPr>
      <w:b/>
      <w:bCs/>
      <w:sz w:val="36"/>
      <w:szCs w:val="36"/>
    </w:rPr>
  </w:style>
  <w:style w:type="paragraph" w:styleId="Caption">
    <w:name w:val="caption"/>
    <w:basedOn w:val="Normal"/>
    <w:next w:val="Normal"/>
    <w:pPr>
      <w:keepNext/>
      <w:spacing w:before="120"/>
    </w:pPr>
    <w:rPr>
      <w:sz w:val="20"/>
      <w:szCs w:val="20"/>
    </w:rPr>
  </w:style>
  <w:style w:type="paragraph" w:customStyle="1" w:styleId="TableText">
    <w:name w:val="Table Text"/>
    <w:basedOn w:val="Normal"/>
    <w:pPr>
      <w:spacing w:after="0" w:line="240" w:lineRule="auto"/>
    </w:pPr>
    <w:rPr>
      <w:sz w:val="19"/>
      <w:szCs w:val="19"/>
    </w:rPr>
  </w:style>
  <w:style w:type="paragraph" w:customStyle="1" w:styleId="TableNote">
    <w:name w:val="Table Note"/>
    <w:basedOn w:val="Normal"/>
    <w:pPr>
      <w:spacing w:before="60" w:after="200"/>
    </w:pPr>
    <w:rPr>
      <w:color w:val="444444"/>
      <w:sz w:val="18"/>
      <w:szCs w:val="18"/>
    </w:rPr>
  </w:style>
  <w:style w:type="paragraph" w:customStyle="1" w:styleId="Exhibit">
    <w:name w:val="Exhibit"/>
    <w:basedOn w:val="Normal"/>
    <w:pPr>
      <w:spacing w:after="100"/>
      <w:ind w:left="284"/>
    </w:pPr>
    <w:rPr>
      <w:sz w:val="19"/>
      <w:szCs w:val="19"/>
    </w:rPr>
  </w:style>
  <w:style w:type="paragraph" w:customStyle="1" w:styleId="Reference">
    <w:name w:val="Reference"/>
    <w:basedOn w:val="Normal"/>
    <w:pPr>
      <w:ind w:left="284" w:hanging="284"/>
    </w:pPr>
  </w:style>
  <w:style w:type="character" w:customStyle="1" w:styleId="KopfzeileZchn2">
    <w:name w:val="Kopfzeile Zchn2"/>
    <w:basedOn w:val="DefaultParagraphFont"/>
    <w:uiPriority w:val="99"/>
    <w:semiHidden/>
    <w:rsid w:val="00400AD9"/>
  </w:style>
  <w:style w:type="character" w:customStyle="1" w:styleId="FuzeileZchn2">
    <w:name w:val="Fußzeile Zchn2"/>
    <w:basedOn w:val="DefaultParagraphFont"/>
    <w:uiPriority w:val="99"/>
    <w:semiHidden/>
    <w:rsid w:val="00400AD9"/>
  </w:style>
  <w:style w:type="paragraph" w:styleId="Revision">
    <w:name w:val="Revision"/>
    <w:hidden/>
    <w:uiPriority w:val="99"/>
    <w:semiHidden/>
    <w:rsid w:val="00CD2C13"/>
    <w:pPr>
      <w:spacing w:after="0" w:line="240" w:lineRule="auto"/>
    </w:pPr>
  </w:style>
  <w:style w:type="paragraph" w:styleId="CommentText">
    <w:name w:val="annotation text"/>
    <w:basedOn w:val="Normal"/>
    <w:link w:val="CommentTextChar"/>
    <w:uiPriority w:val="99"/>
    <w:unhideWhenUsed/>
    <w:rsid w:val="00157811"/>
    <w:pPr>
      <w:spacing w:line="240" w:lineRule="auto"/>
    </w:pPr>
    <w:rPr>
      <w:sz w:val="20"/>
      <w:szCs w:val="20"/>
    </w:rPr>
  </w:style>
  <w:style w:type="paragraph" w:styleId="FootnoteText">
    <w:name w:val="footnote text"/>
    <w:basedOn w:val="Normal"/>
    <w:link w:val="FootnoteTextChar"/>
    <w:uiPriority w:val="99"/>
    <w:semiHidden/>
    <w:unhideWhenUsed/>
    <w:rsid w:val="00FF24A8"/>
    <w:pPr>
      <w:spacing w:after="0" w:line="240" w:lineRule="auto"/>
    </w:pPr>
    <w:rPr>
      <w:sz w:val="20"/>
      <w:szCs w:val="20"/>
      <w:lang w:val="en-US"/>
    </w:rPr>
  </w:style>
  <w:style w:type="paragraph" w:styleId="CommentSubject">
    <w:name w:val="annotation subject"/>
    <w:basedOn w:val="CommentText"/>
    <w:next w:val="CommentText"/>
    <w:link w:val="CommentSubjectChar"/>
    <w:uiPriority w:val="99"/>
    <w:semiHidden/>
    <w:unhideWhenUsed/>
    <w:rsid w:val="00157811"/>
    <w:rPr>
      <w:b/>
      <w:bCs/>
    </w:rPr>
  </w:style>
  <w:style w:type="character" w:customStyle="1" w:styleId="FootnoteTextChar">
    <w:name w:val="Footnote Text Char"/>
    <w:basedOn w:val="DefaultParagraphFont"/>
    <w:link w:val="FootnoteText"/>
    <w:uiPriority w:val="99"/>
    <w:semiHidden/>
    <w:rsid w:val="00FF24A8"/>
    <w:rPr>
      <w:sz w:val="20"/>
      <w:szCs w:val="20"/>
      <w:lang w:val="en-US"/>
    </w:rPr>
  </w:style>
  <w:style w:type="character" w:styleId="Mention">
    <w:name w:val="Mention"/>
    <w:basedOn w:val="DefaultParagraphFont"/>
    <w:uiPriority w:val="99"/>
    <w:unhideWhenUsed/>
    <w:rsid w:val="00BC5DCE"/>
    <w:rPr>
      <w:color w:val="2B579A"/>
      <w:shd w:val="clear" w:color="auto" w:fill="E1DFDD"/>
    </w:rPr>
  </w:style>
  <w:style w:type="character" w:styleId="UnresolvedMention">
    <w:name w:val="Unresolved Mention"/>
    <w:basedOn w:val="DefaultParagraphFont"/>
    <w:uiPriority w:val="99"/>
    <w:semiHidden/>
    <w:unhideWhenUsed/>
    <w:rsid w:val="00547CE4"/>
    <w:rPr>
      <w:color w:val="605E5C"/>
      <w:shd w:val="clear" w:color="auto" w:fill="E1DFDD"/>
    </w:rPr>
  </w:style>
  <w:style w:type="character" w:customStyle="1" w:styleId="FunotentextZchn">
    <w:name w:val="Fußnotentext Zchn"/>
    <w:uiPriority w:val="99"/>
    <w:semiHidden/>
    <w:unhideWhenUsed/>
    <w:rsid w:val="00116779"/>
    <w:rPr>
      <w:sz w:val="20"/>
      <w:szCs w:val="20"/>
    </w:rPr>
  </w:style>
  <w:style w:type="character" w:customStyle="1" w:styleId="EndnotentextZchn">
    <w:name w:val="Endnotentext Zchn"/>
    <w:uiPriority w:val="99"/>
    <w:semiHidden/>
    <w:unhideWhenUsed/>
    <w:rsid w:val="00116779"/>
    <w:rPr>
      <w:sz w:val="20"/>
      <w:szCs w:val="20"/>
    </w:rPr>
  </w:style>
  <w:style w:type="character" w:customStyle="1" w:styleId="KommentartextZchn">
    <w:name w:val="Kommentartext Zchn"/>
    <w:basedOn w:val="DefaultParagraphFont"/>
    <w:uiPriority w:val="99"/>
    <w:rsid w:val="00116779"/>
    <w:rPr>
      <w:sz w:val="20"/>
      <w:szCs w:val="20"/>
    </w:rPr>
  </w:style>
  <w:style w:type="character" w:customStyle="1" w:styleId="KommentarthemaZchn">
    <w:name w:val="Kommentarthema Zchn"/>
    <w:basedOn w:val="KommentartextZchn"/>
    <w:uiPriority w:val="99"/>
    <w:semiHidden/>
    <w:rsid w:val="00116779"/>
    <w:rPr>
      <w:b/>
      <w:bCs/>
      <w:sz w:val="20"/>
      <w:szCs w:val="20"/>
    </w:rPr>
  </w:style>
  <w:style w:type="character" w:customStyle="1" w:styleId="KopfzeileZchn">
    <w:name w:val="Kopfzeile Zchn"/>
    <w:basedOn w:val="DefaultParagraphFont"/>
    <w:uiPriority w:val="99"/>
    <w:semiHidden/>
    <w:rsid w:val="00116779"/>
  </w:style>
  <w:style w:type="character" w:customStyle="1" w:styleId="FuzeileZchn">
    <w:name w:val="Fußzeile Zchn"/>
    <w:basedOn w:val="DefaultParagraphFont"/>
    <w:uiPriority w:val="99"/>
    <w:semiHidden/>
    <w:rsid w:val="00116779"/>
  </w:style>
  <w:style w:type="character" w:styleId="FollowedHyperlink">
    <w:name w:val="FollowedHyperlink"/>
    <w:basedOn w:val="DefaultParagraphFont"/>
    <w:uiPriority w:val="99"/>
    <w:semiHidden/>
    <w:unhideWhenUsed/>
    <w:rsid w:val="0007504C"/>
    <w:rPr>
      <w:color w:val="954F72" w:themeColor="followedHyperlink"/>
      <w:u w:val="single"/>
    </w:rPr>
  </w:style>
  <w:style w:type="character" w:customStyle="1" w:styleId="KopfzeileZchn1">
    <w:name w:val="Kopfzeile Zchn1"/>
    <w:basedOn w:val="DefaultParagraphFont"/>
    <w:uiPriority w:val="99"/>
    <w:rsid w:val="00A52BFF"/>
  </w:style>
  <w:style w:type="character" w:customStyle="1" w:styleId="FuzeileZchn1">
    <w:name w:val="Fußzeile Zchn1"/>
    <w:basedOn w:val="DefaultParagraphFont"/>
    <w:uiPriority w:val="99"/>
    <w:rsid w:val="00A52BFF"/>
  </w:style>
  <w:style w:type="character" w:customStyle="1" w:styleId="CommentTextChar">
    <w:name w:val="Comment Text Char"/>
    <w:basedOn w:val="DefaultParagraphFont"/>
    <w:link w:val="CommentText"/>
    <w:uiPriority w:val="99"/>
    <w:rsid w:val="00A52BFF"/>
    <w:rPr>
      <w:sz w:val="20"/>
      <w:szCs w:val="20"/>
    </w:rPr>
  </w:style>
  <w:style w:type="character" w:customStyle="1" w:styleId="CommentSubjectChar">
    <w:name w:val="Comment Subject Char"/>
    <w:basedOn w:val="CommentTextChar"/>
    <w:link w:val="CommentSubject"/>
    <w:uiPriority w:val="99"/>
    <w:semiHidden/>
    <w:rsid w:val="00A52BFF"/>
    <w:rPr>
      <w:b/>
      <w:bCs/>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A7554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Normal1">
    <w:name w:val="Table Normal1"/>
    <w:uiPriority w:val="99"/>
    <w:semiHidden/>
    <w:unhideWhenUsed/>
    <w:rsid w:val="00E52982"/>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www.mdpi.com/2071-1050/17/20/9208" TargetMode="External"/><Relationship Id="rId1" Type="http://schemas.openxmlformats.org/officeDocument/2006/relationships/hyperlink" Target="https://help.openalex.org/data/domains/"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platform.openai.com/docs/models/gpt-5" TargetMode="External"/><Relationship Id="rId42"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image" Target="media/image6.png"/><Relationship Id="rId29" Type="http://schemas.openxmlformats.org/officeDocument/2006/relationships/image" Target="media/image15.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footer" Target="footer1.xml"/><Relationship Id="rId37" Type="http://schemas.openxmlformats.org/officeDocument/2006/relationships/hyperlink" Target="https://doi.org/10.1002/(SICI)1234-981X(199707)5:3" TargetMode="Externa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jpg"/><Relationship Id="rId36" Type="http://schemas.openxmlformats.org/officeDocument/2006/relationships/hyperlink" Target="https://openai.com/index/gpt-5-system-card/"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jp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hyperlink" Target="https://platform.openai.com/docs/models/gpt-5-nano"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arxiv.org/abs/2404.04475" TargetMode="External"/><Relationship Id="rId38" Type="http://schemas.openxmlformats.org/officeDocument/2006/relationships/footer" Target="footer2.xml"/></Relationships>
</file>

<file path=word/documenttasks/documenttasks1.xml><?xml version="1.0" encoding="utf-8"?>
<t:Tasks xmlns:t="http://schemas.microsoft.com/office/tasks/2019/documenttasks" xmlns:oel="http://schemas.microsoft.com/office/2019/extlst">
  <t:Task id="{3D377ACB-8D95-4A39-B084-225B1CFABC21}">
    <t:Anchor>
      <t:Comment id="1119846462"/>
    </t:Anchor>
    <t:History>
      <t:Event id="{E598F8E1-9C13-4570-A61A-B6BC276ED89A}" time="2026-10-28T17:52:57.249Z">
        <t:Attribution userId="S::smo24@sussex.ac.uk::fb132b98-de0c-4188-bda6-383633661832" userProvider="AD" userName="Sarah Otner"/>
        <t:Anchor>
          <t:Comment id="1119846462"/>
        </t:Anchor>
        <t:Create/>
      </t:Event>
      <t:Event id="{E37AEA0C-98B3-4197-A93E-C3BC2BE4B089}" time="2026-10-28T17:52:57.249Z">
        <t:Attribution userId="S::smo24@sussex.ac.uk::fb132b98-de0c-4188-bda6-383633661832" userProvider="AD" userName="Sarah Otner"/>
        <t:Anchor>
          <t:Comment id="1119846462"/>
        </t:Anchor>
        <t:Assign userId="S::smo24@sussex.ac.uk::fb132b98-de0c-4188-bda6-383633661832" userProvider="AD" userName="Sarah Otner"/>
      </t:Event>
      <t:Event id="{A1BA5A7D-2CF5-4ACE-86F5-25B134B28491}" time="2026-10-28T17:52:57.249Z">
        <t:Attribution userId="S::smo24@sussex.ac.uk::fb132b98-de0c-4188-bda6-383633661832" userProvider="AD" userName="Sarah Otner"/>
        <t:Anchor>
          <t:Comment id="1119846462"/>
        </t:Anchor>
        <t:SetTitle title="@Sarah Otner To Writ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137EC850FBF6B469935DBF602EDA1B6" ma:contentTypeVersion="9" ma:contentTypeDescription="Ein neues Dokument erstellen." ma:contentTypeScope="" ma:versionID="cd123c16a1b62279c1d02eb9adff86d8">
  <xsd:schema xmlns:xsd="http://www.w3.org/2001/XMLSchema" xmlns:xs="http://www.w3.org/2001/XMLSchema" xmlns:p="http://schemas.microsoft.com/office/2006/metadata/properties" xmlns:ns3="d562006f-b594-4350-81a9-a7bce093c99c" targetNamespace="http://schemas.microsoft.com/office/2006/metadata/properties" ma:root="true" ma:fieldsID="24e14582ca1c620917411b6785dd2b96" ns3:_="">
    <xsd:import namespace="d562006f-b594-4350-81a9-a7bce093c99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62006f-b594-4350-81a9-a7bce093c9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562006f-b594-4350-81a9-a7bce093c99c" xsi:nil="true"/>
  </documentManagement>
</p:properties>
</file>

<file path=customXml/itemProps1.xml><?xml version="1.0" encoding="utf-8"?>
<ds:datastoreItem xmlns:ds="http://schemas.openxmlformats.org/officeDocument/2006/customXml" ds:itemID="{E378316D-95ED-48DF-9130-9C61A9D8D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62006f-b594-4350-81a9-a7bce093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1EBF71-49F6-4300-B920-B1F009401F54}">
  <ds:schemaRefs>
    <ds:schemaRef ds:uri="http://schemas.microsoft.com/sharepoint/v3/contenttype/forms"/>
  </ds:schemaRefs>
</ds:datastoreItem>
</file>

<file path=customXml/itemProps3.xml><?xml version="1.0" encoding="utf-8"?>
<ds:datastoreItem xmlns:ds="http://schemas.openxmlformats.org/officeDocument/2006/customXml" ds:itemID="{2C51420E-9CCC-42A0-8CC2-DAC5BEDC224F}">
  <ds:schemaRefs>
    <ds:schemaRef ds:uri="http://schemas.openxmlformats.org/officeDocument/2006/bibliography"/>
  </ds:schemaRefs>
</ds:datastoreItem>
</file>

<file path=customXml/itemProps4.xml><?xml version="1.0" encoding="utf-8"?>
<ds:datastoreItem xmlns:ds="http://schemas.openxmlformats.org/officeDocument/2006/customXml" ds:itemID="{FED85DF0-FDE8-4E9E-88ED-0FEAA2CE8E41}">
  <ds:schemaRefs>
    <ds:schemaRef ds:uri="http://schemas.microsoft.com/office/2006/metadata/properties"/>
    <ds:schemaRef ds:uri="http://schemas.microsoft.com/office/infopath/2007/PartnerControls"/>
    <ds:schemaRef ds:uri="d562006f-b594-4350-81a9-a7bce093c99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9449</Words>
  <Characters>53862</Characters>
  <Application>Microsoft Office Word</Application>
  <DocSecurity>4</DocSecurity>
  <Lines>448</Lines>
  <Paragraphs>126</Paragraphs>
  <ScaleCrop>false</ScaleCrop>
  <Company/>
  <LinksUpToDate>false</LinksUpToDate>
  <CharactersWithSpaces>63185</CharactersWithSpaces>
  <SharedDoc>false</SharedDoc>
  <HLinks>
    <vt:vector size="240" baseType="variant">
      <vt:variant>
        <vt:i4>196636</vt:i4>
      </vt:variant>
      <vt:variant>
        <vt:i4>87</vt:i4>
      </vt:variant>
      <vt:variant>
        <vt:i4>0</vt:i4>
      </vt:variant>
      <vt:variant>
        <vt:i4>5</vt:i4>
      </vt:variant>
      <vt:variant>
        <vt:lpwstr>https://arxiv.org/abs/2306.13063</vt:lpwstr>
      </vt:variant>
      <vt:variant>
        <vt:lpwstr/>
      </vt:variant>
      <vt:variant>
        <vt:i4>5767263</vt:i4>
      </vt:variant>
      <vt:variant>
        <vt:i4>84</vt:i4>
      </vt:variant>
      <vt:variant>
        <vt:i4>0</vt:i4>
      </vt:variant>
      <vt:variant>
        <vt:i4>5</vt:i4>
      </vt:variant>
      <vt:variant>
        <vt:lpwstr>https://doi.org/10.1016/j.respol.2017.06.006</vt:lpwstr>
      </vt:variant>
      <vt:variant>
        <vt:lpwstr/>
      </vt:variant>
      <vt:variant>
        <vt:i4>5439497</vt:i4>
      </vt:variant>
      <vt:variant>
        <vt:i4>81</vt:i4>
      </vt:variant>
      <vt:variant>
        <vt:i4>0</vt:i4>
      </vt:variant>
      <vt:variant>
        <vt:i4>5</vt:i4>
      </vt:variant>
      <vt:variant>
        <vt:lpwstr>https://doi.org/10.1136/bmj.h6467</vt:lpwstr>
      </vt:variant>
      <vt:variant>
        <vt:lpwstr/>
      </vt:variant>
      <vt:variant>
        <vt:i4>7274621</vt:i4>
      </vt:variant>
      <vt:variant>
        <vt:i4>78</vt:i4>
      </vt:variant>
      <vt:variant>
        <vt:i4>0</vt:i4>
      </vt:variant>
      <vt:variant>
        <vt:i4>5</vt:i4>
      </vt:variant>
      <vt:variant>
        <vt:lpwstr>https://doi.org/10.1126/science.1240474</vt:lpwstr>
      </vt:variant>
      <vt:variant>
        <vt:lpwstr/>
      </vt:variant>
      <vt:variant>
        <vt:i4>3211383</vt:i4>
      </vt:variant>
      <vt:variant>
        <vt:i4>75</vt:i4>
      </vt:variant>
      <vt:variant>
        <vt:i4>0</vt:i4>
      </vt:variant>
      <vt:variant>
        <vt:i4>5</vt:i4>
      </vt:variant>
      <vt:variant>
        <vt:lpwstr>https://doi.org/10.18653/v1/2023.emnlp-main.330</vt:lpwstr>
      </vt:variant>
      <vt:variant>
        <vt:lpwstr/>
      </vt:variant>
      <vt:variant>
        <vt:i4>2883708</vt:i4>
      </vt:variant>
      <vt:variant>
        <vt:i4>72</vt:i4>
      </vt:variant>
      <vt:variant>
        <vt:i4>0</vt:i4>
      </vt:variant>
      <vt:variant>
        <vt:i4>5</vt:i4>
      </vt:variant>
      <vt:variant>
        <vt:lpwstr>https://doi.org/10.2478/jdis-2025-0011</vt:lpwstr>
      </vt:variant>
      <vt:variant>
        <vt:lpwstr/>
      </vt:variant>
      <vt:variant>
        <vt:i4>3342388</vt:i4>
      </vt:variant>
      <vt:variant>
        <vt:i4>69</vt:i4>
      </vt:variant>
      <vt:variant>
        <vt:i4>0</vt:i4>
      </vt:variant>
      <vt:variant>
        <vt:i4>5</vt:i4>
      </vt:variant>
      <vt:variant>
        <vt:lpwstr>https://doi.org/10.1002/(SICI)1234-981X(199707)5:3</vt:lpwstr>
      </vt:variant>
      <vt:variant>
        <vt:lpwstr/>
      </vt:variant>
      <vt:variant>
        <vt:i4>5046336</vt:i4>
      </vt:variant>
      <vt:variant>
        <vt:i4>66</vt:i4>
      </vt:variant>
      <vt:variant>
        <vt:i4>0</vt:i4>
      </vt:variant>
      <vt:variant>
        <vt:i4>5</vt:i4>
      </vt:variant>
      <vt:variant>
        <vt:lpwstr>https://doi.org/10.1371/journal.pone.0254034</vt:lpwstr>
      </vt:variant>
      <vt:variant>
        <vt:lpwstr/>
      </vt:variant>
      <vt:variant>
        <vt:i4>5046338</vt:i4>
      </vt:variant>
      <vt:variant>
        <vt:i4>60</vt:i4>
      </vt:variant>
      <vt:variant>
        <vt:i4>0</vt:i4>
      </vt:variant>
      <vt:variant>
        <vt:i4>5</vt:i4>
      </vt:variant>
      <vt:variant>
        <vt:lpwstr>https://doi.org/10.48550/arXiv.2205.01833</vt:lpwstr>
      </vt:variant>
      <vt:variant>
        <vt:lpwstr/>
      </vt:variant>
      <vt:variant>
        <vt:i4>3276899</vt:i4>
      </vt:variant>
      <vt:variant>
        <vt:i4>57</vt:i4>
      </vt:variant>
      <vt:variant>
        <vt:i4>0</vt:i4>
      </vt:variant>
      <vt:variant>
        <vt:i4>5</vt:i4>
      </vt:variant>
      <vt:variant>
        <vt:lpwstr>https://doi.org/10.1073/pnas.1714379115</vt:lpwstr>
      </vt:variant>
      <vt:variant>
        <vt:lpwstr/>
      </vt:variant>
      <vt:variant>
        <vt:i4>1769548</vt:i4>
      </vt:variant>
      <vt:variant>
        <vt:i4>54</vt:i4>
      </vt:variant>
      <vt:variant>
        <vt:i4>0</vt:i4>
      </vt:variant>
      <vt:variant>
        <vt:i4>5</vt:i4>
      </vt:variant>
      <vt:variant>
        <vt:lpwstr>https://doi.org/10.52202/079017-2197</vt:lpwstr>
      </vt:variant>
      <vt:variant>
        <vt:lpwstr/>
      </vt:variant>
      <vt:variant>
        <vt:i4>2556004</vt:i4>
      </vt:variant>
      <vt:variant>
        <vt:i4>51</vt:i4>
      </vt:variant>
      <vt:variant>
        <vt:i4>0</vt:i4>
      </vt:variant>
      <vt:variant>
        <vt:i4>5</vt:i4>
      </vt:variant>
      <vt:variant>
        <vt:lpwstr>https://doi.org/10.1145/3697010</vt:lpwstr>
      </vt:variant>
      <vt:variant>
        <vt:lpwstr/>
      </vt:variant>
      <vt:variant>
        <vt:i4>7733344</vt:i4>
      </vt:variant>
      <vt:variant>
        <vt:i4>48</vt:i4>
      </vt:variant>
      <vt:variant>
        <vt:i4>0</vt:i4>
      </vt:variant>
      <vt:variant>
        <vt:i4>5</vt:i4>
      </vt:variant>
      <vt:variant>
        <vt:lpwstr>https://openai.com/index/gpt-5-system-card/</vt:lpwstr>
      </vt:variant>
      <vt:variant>
        <vt:lpwstr/>
      </vt:variant>
      <vt:variant>
        <vt:i4>2490469</vt:i4>
      </vt:variant>
      <vt:variant>
        <vt:i4>45</vt:i4>
      </vt:variant>
      <vt:variant>
        <vt:i4>0</vt:i4>
      </vt:variant>
      <vt:variant>
        <vt:i4>5</vt:i4>
      </vt:variant>
      <vt:variant>
        <vt:lpwstr>https://platform.openai.com/docs/models/gpt-5-nano</vt:lpwstr>
      </vt:variant>
      <vt:variant>
        <vt:lpwstr/>
      </vt:variant>
      <vt:variant>
        <vt:i4>327760</vt:i4>
      </vt:variant>
      <vt:variant>
        <vt:i4>42</vt:i4>
      </vt:variant>
      <vt:variant>
        <vt:i4>0</vt:i4>
      </vt:variant>
      <vt:variant>
        <vt:i4>5</vt:i4>
      </vt:variant>
      <vt:variant>
        <vt:lpwstr>https://platform.openai.com/docs/models/gpt-5</vt:lpwstr>
      </vt:variant>
      <vt:variant>
        <vt:lpwstr/>
      </vt:variant>
      <vt:variant>
        <vt:i4>4718593</vt:i4>
      </vt:variant>
      <vt:variant>
        <vt:i4>39</vt:i4>
      </vt:variant>
      <vt:variant>
        <vt:i4>0</vt:i4>
      </vt:variant>
      <vt:variant>
        <vt:i4>5</vt:i4>
      </vt:variant>
      <vt:variant>
        <vt:lpwstr>https://doi.org/10.18653/v1/W19-5034</vt:lpwstr>
      </vt:variant>
      <vt:variant>
        <vt:lpwstr/>
      </vt:variant>
      <vt:variant>
        <vt:i4>8060966</vt:i4>
      </vt:variant>
      <vt:variant>
        <vt:i4>36</vt:i4>
      </vt:variant>
      <vt:variant>
        <vt:i4>0</vt:i4>
      </vt:variant>
      <vt:variant>
        <vt:i4>5</vt:i4>
      </vt:variant>
      <vt:variant>
        <vt:lpwstr>https://doi.org/10.1093/comjnl/7.4.308</vt:lpwstr>
      </vt:variant>
      <vt:variant>
        <vt:lpwstr/>
      </vt:variant>
      <vt:variant>
        <vt:i4>8126568</vt:i4>
      </vt:variant>
      <vt:variant>
        <vt:i4>33</vt:i4>
      </vt:variant>
      <vt:variant>
        <vt:i4>0</vt:i4>
      </vt:variant>
      <vt:variant>
        <vt:i4>5</vt:i4>
      </vt:variant>
      <vt:variant>
        <vt:lpwstr>https://doi.org/10.1126/science.159.3810.56</vt:lpwstr>
      </vt:variant>
      <vt:variant>
        <vt:lpwstr/>
      </vt:variant>
      <vt:variant>
        <vt:i4>3997813</vt:i4>
      </vt:variant>
      <vt:variant>
        <vt:i4>30</vt:i4>
      </vt:variant>
      <vt:variant>
        <vt:i4>0</vt:i4>
      </vt:variant>
      <vt:variant>
        <vt:i4>5</vt:i4>
      </vt:variant>
      <vt:variant>
        <vt:lpwstr>https://doi.org/10.1037/0022-3514.47.6.1231</vt:lpwstr>
      </vt:variant>
      <vt:variant>
        <vt:lpwstr/>
      </vt:variant>
      <vt:variant>
        <vt:i4>2293857</vt:i4>
      </vt:variant>
      <vt:variant>
        <vt:i4>27</vt:i4>
      </vt:variant>
      <vt:variant>
        <vt:i4>0</vt:i4>
      </vt:variant>
      <vt:variant>
        <vt:i4>5</vt:i4>
      </vt:variant>
      <vt:variant>
        <vt:lpwstr>https://doi.org/10.1056/AIoa2400196</vt:lpwstr>
      </vt:variant>
      <vt:variant>
        <vt:lpwstr/>
      </vt:variant>
      <vt:variant>
        <vt:i4>4259940</vt:i4>
      </vt:variant>
      <vt:variant>
        <vt:i4>24</vt:i4>
      </vt:variant>
      <vt:variant>
        <vt:i4>0</vt:i4>
      </vt:variant>
      <vt:variant>
        <vt:i4>5</vt:i4>
      </vt:variant>
      <vt:variant>
        <vt:lpwstr>https://doi.org/10.1007/978-1-349-17295-5_4</vt:lpwstr>
      </vt:variant>
      <vt:variant>
        <vt:lpwstr/>
      </vt:variant>
      <vt:variant>
        <vt:i4>5439515</vt:i4>
      </vt:variant>
      <vt:variant>
        <vt:i4>21</vt:i4>
      </vt:variant>
      <vt:variant>
        <vt:i4>0</vt:i4>
      </vt:variant>
      <vt:variant>
        <vt:i4>5</vt:i4>
      </vt:variant>
      <vt:variant>
        <vt:lpwstr>https://doi.org/10.1016/j.joi.2010.03.002</vt:lpwstr>
      </vt:variant>
      <vt:variant>
        <vt:lpwstr/>
      </vt:variant>
      <vt:variant>
        <vt:i4>6815781</vt:i4>
      </vt:variant>
      <vt:variant>
        <vt:i4>18</vt:i4>
      </vt:variant>
      <vt:variant>
        <vt:i4>0</vt:i4>
      </vt:variant>
      <vt:variant>
        <vt:i4>5</vt:i4>
      </vt:variant>
      <vt:variant>
        <vt:lpwstr>https://doi.org/10.1038/d41586-025-02172-y</vt:lpwstr>
      </vt:variant>
      <vt:variant>
        <vt:lpwstr/>
      </vt:variant>
      <vt:variant>
        <vt:i4>196687</vt:i4>
      </vt:variant>
      <vt:variant>
        <vt:i4>15</vt:i4>
      </vt:variant>
      <vt:variant>
        <vt:i4>0</vt:i4>
      </vt:variant>
      <vt:variant>
        <vt:i4>5</vt:i4>
      </vt:variant>
      <vt:variant>
        <vt:lpwstr>https://doi.org/10.1037/0096-1523.1.3.288</vt:lpwstr>
      </vt:variant>
      <vt:variant>
        <vt:lpwstr/>
      </vt:variant>
      <vt:variant>
        <vt:i4>327706</vt:i4>
      </vt:variant>
      <vt:variant>
        <vt:i4>12</vt:i4>
      </vt:variant>
      <vt:variant>
        <vt:i4>0</vt:i4>
      </vt:variant>
      <vt:variant>
        <vt:i4>5</vt:i4>
      </vt:variant>
      <vt:variant>
        <vt:lpwstr>https://arxiv.org/abs/2404.04475</vt:lpwstr>
      </vt:variant>
      <vt:variant>
        <vt:lpwstr/>
      </vt:variant>
      <vt:variant>
        <vt:i4>1441798</vt:i4>
      </vt:variant>
      <vt:variant>
        <vt:i4>9</vt:i4>
      </vt:variant>
      <vt:variant>
        <vt:i4>0</vt:i4>
      </vt:variant>
      <vt:variant>
        <vt:i4>5</vt:i4>
      </vt:variant>
      <vt:variant>
        <vt:lpwstr>https://doi.org/10.1037/h0026256</vt:lpwstr>
      </vt:variant>
      <vt:variant>
        <vt:lpwstr/>
      </vt:variant>
      <vt:variant>
        <vt:i4>3932256</vt:i4>
      </vt:variant>
      <vt:variant>
        <vt:i4>6</vt:i4>
      </vt:variant>
      <vt:variant>
        <vt:i4>0</vt:i4>
      </vt:variant>
      <vt:variant>
        <vt:i4>5</vt:i4>
      </vt:variant>
      <vt:variant>
        <vt:lpwstr>https://doi.org/10.1287/mnsc.2015.2285</vt:lpwstr>
      </vt:variant>
      <vt:variant>
        <vt:lpwstr/>
      </vt:variant>
      <vt:variant>
        <vt:i4>3670115</vt:i4>
      </vt:variant>
      <vt:variant>
        <vt:i4>3</vt:i4>
      </vt:variant>
      <vt:variant>
        <vt:i4>0</vt:i4>
      </vt:variant>
      <vt:variant>
        <vt:i4>5</vt:i4>
      </vt:variant>
      <vt:variant>
        <vt:lpwstr>https://doi.org/10.18653/v1/2025.eval4nlp-1.12</vt:lpwstr>
      </vt:variant>
      <vt:variant>
        <vt:lpwstr/>
      </vt:variant>
      <vt:variant>
        <vt:i4>5308511</vt:i4>
      </vt:variant>
      <vt:variant>
        <vt:i4>0</vt:i4>
      </vt:variant>
      <vt:variant>
        <vt:i4>0</vt:i4>
      </vt:variant>
      <vt:variant>
        <vt:i4>5</vt:i4>
      </vt:variant>
      <vt:variant>
        <vt:lpwstr>https://doi.org/10.1162/rest_a_01561</vt:lpwstr>
      </vt:variant>
      <vt:variant>
        <vt:lpwstr/>
      </vt:variant>
      <vt:variant>
        <vt:i4>1507428</vt:i4>
      </vt:variant>
      <vt:variant>
        <vt:i4>30</vt:i4>
      </vt:variant>
      <vt:variant>
        <vt:i4>0</vt:i4>
      </vt:variant>
      <vt:variant>
        <vt:i4>5</vt:i4>
      </vt:variant>
      <vt:variant>
        <vt:lpwstr>mailto:smo24@sussex.ac.uk</vt:lpwstr>
      </vt:variant>
      <vt:variant>
        <vt:lpwstr/>
      </vt:variant>
      <vt:variant>
        <vt:i4>1507428</vt:i4>
      </vt:variant>
      <vt:variant>
        <vt:i4>27</vt:i4>
      </vt:variant>
      <vt:variant>
        <vt:i4>0</vt:i4>
      </vt:variant>
      <vt:variant>
        <vt:i4>5</vt:i4>
      </vt:variant>
      <vt:variant>
        <vt:lpwstr>mailto:smo24@sussex.ac.uk</vt:lpwstr>
      </vt:variant>
      <vt:variant>
        <vt:lpwstr/>
      </vt:variant>
      <vt:variant>
        <vt:i4>1507428</vt:i4>
      </vt:variant>
      <vt:variant>
        <vt:i4>24</vt:i4>
      </vt:variant>
      <vt:variant>
        <vt:i4>0</vt:i4>
      </vt:variant>
      <vt:variant>
        <vt:i4>5</vt:i4>
      </vt:variant>
      <vt:variant>
        <vt:lpwstr>mailto:smo24@sussex.ac.uk</vt:lpwstr>
      </vt:variant>
      <vt:variant>
        <vt:lpwstr/>
      </vt:variant>
      <vt:variant>
        <vt:i4>1507428</vt:i4>
      </vt:variant>
      <vt:variant>
        <vt:i4>21</vt:i4>
      </vt:variant>
      <vt:variant>
        <vt:i4>0</vt:i4>
      </vt:variant>
      <vt:variant>
        <vt:i4>5</vt:i4>
      </vt:variant>
      <vt:variant>
        <vt:lpwstr>mailto:smo24@sussex.ac.uk</vt:lpwstr>
      </vt:variant>
      <vt:variant>
        <vt:lpwstr/>
      </vt:variant>
      <vt:variant>
        <vt:i4>1507428</vt:i4>
      </vt:variant>
      <vt:variant>
        <vt:i4>18</vt:i4>
      </vt:variant>
      <vt:variant>
        <vt:i4>0</vt:i4>
      </vt:variant>
      <vt:variant>
        <vt:i4>5</vt:i4>
      </vt:variant>
      <vt:variant>
        <vt:lpwstr>mailto:smo24@sussex.ac.uk</vt:lpwstr>
      </vt:variant>
      <vt:variant>
        <vt:lpwstr/>
      </vt:variant>
      <vt:variant>
        <vt:i4>4456449</vt:i4>
      </vt:variant>
      <vt:variant>
        <vt:i4>15</vt:i4>
      </vt:variant>
      <vt:variant>
        <vt:i4>0</vt:i4>
      </vt:variant>
      <vt:variant>
        <vt:i4>5</vt:i4>
      </vt:variant>
      <vt:variant>
        <vt:lpwstr>https://www.mdpi.com/2071-1050/17/20/9208</vt:lpwstr>
      </vt:variant>
      <vt:variant>
        <vt:lpwstr/>
      </vt:variant>
      <vt:variant>
        <vt:i4>1507428</vt:i4>
      </vt:variant>
      <vt:variant>
        <vt:i4>12</vt:i4>
      </vt:variant>
      <vt:variant>
        <vt:i4>0</vt:i4>
      </vt:variant>
      <vt:variant>
        <vt:i4>5</vt:i4>
      </vt:variant>
      <vt:variant>
        <vt:lpwstr>mailto:smo24@sussex.ac.uk</vt:lpwstr>
      </vt:variant>
      <vt:variant>
        <vt:lpwstr/>
      </vt:variant>
      <vt:variant>
        <vt:i4>1507428</vt:i4>
      </vt:variant>
      <vt:variant>
        <vt:i4>9</vt:i4>
      </vt:variant>
      <vt:variant>
        <vt:i4>0</vt:i4>
      </vt:variant>
      <vt:variant>
        <vt:i4>5</vt:i4>
      </vt:variant>
      <vt:variant>
        <vt:lpwstr>mailto:smo24@sussex.ac.uk</vt:lpwstr>
      </vt:variant>
      <vt:variant>
        <vt:lpwstr/>
      </vt:variant>
      <vt:variant>
        <vt:i4>327785</vt:i4>
      </vt:variant>
      <vt:variant>
        <vt:i4>6</vt:i4>
      </vt:variant>
      <vt:variant>
        <vt:i4>0</vt:i4>
      </vt:variant>
      <vt:variant>
        <vt:i4>5</vt:i4>
      </vt:variant>
      <vt:variant>
        <vt:lpwstr>mailto:dam33@sussex.ac.uk</vt:lpwstr>
      </vt:variant>
      <vt:variant>
        <vt:lpwstr/>
      </vt:variant>
      <vt:variant>
        <vt:i4>6946871</vt:i4>
      </vt:variant>
      <vt:variant>
        <vt:i4>3</vt:i4>
      </vt:variant>
      <vt:variant>
        <vt:i4>0</vt:i4>
      </vt:variant>
      <vt:variant>
        <vt:i4>5</vt:i4>
      </vt:variant>
      <vt:variant>
        <vt:lpwstr>https://help.openalex.org/data/domains/</vt:lpwstr>
      </vt:variant>
      <vt:variant>
        <vt:lpwstr/>
      </vt:variant>
      <vt:variant>
        <vt:i4>327785</vt:i4>
      </vt:variant>
      <vt:variant>
        <vt:i4>0</vt:i4>
      </vt:variant>
      <vt:variant>
        <vt:i4>0</vt:i4>
      </vt:variant>
      <vt:variant>
        <vt:i4>5</vt:i4>
      </vt:variant>
      <vt:variant>
        <vt:lpwstr>mailto:dam33@sussex.ac.uk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 LENS</dc:title>
  <dc:subject/>
  <dc:creator>LENS team</dc:creator>
  <cp:keywords/>
  <cp:lastModifiedBy>Kieling, Samuel</cp:lastModifiedBy>
  <cp:revision>1476</cp:revision>
  <dcterms:created xsi:type="dcterms:W3CDTF">2026-10-28T14:27:00Z</dcterms:created>
  <dcterms:modified xsi:type="dcterms:W3CDTF">2026-10-30T11:38:00Z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0x0101001137EC850FBF6B469935DBF602EDA1B6</vt:lpwstr>
  </property>
</Properties>
</file>